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FFECBE" w14:textId="72A1D563" w:rsidR="00916B71" w:rsidRDefault="00916B71" w:rsidP="00916B71">
      <w:pPr>
        <w:spacing w:before="50" w:after="50" w:line="360" w:lineRule="auto"/>
        <w:jc w:val="left"/>
        <w:rPr>
          <w:ins w:id="0" w:author="铜 高" w:date="2026-09-26T14:29:00Z" w16du:dateUtc="2026-09-26T06:29:00Z"/>
          <w:rFonts w:ascii="SimHei" w:eastAsia="SimHei" w:hAnsi="SimHei" w:hint="eastAsia"/>
          <w:b/>
        </w:rPr>
      </w:pPr>
      <w:ins w:id="1" w:author="铜 高" w:date="2026-09-26T14:29:00Z" w16du:dateUtc="2026-09-26T06:29:00Z">
        <w:r>
          <w:rPr>
            <w:rFonts w:ascii="SimHei" w:eastAsia="SimHei" w:hAnsi="SimHei" w:hint="eastAsia"/>
            <w:b/>
          </w:rPr>
          <w:t>中图分类号：</w:t>
        </w:r>
        <w:r>
          <w:rPr>
            <w:rFonts w:ascii="SimHei" w:eastAsia="SimHei" w:hAnsi="SimHei"/>
            <w:b/>
          </w:rPr>
          <w:t>T</w:t>
        </w:r>
      </w:ins>
      <w:ins w:id="2" w:author="铜 高" w:date="2026-09-26T14:35:00Z" w16du:dateUtc="2026-09-26T06:35:00Z">
        <w:r w:rsidR="003E5BBE">
          <w:rPr>
            <w:rFonts w:ascii="SimHei" w:eastAsia="SimHei" w:hAnsi="SimHei" w:hint="eastAsia"/>
            <w:b/>
          </w:rPr>
          <w:t>P391.4</w:t>
        </w:r>
      </w:ins>
    </w:p>
    <w:p w14:paraId="332A14B5" w14:textId="78BBE564" w:rsidR="00916B71" w:rsidRDefault="00916B71" w:rsidP="00916B71">
      <w:pPr>
        <w:tabs>
          <w:tab w:val="left" w:pos="3240"/>
        </w:tabs>
        <w:spacing w:before="50" w:after="50" w:line="360" w:lineRule="auto"/>
        <w:jc w:val="left"/>
        <w:rPr>
          <w:ins w:id="3" w:author="铜 高" w:date="2026-09-26T14:29:00Z" w16du:dateUtc="2026-09-26T06:29:00Z"/>
          <w:rFonts w:ascii="SimHei" w:eastAsia="SimHei" w:hAnsi="SimHei" w:hint="eastAsia"/>
          <w:b/>
        </w:rPr>
      </w:pPr>
      <w:ins w:id="4" w:author="铜 高" w:date="2026-09-26T14:29:00Z" w16du:dateUtc="2026-09-26T06:29:00Z">
        <w:r>
          <w:rPr>
            <w:rFonts w:ascii="SimHei" w:eastAsia="SimHei" w:hAnsi="SimHei" w:hint="eastAsia"/>
            <w:b/>
            <w:spacing w:val="24"/>
            <w:szCs w:val="21"/>
          </w:rPr>
          <w:t>论文编号</w:t>
        </w:r>
        <w:r>
          <w:rPr>
            <w:rFonts w:ascii="SimHei" w:eastAsia="SimHei" w:hAnsi="SimHei" w:hint="eastAsia"/>
            <w:b/>
          </w:rPr>
          <w:t>：</w:t>
        </w:r>
        <w:r>
          <w:rPr>
            <w:rFonts w:ascii="SimHei" w:eastAsia="SimHei" w:hAnsi="SimHei"/>
            <w:b/>
          </w:rPr>
          <w:t>10006</w:t>
        </w:r>
      </w:ins>
      <w:ins w:id="5" w:author="铜 高" w:date="2026-09-26T14:31:00Z" w16du:dateUtc="2026-09-26T06:31:00Z">
        <w:r w:rsidR="00BC219B">
          <w:rPr>
            <w:rFonts w:ascii="SimHei" w:eastAsia="SimHei" w:hAnsi="SimHei" w:hint="eastAsia"/>
            <w:b/>
          </w:rPr>
          <w:t>ZF2321106</w:t>
        </w:r>
      </w:ins>
    </w:p>
    <w:p w14:paraId="70693BDE" w14:textId="77777777" w:rsidR="00916B71" w:rsidRDefault="00916B71" w:rsidP="00916B71">
      <w:pPr>
        <w:tabs>
          <w:tab w:val="left" w:pos="3240"/>
        </w:tabs>
        <w:spacing w:before="50" w:after="50" w:line="360" w:lineRule="auto"/>
        <w:rPr>
          <w:ins w:id="6" w:author="铜 高" w:date="2026-09-26T14:29:00Z" w16du:dateUtc="2026-09-26T06:29:00Z"/>
          <w:rFonts w:ascii="Times New Roman" w:eastAsia="SimSun" w:hAnsi="Times New Roman"/>
          <w:b/>
        </w:rPr>
      </w:pPr>
    </w:p>
    <w:p w14:paraId="102AA4DE" w14:textId="77777777" w:rsidR="00916B71" w:rsidRDefault="00916B71" w:rsidP="00916B71">
      <w:pPr>
        <w:tabs>
          <w:tab w:val="left" w:pos="3240"/>
        </w:tabs>
        <w:spacing w:before="50" w:after="50" w:line="360" w:lineRule="auto"/>
        <w:rPr>
          <w:ins w:id="7" w:author="铜 高" w:date="2026-09-26T14:29:00Z" w16du:dateUtc="2026-09-26T06:29:00Z"/>
          <w:rFonts w:ascii="Times New Roman" w:eastAsia="SimSun" w:hAnsi="Times New Roman"/>
        </w:rPr>
      </w:pPr>
      <w:ins w:id="8" w:author="铜 高" w:date="2026-09-26T14:29:00Z" w16du:dateUtc="2026-09-26T06:29:00Z">
        <w:r>
          <w:rPr>
            <w:rFonts w:ascii="Times New Roman" w:eastAsia="SimSun" w:hAnsi="Times New Roman"/>
          </w:rPr>
          <w:t> </w:t>
        </w:r>
      </w:ins>
    </w:p>
    <w:p w14:paraId="4F039DCF" w14:textId="77777777" w:rsidR="00916B71" w:rsidRDefault="00916B71" w:rsidP="00916B71">
      <w:pPr>
        <w:tabs>
          <w:tab w:val="left" w:pos="3240"/>
        </w:tabs>
        <w:spacing w:before="50" w:after="50" w:line="360" w:lineRule="auto"/>
        <w:jc w:val="center"/>
        <w:rPr>
          <w:ins w:id="9" w:author="铜 高" w:date="2026-09-26T14:29:00Z" w16du:dateUtc="2026-09-26T06:29:00Z"/>
          <w:rFonts w:ascii="Times New Roman" w:eastAsia="SimSun" w:hAnsi="Times New Roman"/>
          <w:sz w:val="36"/>
        </w:rPr>
      </w:pPr>
      <w:ins w:id="10" w:author="铜 高" w:date="2026-09-26T14:29:00Z" w16du:dateUtc="2026-09-26T06:29:00Z">
        <w:r>
          <w:rPr>
            <w:rFonts w:ascii="Times New Roman" w:eastAsia="SimSun" w:hAnsi="Times New Roman"/>
            <w:noProof/>
          </w:rPr>
          <w:drawing>
            <wp:inline distT="0" distB="0" distL="0" distR="0" wp14:anchorId="4FEBF5E2" wp14:editId="768BCF1C">
              <wp:extent cx="2726055" cy="363855"/>
              <wp:effectExtent l="0" t="0" r="0" b="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726055" cy="363855"/>
                      </a:xfrm>
                      <a:prstGeom prst="rect">
                        <a:avLst/>
                      </a:prstGeom>
                      <a:noFill/>
                      <a:ln>
                        <a:noFill/>
                      </a:ln>
                    </pic:spPr>
                  </pic:pic>
                </a:graphicData>
              </a:graphic>
            </wp:inline>
          </w:drawing>
        </w:r>
      </w:ins>
    </w:p>
    <w:p w14:paraId="58C9DAC6" w14:textId="77777777" w:rsidR="00916B71" w:rsidRDefault="00916B71" w:rsidP="00916B71">
      <w:pPr>
        <w:tabs>
          <w:tab w:val="left" w:pos="3240"/>
        </w:tabs>
        <w:spacing w:before="50" w:after="50" w:line="360" w:lineRule="auto"/>
        <w:jc w:val="distribute"/>
        <w:rPr>
          <w:ins w:id="11" w:author="铜 高" w:date="2026-09-26T14:29:00Z" w16du:dateUtc="2026-09-26T06:29:00Z"/>
          <w:rFonts w:ascii="Times New Roman" w:eastAsia="SimSun" w:hAnsi="Times New Roman"/>
          <w:bCs/>
          <w:spacing w:val="-40"/>
          <w:sz w:val="90"/>
          <w:szCs w:val="90"/>
        </w:rPr>
      </w:pPr>
      <w:ins w:id="12" w:author="铜 高" w:date="2026-09-26T14:29:00Z" w16du:dateUtc="2026-09-26T06:29:00Z">
        <w:r>
          <w:rPr>
            <w:rFonts w:ascii="Times New Roman" w:eastAsia="SimSun" w:hAnsi="Times New Roman"/>
            <w:noProof/>
          </w:rPr>
          <mc:AlternateContent>
            <mc:Choice Requires="wps">
              <w:drawing>
                <wp:anchor distT="0" distB="0" distL="114300" distR="114300" simplePos="0" relativeHeight="251659264" behindDoc="0" locked="0" layoutInCell="1" allowOverlap="1" wp14:anchorId="2A0D4080" wp14:editId="59703169">
                  <wp:simplePos x="0" y="0"/>
                  <wp:positionH relativeFrom="column">
                    <wp:posOffset>267970</wp:posOffset>
                  </wp:positionH>
                  <wp:positionV relativeFrom="page">
                    <wp:posOffset>2700655</wp:posOffset>
                  </wp:positionV>
                  <wp:extent cx="5425440" cy="892810"/>
                  <wp:effectExtent l="0" t="0" r="0" b="3175"/>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5200" cy="892800"/>
                          </a:xfrm>
                          <a:prstGeom prst="rect">
                            <a:avLst/>
                          </a:prstGeom>
                          <a:noFill/>
                          <a:ln>
                            <a:noFill/>
                          </a:ln>
                        </wps:spPr>
                        <wps:txbx>
                          <w:txbxContent>
                            <w:p w14:paraId="3BE99512" w14:textId="3D9628AF" w:rsidR="00916B71" w:rsidRDefault="00D16CCA" w:rsidP="00916B71">
                              <w:pPr>
                                <w:tabs>
                                  <w:tab w:val="left" w:pos="3240"/>
                                </w:tabs>
                                <w:jc w:val="center"/>
                                <w:rPr>
                                  <w:rFonts w:ascii="STXingkai" w:eastAsia="STXingkai" w:hAnsi="Proxy 7"/>
                                  <w:bCs/>
                                  <w:color w:val="000000"/>
                                  <w:sz w:val="96"/>
                                  <w:szCs w:val="96"/>
                                </w:rPr>
                              </w:pPr>
                              <w:ins w:id="13" w:author="铜 高" w:date="2026-09-26T14:31:00Z" w16du:dateUtc="2026-09-26T06:31:00Z">
                                <w:r>
                                  <w:rPr>
                                    <w:rFonts w:ascii="STXingkai" w:eastAsia="STXingkai" w:hAnsi="Proxy 7" w:hint="eastAsia"/>
                                    <w:bCs/>
                                    <w:color w:val="000000"/>
                                    <w:sz w:val="96"/>
                                    <w:szCs w:val="96"/>
                                  </w:rPr>
                                  <w:t>硕</w:t>
                                </w:r>
                              </w:ins>
                              <w:del w:id="14" w:author="铜 高" w:date="2026-09-26T14:30:00Z" w16du:dateUtc="2026-09-26T06:30:00Z">
                                <w:r w:rsidR="00916B71" w:rsidDel="00D16CCA">
                                  <w:rPr>
                                    <w:rFonts w:ascii="STXingkai" w:eastAsia="STXingkai" w:hAnsi="Proxy 7" w:hint="eastAsia"/>
                                    <w:bCs/>
                                    <w:color w:val="000000"/>
                                    <w:sz w:val="96"/>
                                    <w:szCs w:val="96"/>
                                  </w:rPr>
                                  <w:delText>博</w:delText>
                                </w:r>
                              </w:del>
                              <w:r w:rsidR="00916B71">
                                <w:rPr>
                                  <w:rFonts w:ascii="STXingkai" w:eastAsia="STXingkai" w:hAnsi="Proxy 7" w:hint="eastAsia"/>
                                  <w:bCs/>
                                  <w:color w:val="000000"/>
                                  <w:sz w:val="96"/>
                                  <w:szCs w:val="96"/>
                                </w:rPr>
                                <w:t>士学位论文</w:t>
                              </w:r>
                            </w:p>
                            <w:p w14:paraId="0B08B88C" w14:textId="77777777" w:rsidR="00916B71" w:rsidRDefault="00916B71" w:rsidP="00916B71">
                              <w:pPr>
                                <w:ind w:firstLine="480"/>
                                <w:jc w:val="center"/>
                              </w:pPr>
                              <w:r>
                                <w:t> </w:t>
                              </w:r>
                            </w:p>
                          </w:txbxContent>
                        </wps:txbx>
                        <wps:bodyPr rot="0" vert="horz" wrap="square" lIns="91440" tIns="45720" rIns="91440" bIns="45720" anchor="t" anchorCtr="0" upright="1">
                          <a:noAutofit/>
                        </wps:bodyPr>
                      </wps:wsp>
                    </a:graphicData>
                  </a:graphic>
                </wp:anchor>
              </w:drawing>
            </mc:Choice>
            <mc:Fallback>
              <w:pict>
                <v:shapetype w14:anchorId="2A0D4080" id="_x0000_t202" coordsize="21600,21600" o:spt="202" path="m,l,21600r21600,l21600,xe">
                  <v:stroke joinstyle="miter"/>
                  <v:path gradientshapeok="t" o:connecttype="rect"/>
                </v:shapetype>
                <v:shape id="文本框 4" o:spid="_x0000_s1026" type="#_x0000_t202" style="position:absolute;left:0;text-align:left;margin-left:21.1pt;margin-top:212.65pt;width:427.2pt;height:70.3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" filled="f" stroked="f">
                  <v:textbox>
                    <w:txbxContent>
                      <w:p w14:paraId="3BE99512" w14:textId="3D9628AF" w:rsidR="00916B71" w:rsidRDefault="00D16CCA" w:rsidP="00916B71">
                        <w:pPr>
                          <w:tabs>
                            <w:tab w:val="left" w:pos="3240"/>
                          </w:tabs>
                          <w:jc w:val="center"/>
                          <w:rPr>
                            <w:rFonts w:ascii="STXingkai" w:eastAsia="STXingkai" w:hAnsi="Proxy 7"/>
                            <w:bCs/>
                            <w:color w:val="000000"/>
                            <w:sz w:val="96"/>
                            <w:szCs w:val="96"/>
                          </w:rPr>
                        </w:pPr>
                        <w:ins w:id="15" w:author="铜 高" w:date="2026-09-26T14:31:00Z" w16du:dateUtc="2026-09-26T06:31:00Z">
                          <w:r>
                            <w:rPr>
                              <w:rFonts w:ascii="STXingkai" w:eastAsia="STXingkai" w:hAnsi="Proxy 7" w:hint="eastAsia"/>
                              <w:bCs/>
                              <w:color w:val="000000"/>
                              <w:sz w:val="96"/>
                              <w:szCs w:val="96"/>
                            </w:rPr>
                            <w:t>硕</w:t>
                          </w:r>
                        </w:ins>
                        <w:del w:id="16" w:author="铜 高" w:date="2026-09-26T14:30:00Z" w16du:dateUtc="2026-09-26T06:30:00Z">
                          <w:r w:rsidR="00916B71" w:rsidDel="00D16CCA">
                            <w:rPr>
                              <w:rFonts w:ascii="STXingkai" w:eastAsia="STXingkai" w:hAnsi="Proxy 7" w:hint="eastAsia"/>
                              <w:bCs/>
                              <w:color w:val="000000"/>
                              <w:sz w:val="96"/>
                              <w:szCs w:val="96"/>
                            </w:rPr>
                            <w:delText>博</w:delText>
                          </w:r>
                        </w:del>
                        <w:r w:rsidR="00916B71">
                          <w:rPr>
                            <w:rFonts w:ascii="STXingkai" w:eastAsia="STXingkai" w:hAnsi="Proxy 7" w:hint="eastAsia"/>
                            <w:bCs/>
                            <w:color w:val="000000"/>
                            <w:sz w:val="96"/>
                            <w:szCs w:val="96"/>
                          </w:rPr>
                          <w:t>士学位论文</w:t>
                        </w:r>
                      </w:p>
                      <w:p w14:paraId="0B08B88C" w14:textId="77777777" w:rsidR="00916B71" w:rsidRDefault="00916B71" w:rsidP="00916B71">
                        <w:pPr>
                          <w:ind w:firstLine="480"/>
                          <w:jc w:val="center"/>
                        </w:pPr>
                        <w:r>
                          <w:t> </w:t>
                        </w:r>
                      </w:p>
                    </w:txbxContent>
                  </v:textbox>
                  <w10:wrap anchory="page"/>
                </v:shape>
              </w:pict>
            </mc:Fallback>
          </mc:AlternateContent>
        </w:r>
        <w:r>
          <w:rPr>
            <w:rFonts w:ascii="Times New Roman" w:eastAsia="SimSun" w:hAnsi="Times New Roman"/>
            <w:bCs/>
            <w:spacing w:val="-40"/>
            <w:sz w:val="90"/>
            <w:szCs w:val="90"/>
          </w:rPr>
          <w:t> </w:t>
        </w:r>
      </w:ins>
    </w:p>
    <w:p w14:paraId="52DAD032" w14:textId="6069C06E" w:rsidR="00916B71" w:rsidRDefault="00916B71" w:rsidP="00916B71">
      <w:pPr>
        <w:tabs>
          <w:tab w:val="left" w:pos="3240"/>
        </w:tabs>
        <w:spacing w:before="1920" w:after="1920" w:line="360" w:lineRule="auto"/>
        <w:jc w:val="center"/>
        <w:rPr>
          <w:ins w:id="17" w:author="铜 高" w:date="2026-09-26T14:29:00Z" w16du:dateUtc="2026-09-26T06:29:00Z"/>
          <w:rFonts w:ascii="Times New Roman" w:eastAsia="SimSun" w:hAnsi="Times New Roman" w:hint="eastAsia"/>
          <w:b/>
          <w:sz w:val="64"/>
          <w:szCs w:val="64"/>
        </w:rPr>
      </w:pPr>
      <w:ins w:id="18" w:author="铜 高" w:date="2026-09-26T14:29:00Z" w16du:dateUtc="2026-09-26T06:29:00Z">
        <w:r>
          <w:rPr>
            <w:rFonts w:ascii="Times New Roman" w:eastAsia="SimSun" w:hAnsi="Times New Roman"/>
          </w:rPr>
          <w:t> </w:t>
        </w:r>
      </w:ins>
      <w:ins w:id="19" w:author="铜 高" w:date="2026-09-26T14:32:00Z" w16du:dateUtc="2026-09-26T06:32:00Z">
        <w:r w:rsidR="003E51E3" w:rsidRPr="003E51E3">
          <w:rPr>
            <w:rFonts w:ascii="Times New Roman" w:eastAsia="SimSun" w:hAnsi="Times New Roman"/>
            <w:b/>
            <w:sz w:val="64"/>
            <w:szCs w:val="64"/>
          </w:rPr>
          <w:t>基于</w:t>
        </w:r>
        <w:r w:rsidR="003E51E3" w:rsidRPr="003E51E3">
          <w:rPr>
            <w:rFonts w:ascii="Times New Roman" w:eastAsia="SimSun" w:hAnsi="Times New Roman"/>
            <w:b/>
            <w:sz w:val="64"/>
            <w:szCs w:val="64"/>
          </w:rPr>
          <w:t>etcd</w:t>
        </w:r>
        <w:r w:rsidR="003E51E3" w:rsidRPr="003E51E3">
          <w:rPr>
            <w:rFonts w:ascii="Times New Roman" w:eastAsia="SimSun" w:hAnsi="Times New Roman"/>
            <w:b/>
            <w:sz w:val="64"/>
            <w:szCs w:val="64"/>
          </w:rPr>
          <w:t>的分布式</w:t>
        </w:r>
        <w:r w:rsidR="003E51E3" w:rsidRPr="003E51E3">
          <w:rPr>
            <w:rFonts w:ascii="Times New Roman" w:eastAsia="SimSun" w:hAnsi="Times New Roman"/>
            <w:b/>
            <w:sz w:val="64"/>
            <w:szCs w:val="64"/>
          </w:rPr>
          <w:t>Kubernetes</w:t>
        </w:r>
        <w:r w:rsidR="003E51E3" w:rsidRPr="003E51E3">
          <w:rPr>
            <w:rFonts w:ascii="Times New Roman" w:eastAsia="SimSun" w:hAnsi="Times New Roman"/>
            <w:b/>
            <w:sz w:val="64"/>
            <w:szCs w:val="64"/>
          </w:rPr>
          <w:t>调度器研究与实现</w:t>
        </w:r>
      </w:ins>
    </w:p>
    <w:p w14:paraId="2F71E814" w14:textId="4402D3DA" w:rsidR="00916B71" w:rsidRDefault="00916B71" w:rsidP="00916B71">
      <w:pPr>
        <w:tabs>
          <w:tab w:val="left" w:pos="4200"/>
        </w:tabs>
        <w:spacing w:before="50" w:after="50" w:line="360" w:lineRule="auto"/>
        <w:ind w:firstLineChars="800" w:firstLine="2240"/>
        <w:jc w:val="left"/>
        <w:rPr>
          <w:ins w:id="20" w:author="铜 高" w:date="2026-09-26T14:29:00Z" w16du:dateUtc="2026-09-26T06:29:00Z"/>
          <w:rFonts w:ascii="SimHei" w:eastAsia="SimHei" w:hAnsi="SimHei" w:cs="Times New Roman"/>
          <w:sz w:val="28"/>
          <w:szCs w:val="28"/>
        </w:rPr>
      </w:pPr>
      <w:ins w:id="21" w:author="铜 高" w:date="2026-09-26T14:29:00Z" w16du:dateUtc="2026-09-26T06:29:00Z">
        <w:r>
          <w:rPr>
            <w:rFonts w:ascii="SimHei" w:eastAsia="SimHei" w:hAnsi="SimHei" w:cs="Times New Roman" w:hint="eastAsia"/>
            <w:sz w:val="28"/>
            <w:szCs w:val="28"/>
          </w:rPr>
          <w:t>作者姓名</w:t>
        </w:r>
        <w:r>
          <w:rPr>
            <w:rFonts w:ascii="SimHei" w:eastAsia="SimHei" w:hAnsi="SimHei" w:cs="Times New Roman"/>
            <w:sz w:val="28"/>
            <w:szCs w:val="28"/>
          </w:rPr>
          <w:tab/>
        </w:r>
      </w:ins>
      <w:ins w:id="22" w:author="铜 高" w:date="2026-09-26T14:30:00Z" w16du:dateUtc="2026-09-26T06:30:00Z">
        <w:r>
          <w:rPr>
            <w:rFonts w:ascii="SimHei" w:eastAsia="SimHei" w:hAnsi="SimHei" w:cs="Times New Roman" w:hint="eastAsia"/>
            <w:sz w:val="28"/>
            <w:szCs w:val="28"/>
          </w:rPr>
          <w:t>高铜</w:t>
        </w:r>
      </w:ins>
    </w:p>
    <w:p w14:paraId="3FE11FE8" w14:textId="7EF69E1B" w:rsidR="00916B71" w:rsidRDefault="00916B71" w:rsidP="00916B71">
      <w:pPr>
        <w:tabs>
          <w:tab w:val="left" w:pos="4200"/>
        </w:tabs>
        <w:spacing w:before="50" w:after="50" w:line="360" w:lineRule="auto"/>
        <w:ind w:firstLineChars="800" w:firstLine="2240"/>
        <w:jc w:val="left"/>
        <w:rPr>
          <w:ins w:id="23" w:author="铜 高" w:date="2026-09-26T14:29:00Z" w16du:dateUtc="2026-09-26T06:29:00Z"/>
          <w:rFonts w:ascii="SimHei" w:eastAsia="SimHei" w:hAnsi="SimHei" w:cs="Times New Roman"/>
          <w:sz w:val="28"/>
          <w:szCs w:val="28"/>
        </w:rPr>
      </w:pPr>
      <w:ins w:id="24" w:author="铜 高" w:date="2026-09-26T14:29:00Z" w16du:dateUtc="2026-09-26T06:29:00Z">
        <w:r>
          <w:rPr>
            <w:rFonts w:ascii="SimHei" w:eastAsia="SimHei" w:hAnsi="SimHei" w:cs="Times New Roman" w:hint="eastAsia"/>
            <w:sz w:val="28"/>
            <w:szCs w:val="28"/>
          </w:rPr>
          <w:t>学科专业</w:t>
        </w:r>
        <w:r>
          <w:rPr>
            <w:rFonts w:ascii="SimHei" w:eastAsia="SimHei" w:hAnsi="SimHei" w:cs="Times New Roman"/>
            <w:sz w:val="28"/>
            <w:szCs w:val="28"/>
          </w:rPr>
          <w:tab/>
        </w:r>
      </w:ins>
      <w:ins w:id="25" w:author="铜 高" w:date="2026-09-26T14:30:00Z" w16du:dateUtc="2026-09-26T06:30:00Z">
        <w:r>
          <w:rPr>
            <w:rFonts w:ascii="Times New Roman" w:eastAsia="SimHei" w:hAnsi="Times New Roman" w:cs="Times New Roman" w:hint="eastAsia"/>
            <w:sz w:val="28"/>
            <w:szCs w:val="28"/>
          </w:rPr>
          <w:t>软件工程</w:t>
        </w:r>
      </w:ins>
    </w:p>
    <w:p w14:paraId="3A91DC8D" w14:textId="53B36D2C" w:rsidR="00916B71" w:rsidRDefault="00916B71" w:rsidP="00916B71">
      <w:pPr>
        <w:tabs>
          <w:tab w:val="left" w:pos="4200"/>
        </w:tabs>
        <w:spacing w:before="50" w:after="50" w:line="360" w:lineRule="auto"/>
        <w:ind w:firstLineChars="800" w:firstLine="2240"/>
        <w:jc w:val="left"/>
        <w:rPr>
          <w:ins w:id="26" w:author="铜 高" w:date="2026-09-26T14:29:00Z" w16du:dateUtc="2026-09-26T06:29:00Z"/>
          <w:rFonts w:ascii="SimHei" w:eastAsia="SimHei" w:hAnsi="SimHei" w:cs="Times New Roman"/>
          <w:sz w:val="28"/>
          <w:szCs w:val="28"/>
        </w:rPr>
      </w:pPr>
      <w:ins w:id="27" w:author="铜 高" w:date="2026-09-26T14:29:00Z" w16du:dateUtc="2026-09-26T06:29:00Z">
        <w:r>
          <w:rPr>
            <w:rFonts w:ascii="SimHei" w:eastAsia="SimHei" w:hAnsi="SimHei" w:cs="Times New Roman" w:hint="eastAsia"/>
            <w:sz w:val="28"/>
            <w:szCs w:val="28"/>
          </w:rPr>
          <w:t>指导教师</w:t>
        </w:r>
        <w:r>
          <w:rPr>
            <w:rFonts w:ascii="SimHei" w:eastAsia="SimHei" w:hAnsi="SimHei" w:cs="Times New Roman"/>
            <w:sz w:val="28"/>
            <w:szCs w:val="28"/>
          </w:rPr>
          <w:tab/>
        </w:r>
      </w:ins>
      <w:ins w:id="28" w:author="铜 高" w:date="2026-09-26T14:30:00Z" w16du:dateUtc="2026-09-26T06:30:00Z">
        <w:r>
          <w:rPr>
            <w:rFonts w:ascii="Times New Roman" w:eastAsia="SimHei" w:hAnsi="Times New Roman" w:cs="Times New Roman" w:hint="eastAsia"/>
            <w:sz w:val="28"/>
            <w:szCs w:val="24"/>
          </w:rPr>
          <w:t>兰雨晴</w:t>
        </w:r>
      </w:ins>
      <w:ins w:id="29" w:author="铜 高" w:date="2026-09-26T14:29:00Z" w16du:dateUtc="2026-09-26T06:29:00Z">
        <w:r>
          <w:rPr>
            <w:rFonts w:ascii="Times New Roman" w:eastAsia="SimHei" w:hAnsi="Times New Roman" w:cs="Times New Roman"/>
            <w:sz w:val="28"/>
            <w:szCs w:val="24"/>
          </w:rPr>
          <w:t xml:space="preserve"> </w:t>
        </w:r>
        <w:r>
          <w:rPr>
            <w:rFonts w:ascii="Times New Roman" w:eastAsia="SimHei" w:hAnsi="Times New Roman" w:cs="Times New Roman" w:hint="eastAsia"/>
            <w:sz w:val="28"/>
            <w:szCs w:val="24"/>
          </w:rPr>
          <w:t>教授</w:t>
        </w:r>
      </w:ins>
    </w:p>
    <w:p w14:paraId="1709CB95" w14:textId="378C64B9" w:rsidR="00916B71" w:rsidRPr="00916B71" w:rsidRDefault="00916B71" w:rsidP="00916B71">
      <w:pPr>
        <w:pStyle w:val="TOCHeading"/>
        <w:spacing w:before="156" w:after="156"/>
        <w:ind w:firstLineChars="800" w:firstLine="2240"/>
        <w:jc w:val="both"/>
        <w:rPr>
          <w:ins w:id="30" w:author="铜 高" w:date="2026-09-26T14:29:00Z" w16du:dateUtc="2026-09-26T06:29:00Z"/>
          <w:rFonts w:asciiTheme="minorHAnsi" w:eastAsiaTheme="minorEastAsia" w:hAnsiTheme="minorHAnsi" w:cstheme="minorBidi"/>
          <w:b w:val="0"/>
          <w:kern w:val="2"/>
          <w:sz w:val="21"/>
          <w:szCs w:val="22"/>
          <w:lang w:val="en-US"/>
          <w:rPrChange w:id="31" w:author="铜 高" w:date="2026-09-26T14:29:00Z" w16du:dateUtc="2026-09-26T06:29:00Z">
            <w:rPr>
              <w:ins w:id="32" w:author="铜 高" w:date="2026-09-26T14:29:00Z" w16du:dateUtc="2026-09-26T06:29:00Z"/>
            </w:rPr>
          </w:rPrChange>
        </w:rPr>
        <w:pPrChange w:id="33" w:author="铜 高" w:date="2026-09-26T14:30:00Z" w16du:dateUtc="2026-09-26T06:30:00Z">
          <w:pPr>
            <w:widowControl/>
            <w:jc w:val="left"/>
          </w:pPr>
        </w:pPrChange>
      </w:pPr>
      <w:ins w:id="34" w:author="铜 高" w:date="2026-09-26T14:29:00Z" w16du:dateUtc="2026-09-26T06:29:00Z">
        <w:r w:rsidRPr="00916B71">
          <w:rPr>
            <w:rFonts w:ascii="SimHei" w:hAnsi="SimHei" w:hint="eastAsia"/>
            <w:b w:val="0"/>
            <w:kern w:val="2"/>
            <w:sz w:val="28"/>
            <w:szCs w:val="28"/>
            <w:lang w:val="en-US"/>
            <w:rPrChange w:id="35" w:author="铜 高" w:date="2026-09-26T14:30:00Z" w16du:dateUtc="2026-09-26T06:30:00Z">
              <w:rPr>
                <w:rFonts w:ascii="SimHei" w:eastAsia="SimHei" w:hAnsi="SimHei" w:cs="Times New Roman" w:hint="eastAsia"/>
                <w:sz w:val="28"/>
                <w:szCs w:val="28"/>
              </w:rPr>
            </w:rPrChange>
          </w:rPr>
          <w:t>培养学院</w:t>
        </w:r>
        <w:r w:rsidRPr="00916B71">
          <w:rPr>
            <w:rFonts w:ascii="SimHei" w:hAnsi="SimHei"/>
            <w:b w:val="0"/>
            <w:kern w:val="2"/>
            <w:sz w:val="28"/>
            <w:szCs w:val="28"/>
            <w:lang w:val="en-US"/>
            <w:rPrChange w:id="36" w:author="铜 高" w:date="2026-09-26T14:30:00Z" w16du:dateUtc="2026-09-26T06:30:00Z">
              <w:rPr>
                <w:rFonts w:ascii="SimHei" w:eastAsia="SimHei" w:hAnsi="SimHei" w:cs="Times New Roman"/>
                <w:sz w:val="28"/>
                <w:szCs w:val="28"/>
              </w:rPr>
            </w:rPrChange>
          </w:rPr>
          <w:tab/>
        </w:r>
      </w:ins>
      <w:ins w:id="37" w:author="铜 高" w:date="2026-09-26T14:30:00Z" w16du:dateUtc="2026-09-26T06:30:00Z">
        <w:r>
          <w:rPr>
            <w:rFonts w:ascii="SimHei" w:hAnsi="SimHei" w:hint="eastAsia"/>
            <w:b w:val="0"/>
            <w:kern w:val="2"/>
            <w:sz w:val="28"/>
            <w:szCs w:val="28"/>
            <w:lang w:val="en-US"/>
          </w:rPr>
          <w:t xml:space="preserve">  软件</w:t>
        </w:r>
      </w:ins>
      <w:ins w:id="38" w:author="铜 高" w:date="2026-09-26T14:29:00Z" w16du:dateUtc="2026-09-26T06:29:00Z">
        <w:r w:rsidRPr="00916B71">
          <w:rPr>
            <w:rFonts w:ascii="SimHei" w:hAnsi="SimHei" w:hint="eastAsia"/>
            <w:b w:val="0"/>
            <w:kern w:val="2"/>
            <w:sz w:val="28"/>
            <w:szCs w:val="28"/>
            <w:lang w:val="en-US"/>
            <w:rPrChange w:id="39" w:author="铜 高" w:date="2026-09-26T14:30:00Z" w16du:dateUtc="2026-09-26T06:30:00Z">
              <w:rPr>
                <w:rFonts w:ascii="Times New Roman" w:eastAsia="SimHei" w:hAnsi="Times New Roman" w:cs="Times New Roman" w:hint="eastAsia"/>
                <w:sz w:val="28"/>
                <w:szCs w:val="28"/>
              </w:rPr>
            </w:rPrChange>
          </w:rPr>
          <w:t>学院</w:t>
        </w:r>
        <w:r w:rsidRPr="00916B71">
          <w:rPr>
            <w:rFonts w:ascii="Calibri" w:hAnsi="Calibri" w:cs="Calibri"/>
            <w:b w:val="0"/>
            <w:kern w:val="2"/>
            <w:sz w:val="28"/>
            <w:szCs w:val="28"/>
            <w:lang w:val="en-US"/>
            <w:rPrChange w:id="40" w:author="铜 高" w:date="2026-09-26T14:30:00Z" w16du:dateUtc="2026-09-26T06:30:00Z">
              <w:rPr>
                <w:rFonts w:ascii="Times New Roman" w:eastAsia="SimSun" w:hAnsi="Times New Roman"/>
                <w:sz w:val="28"/>
                <w:szCs w:val="28"/>
              </w:rPr>
            </w:rPrChange>
          </w:rPr>
          <w:t> </w:t>
        </w:r>
        <w:r>
          <w:rPr>
            <w:rFonts w:eastAsia="SimSun"/>
            <w:spacing w:val="20"/>
            <w:sz w:val="28"/>
            <w:szCs w:val="28"/>
          </w:rPr>
          <w:br w:type="page"/>
        </w:r>
      </w:ins>
    </w:p>
    <w:customXmlDelRangeStart w:id="41" w:author="铜 高" w:date="2026-09-26T14:55:00Z"/>
    <w:sdt>
      <w:sdtPr>
        <w:rPr>
          <w:rFonts w:asciiTheme="minorHAnsi" w:eastAsiaTheme="minorEastAsia" w:hAnsiTheme="minorHAnsi" w:cstheme="minorBidi"/>
          <w:b w:val="0"/>
          <w:kern w:val="2"/>
          <w:sz w:val="21"/>
          <w:szCs w:val="22"/>
          <w:lang w:val="en-US"/>
        </w:rPr>
        <w:id w:val="2067146930"/>
        <w:docPartObj>
          <w:docPartGallery w:val="Table of Contents"/>
          <w:docPartUnique/>
        </w:docPartObj>
      </w:sdtPr>
      <w:sdtContent>
        <w:customXmlDelRangeEnd w:id="41"/>
        <w:p w14:paraId="7050DB3B" w14:textId="75CF2752" w:rsidR="00957881" w:rsidDel="00203955" w:rsidRDefault="00000000">
          <w:pPr>
            <w:pStyle w:val="TOCHeading"/>
            <w:spacing w:before="156" w:after="156"/>
            <w:rPr>
              <w:del w:id="42" w:author="铜 高" w:date="2026-09-26T14:55:00Z" w16du:dateUtc="2026-09-26T06:55:00Z"/>
            </w:rPr>
          </w:pPr>
          <w:del w:id="43" w:author="铜 高" w:date="2026-09-26T14:55:00Z" w16du:dateUtc="2026-09-26T06:55:00Z">
            <w:r w:rsidDel="00203955">
              <w:rPr>
                <w:rFonts w:hint="eastAsia"/>
              </w:rPr>
              <w:delText>目录</w:delText>
            </w:r>
          </w:del>
        </w:p>
        <w:p w14:paraId="68F759BF" w14:textId="7F9B3FDF" w:rsidR="00957881" w:rsidRDefault="00000000">
          <w:del w:id="44" w:author="铜 高" w:date="2026-09-26T14:55:00Z" w16du:dateUtc="2026-09-26T06:55:00Z">
            <w:r w:rsidDel="00203955">
              <w:rPr>
                <w:rFonts w:ascii="Times New Roman" w:eastAsia="SimHei" w:hAnsi="Times New Roman" w:cs="Times New Roman"/>
                <w:kern w:val="0"/>
                <w:sz w:val="24"/>
                <w:szCs w:val="24"/>
                <w:lang w:val="en-CN"/>
              </w:rPr>
              <w:fldChar w:fldCharType="begin"/>
            </w:r>
            <w:r w:rsidDel="00203955">
              <w:delInstrText>TOC \o "1-2" \h \z \u</w:delInstrText>
            </w:r>
            <w:r w:rsidDel="00203955">
              <w:rPr>
                <w:rFonts w:ascii="Times New Roman" w:eastAsia="SimHei" w:hAnsi="Times New Roman" w:cs="Times New Roman"/>
                <w:kern w:val="0"/>
                <w:sz w:val="24"/>
                <w:szCs w:val="24"/>
                <w:lang w:val="en-CN"/>
              </w:rPr>
              <w:fldChar w:fldCharType="separate"/>
            </w:r>
            <w:r w:rsidDel="00203955">
              <w:fldChar w:fldCharType="end"/>
            </w:r>
          </w:del>
        </w:p>
        <w:customXmlDelRangeStart w:id="45" w:author="铜 高" w:date="2026-09-26T14:55:00Z"/>
      </w:sdtContent>
    </w:sdt>
    <w:customXmlDelRangeEnd w:id="45"/>
    <w:p w14:paraId="743AE334" w14:textId="77777777" w:rsidR="00957881" w:rsidRDefault="00000000">
      <w:pPr>
        <w:pStyle w:val="Heading1"/>
        <w:spacing w:before="156" w:after="156"/>
      </w:pPr>
      <w:bookmarkStart w:id="46" w:name="_Toc241154051"/>
      <w:bookmarkStart w:id="47" w:name="摘要"/>
      <w:r>
        <w:rPr>
          <w:rFonts w:hint="eastAsia"/>
        </w:rPr>
        <w:t>摘要</w:t>
      </w:r>
      <w:bookmarkEnd w:id="46"/>
    </w:p>
    <w:p w14:paraId="122B3489" w14:textId="77777777" w:rsidR="00957881" w:rsidRDefault="00000000">
      <w:pPr>
        <w:pStyle w:val="FirstParagraph"/>
      </w:pPr>
      <w:r>
        <w:rPr>
          <w:rFonts w:hint="eastAsia"/>
        </w:rPr>
        <w:t>随着云原生应用规模的持续增长，</w:t>
      </w:r>
      <w:r>
        <w:rPr>
          <w:rFonts w:hint="eastAsia"/>
        </w:rPr>
        <w:t>Kubernetes</w:t>
      </w:r>
      <w:r>
        <w:t xml:space="preserve"> </w:t>
      </w:r>
      <w:r>
        <w:rPr>
          <w:rFonts w:hint="eastAsia"/>
        </w:rPr>
        <w:t>集群调度系统在承载超大规模工作负载时同时面临吞吐能力受限与绑定阶段容错能力薄弱两方面的挑战。原生</w:t>
      </w:r>
      <w:r>
        <w:t xml:space="preserve"> kube-scheduler </w:t>
      </w:r>
      <w:r>
        <w:rPr>
          <w:rFonts w:hint="eastAsia"/>
        </w:rPr>
        <w:t>的单实例串行架构决定了其调度吞吐存在明确上限；已有的分布式改造方案虽通过多层解耦架构实现了多实例并发调度，但独立部署的绑定组件重新引入了跨进程通信开销与串行化瓶颈；与此同时，分区调度场景下节点归属漂移、</w:t>
      </w:r>
      <w:r>
        <w:rPr>
          <w:rFonts w:hint="eastAsia"/>
        </w:rPr>
        <w:t>Bind</w:t>
      </w:r>
      <w:r>
        <w:t xml:space="preserve"> API </w:t>
      </w:r>
      <w:r>
        <w:rPr>
          <w:rFonts w:hint="eastAsia"/>
        </w:rPr>
        <w:t>暂态失败、本地重试耗尽等异常情况缺乏系统的容错处理，一旦触发可能违反”任一</w:t>
      </w:r>
      <w:r>
        <w:t xml:space="preserve"> Pod </w:t>
      </w:r>
      <w:r>
        <w:rPr>
          <w:rFonts w:hint="eastAsia"/>
        </w:rPr>
        <w:t>至多绑定到一个节点”这一分布式调度器的核心一致性约束。</w:t>
      </w:r>
    </w:p>
    <w:p w14:paraId="1E8B1BCD" w14:textId="77777777" w:rsidR="00957881" w:rsidRDefault="00000000">
      <w:pPr>
        <w:pStyle w:val="BodyText"/>
      </w:pPr>
      <w:r>
        <w:rPr>
          <w:rFonts w:hint="eastAsia"/>
        </w:rPr>
        <w:t>针对上述两类问题，本文分别在架构与机制两个层面提出对应创新。</w:t>
      </w:r>
    </w:p>
    <w:p w14:paraId="59B64B82" w14:textId="77777777" w:rsidR="00957881" w:rsidRDefault="00000000">
      <w:pPr>
        <w:pStyle w:val="BodyText"/>
      </w:pPr>
      <w:r>
        <w:rPr>
          <w:rFonts w:hint="eastAsia"/>
        </w:rPr>
        <w:t>在架构层面，本文提出单</w:t>
      </w:r>
      <w:r>
        <w:t xml:space="preserve"> </w:t>
      </w:r>
      <w:r>
        <w:rPr>
          <w:rFonts w:hint="eastAsia"/>
        </w:rPr>
        <w:t>Dispatcher</w:t>
      </w:r>
      <w:r>
        <w:rPr>
          <w:rFonts w:hint="eastAsia"/>
        </w:rPr>
        <w:t>、多独立</w:t>
      </w:r>
      <w:r>
        <w:t xml:space="preserve"> Scheduler </w:t>
      </w:r>
      <w:r>
        <w:rPr>
          <w:rFonts w:hint="eastAsia"/>
        </w:rPr>
        <w:t>分布式调度架构（</w:t>
      </w:r>
      <w:r>
        <w:rPr>
          <w:rFonts w:hint="eastAsia"/>
        </w:rPr>
        <w:t>ENO</w:t>
      </w:r>
      <w:r>
        <w:rPr>
          <w:rFonts w:hint="eastAsia"/>
        </w:rPr>
        <w:t>）。构建分发</w:t>
      </w:r>
      <w:r>
        <w:rPr>
          <w:rFonts w:hint="eastAsia"/>
        </w:rPr>
        <w:t>-</w:t>
      </w:r>
      <w:r>
        <w:rPr>
          <w:rFonts w:hint="eastAsia"/>
        </w:rPr>
        <w:t>执行解耦的协同模型，将</w:t>
      </w:r>
      <w:r>
        <w:t xml:space="preserve"> Binder </w:t>
      </w:r>
      <w:r>
        <w:rPr>
          <w:rFonts w:hint="eastAsia"/>
        </w:rPr>
        <w:t>绑定执行链路与</w:t>
      </w:r>
      <w:r>
        <w:t xml:space="preserve"> Scheduler </w:t>
      </w:r>
      <w:r>
        <w:rPr>
          <w:rFonts w:hint="eastAsia"/>
        </w:rPr>
        <w:t>决策实例同域化，消除跨组件的</w:t>
      </w:r>
      <w:r>
        <w:t xml:space="preserve"> gRPC/Informer </w:t>
      </w:r>
      <w:r>
        <w:rPr>
          <w:rFonts w:hint="eastAsia"/>
        </w:rPr>
        <w:t>事件传递与序列化开销。此外设计并实现</w:t>
      </w:r>
      <w:r>
        <w:t xml:space="preserve"> CacheAdapter </w:t>
      </w:r>
      <w:r>
        <w:rPr>
          <w:rFonts w:hint="eastAsia"/>
        </w:rPr>
        <w:t>共享缓存适配层，使</w:t>
      </w:r>
      <w:r>
        <w:t xml:space="preserve"> Scheduler </w:t>
      </w:r>
      <w:r>
        <w:rPr>
          <w:rFonts w:hint="eastAsia"/>
        </w:rPr>
        <w:t>与进程内</w:t>
      </w:r>
      <w:r>
        <w:t xml:space="preserve"> Binder </w:t>
      </w:r>
      <w:r>
        <w:rPr>
          <w:rFonts w:hint="eastAsia"/>
        </w:rPr>
        <w:t>通过对象引用共享同一份</w:t>
      </w:r>
      <w:r>
        <w:t xml:space="preserve"> SchedulerCache </w:t>
      </w:r>
      <w:r>
        <w:rPr>
          <w:rFonts w:hint="eastAsia"/>
        </w:rPr>
        <w:t>内存实例，实现零拷贝、零同步延迟的状态复用。</w:t>
      </w:r>
    </w:p>
    <w:p w14:paraId="417B915E" w14:textId="77777777" w:rsidR="00957881" w:rsidRDefault="00000000">
      <w:pPr>
        <w:pStyle w:val="BodyText"/>
      </w:pPr>
      <w:r>
        <w:rPr>
          <w:rFonts w:hint="eastAsia"/>
        </w:rPr>
        <w:t>在机制层面，本文提出基于</w:t>
      </w:r>
      <w:r>
        <w:t xml:space="preserve"> etcd </w:t>
      </w:r>
      <w:r>
        <w:rPr>
          <w:rFonts w:hint="eastAsia"/>
        </w:rPr>
        <w:t>语义的分层绑定容错策略。构建四层结构化容错链路，即节点分区验证（</w:t>
      </w:r>
      <w:r>
        <w:rPr>
          <w:rFonts w:hint="eastAsia"/>
        </w:rPr>
        <w:t>Layer</w:t>
      </w:r>
      <w:r>
        <w:t xml:space="preserve"> </w:t>
      </w:r>
      <w:r>
        <w:rPr>
          <w:rFonts w:hint="eastAsia"/>
        </w:rPr>
        <w:t>0</w:t>
      </w:r>
      <w:r>
        <w:rPr>
          <w:rFonts w:hint="eastAsia"/>
        </w:rPr>
        <w:t>，预防层）、同步指数退避重试（</w:t>
      </w:r>
      <w:r>
        <w:rPr>
          <w:rFonts w:hint="eastAsia"/>
        </w:rPr>
        <w:t>Layer</w:t>
      </w:r>
      <w:r>
        <w:t xml:space="preserve"> </w:t>
      </w:r>
      <w:r>
        <w:rPr>
          <w:rFonts w:hint="eastAsia"/>
        </w:rPr>
        <w:t>1</w:t>
      </w:r>
      <w:r>
        <w:rPr>
          <w:rFonts w:hint="eastAsia"/>
        </w:rPr>
        <w:t>，即时恢复层）、异步</w:t>
      </w:r>
      <w:r>
        <w:t xml:space="preserve"> Reconciler </w:t>
      </w:r>
      <w:r>
        <w:rPr>
          <w:rFonts w:hint="eastAsia"/>
        </w:rPr>
        <w:t>队列（</w:t>
      </w:r>
      <w:r>
        <w:rPr>
          <w:rFonts w:hint="eastAsia"/>
        </w:rPr>
        <w:t>Layer2</w:t>
      </w:r>
      <w:r>
        <w:rPr>
          <w:rFonts w:hint="eastAsia"/>
        </w:rPr>
        <w:t>，后台恢复层）与</w:t>
      </w:r>
      <w:r>
        <w:t xml:space="preserve"> Dispatcher </w:t>
      </w:r>
      <w:r>
        <w:rPr>
          <w:rFonts w:hint="eastAsia"/>
        </w:rPr>
        <w:t>跨</w:t>
      </w:r>
      <w:r>
        <w:t xml:space="preserve"> Scheduler </w:t>
      </w:r>
      <w:r>
        <w:rPr>
          <w:rFonts w:hint="eastAsia"/>
        </w:rPr>
        <w:t>实例回退（</w:t>
      </w:r>
      <w:r>
        <w:rPr>
          <w:rFonts w:hint="eastAsia"/>
        </w:rPr>
        <w:t>Layer3</w:t>
      </w:r>
      <w:r>
        <w:rPr>
          <w:rFonts w:hint="eastAsia"/>
        </w:rPr>
        <w:t>，全局恢复层），并给出核心一致性约束”任一</w:t>
      </w:r>
      <w:r>
        <w:t xml:space="preserve"> Pod </w:t>
      </w:r>
      <w:r>
        <w:rPr>
          <w:rFonts w:hint="eastAsia"/>
        </w:rPr>
        <w:t>至多绑定到一个节点”的证明要点（</w:t>
      </w:r>
      <w:r>
        <w:rPr>
          <w:rFonts w:hint="eastAsia"/>
        </w:rPr>
        <w:t>P1~P4</w:t>
      </w:r>
      <w:r>
        <w:rPr>
          <w:rFonts w:hint="eastAsia"/>
        </w:rPr>
        <w:t>）。</w:t>
      </w:r>
    </w:p>
    <w:p w14:paraId="3C84A681" w14:textId="77777777" w:rsidR="00957881" w:rsidRDefault="00000000">
      <w:pPr>
        <w:pStyle w:val="BodyText"/>
      </w:pPr>
      <w:r>
        <w:rPr>
          <w:rFonts w:hint="eastAsia"/>
        </w:rPr>
        <w:t>评估在</w:t>
      </w:r>
      <w:r>
        <w:t xml:space="preserve"> KWOK </w:t>
      </w:r>
      <w:r>
        <w:rPr>
          <w:rFonts w:hint="eastAsia"/>
        </w:rPr>
        <w:t>仿真集群上进行，覆盖</w:t>
      </w:r>
      <w:r>
        <w:t xml:space="preserve"> 100 </w:t>
      </w:r>
      <w:r>
        <w:rPr>
          <w:rFonts w:hint="eastAsia"/>
        </w:rPr>
        <w:t>至</w:t>
      </w:r>
      <w:r>
        <w:t xml:space="preserve"> 10000 </w:t>
      </w:r>
      <w:r>
        <w:rPr>
          <w:rFonts w:hint="eastAsia"/>
        </w:rPr>
        <w:t>节点、</w:t>
      </w:r>
      <w:r>
        <w:rPr>
          <w:rFonts w:hint="eastAsia"/>
        </w:rPr>
        <w:t>7</w:t>
      </w:r>
      <w:r>
        <w:t xml:space="preserve"> </w:t>
      </w:r>
      <w:r>
        <w:rPr>
          <w:rFonts w:hint="eastAsia"/>
        </w:rPr>
        <w:t>类工作负载与</w:t>
      </w:r>
      <w:r>
        <w:t xml:space="preserve"> 1/3 </w:t>
      </w:r>
      <w:r>
        <w:rPr>
          <w:rFonts w:hint="eastAsia"/>
        </w:rPr>
        <w:t>两种实例配置，共</w:t>
      </w:r>
      <w:r>
        <w:t xml:space="preserve"> 16 </w:t>
      </w:r>
      <w:r>
        <w:rPr>
          <w:rFonts w:hint="eastAsia"/>
        </w:rPr>
        <w:t>个对比场景，基线包括</w:t>
      </w:r>
      <w:r>
        <w:t xml:space="preserve"> Gödel</w:t>
      </w:r>
      <w:r>
        <w:t>、</w:t>
      </w:r>
      <w:r>
        <w:t>kube-scheduler</w:t>
      </w:r>
      <w:r>
        <w:t>、</w:t>
      </w:r>
      <w:r>
        <w:t xml:space="preserve">Volcano </w:t>
      </w:r>
      <w:r>
        <w:rPr>
          <w:rFonts w:hint="eastAsia"/>
        </w:rPr>
        <w:t>与</w:t>
      </w:r>
      <w:r>
        <w:t xml:space="preserve"> </w:t>
      </w:r>
      <w:r>
        <w:rPr>
          <w:rFonts w:hint="eastAsia"/>
        </w:rPr>
        <w:t>Koordinator</w:t>
      </w:r>
      <w:r>
        <w:rPr>
          <w:rFonts w:hint="eastAsia"/>
        </w:rPr>
        <w:t>。吞吐采用有效吞吐口径，即总工作量除以总完成时间，以免调度器空闲期的零值稀释结果。单实例场景下</w:t>
      </w:r>
      <w:r>
        <w:t xml:space="preserve"> ENO </w:t>
      </w:r>
      <w:r>
        <w:rPr>
          <w:rFonts w:hint="eastAsia"/>
        </w:rPr>
        <w:t>的有效吞吐同样领先其他基线：较</w:t>
      </w:r>
      <w:r>
        <w:t xml:space="preserve"> kube-scheduler </w:t>
      </w:r>
      <w:r>
        <w:rPr>
          <w:rFonts w:hint="eastAsia"/>
        </w:rPr>
        <w:t>高</w:t>
      </w:r>
      <w:r>
        <w:t xml:space="preserve"> </w:t>
      </w:r>
      <w:r>
        <w:rPr>
          <w:rFonts w:hint="eastAsia"/>
        </w:rPr>
        <w:t>2%~22%</w:t>
      </w:r>
      <w:r>
        <w:rPr>
          <w:rFonts w:hint="eastAsia"/>
        </w:rPr>
        <w:t>，较</w:t>
      </w:r>
      <w:r>
        <w:t xml:space="preserve"> Volcano </w:t>
      </w:r>
      <w:r>
        <w:rPr>
          <w:rFonts w:hint="eastAsia"/>
        </w:rPr>
        <w:t>与</w:t>
      </w:r>
      <w:r>
        <w:t xml:space="preserve"> Koordinator </w:t>
      </w:r>
      <w:r>
        <w:rPr>
          <w:rFonts w:hint="eastAsia"/>
        </w:rPr>
        <w:t>分别高约</w:t>
      </w:r>
      <w:r>
        <w:t xml:space="preserve"> 6 </w:t>
      </w:r>
      <w:r>
        <w:rPr>
          <w:rFonts w:hint="eastAsia"/>
        </w:rPr>
        <w:t>倍与</w:t>
      </w:r>
      <w:r>
        <w:t xml:space="preserve"> 12 </w:t>
      </w:r>
      <w:r>
        <w:rPr>
          <w:rFonts w:hint="eastAsia"/>
        </w:rPr>
        <w:t>倍以上。</w:t>
      </w:r>
      <w:r>
        <w:rPr>
          <w:rFonts w:hint="eastAsia"/>
        </w:rPr>
        <w:t>ENO</w:t>
      </w:r>
      <w:r>
        <w:t xml:space="preserve"> </w:t>
      </w:r>
      <w:r>
        <w:rPr>
          <w:rFonts w:hint="eastAsia"/>
        </w:rPr>
        <w:t>在</w:t>
      </w:r>
      <w:r>
        <w:t xml:space="preserve"> 16 </w:t>
      </w:r>
      <w:r>
        <w:rPr>
          <w:rFonts w:hint="eastAsia"/>
        </w:rPr>
        <w:t>个场景中</w:t>
      </w:r>
      <w:r>
        <w:t xml:space="preserve"> 14 </w:t>
      </w:r>
      <w:r>
        <w:rPr>
          <w:rFonts w:hint="eastAsia"/>
        </w:rPr>
        <w:t>个高于</w:t>
      </w:r>
      <w:r>
        <w:t xml:space="preserve"> Gödel</w:t>
      </w:r>
      <w:r>
        <w:t>、</w:t>
      </w:r>
      <w:r>
        <w:t xml:space="preserve">2 </w:t>
      </w:r>
      <w:r>
        <w:rPr>
          <w:rFonts w:hint="eastAsia"/>
        </w:rPr>
        <w:t>个持平（</w:t>
      </w:r>
      <w:r>
        <w:rPr>
          <w:rFonts w:hint="eastAsia"/>
        </w:rPr>
        <w:t>s1/w1</w:t>
      </w:r>
      <w:r>
        <w:t xml:space="preserve"> </w:t>
      </w:r>
      <w:r>
        <w:rPr>
          <w:rFonts w:hint="eastAsia"/>
        </w:rPr>
        <w:t>低负载与</w:t>
      </w:r>
      <w:r>
        <w:t xml:space="preserve"> s4/w7 </w:t>
      </w:r>
      <w:r>
        <w:rPr>
          <w:rFonts w:hint="eastAsia"/>
        </w:rPr>
        <w:t>非饱和场景），平均提升约</w:t>
      </w:r>
      <w:r>
        <w:t xml:space="preserve"> </w:t>
      </w:r>
      <w:r>
        <w:rPr>
          <w:rFonts w:hint="eastAsia"/>
        </w:rPr>
        <w:t>12%</w:t>
      </w:r>
      <w:r>
        <w:rPr>
          <w:rFonts w:hint="eastAsia"/>
        </w:rPr>
        <w:t>。延迟上的收益更直接：高负载与大规模场景下</w:t>
      </w:r>
      <w:r>
        <w:t xml:space="preserve"> ENO </w:t>
      </w:r>
      <w:r>
        <w:rPr>
          <w:rFonts w:hint="eastAsia"/>
        </w:rPr>
        <w:t>的</w:t>
      </w:r>
      <w:r>
        <w:t xml:space="preserve"> P99 </w:t>
      </w:r>
      <w:r>
        <w:rPr>
          <w:rFonts w:hint="eastAsia"/>
        </w:rPr>
        <w:t>调度延迟普遍低于</w:t>
      </w:r>
      <w:r>
        <w:t xml:space="preserve"> </w:t>
      </w:r>
      <w:r>
        <w:rPr>
          <w:rFonts w:hint="eastAsia"/>
        </w:rPr>
        <w:t>Gödel</w:t>
      </w:r>
      <w:r>
        <w:rPr>
          <w:rFonts w:hint="eastAsia"/>
        </w:rPr>
        <w:t>，其中</w:t>
      </w:r>
      <w:r>
        <w:t xml:space="preserve"> s2/w3 </w:t>
      </w:r>
      <w:r>
        <w:rPr>
          <w:rFonts w:hint="eastAsia"/>
        </w:rPr>
        <w:t>由</w:t>
      </w:r>
      <w:r>
        <w:t xml:space="preserve"> 23.5 s </w:t>
      </w:r>
      <w:r>
        <w:rPr>
          <w:rFonts w:hint="eastAsia"/>
        </w:rPr>
        <w:t>降至</w:t>
      </w:r>
      <w:r>
        <w:t xml:space="preserve"> 4.0 </w:t>
      </w:r>
      <w:r>
        <w:rPr>
          <w:rFonts w:hint="eastAsia"/>
        </w:rPr>
        <w:t>s</w:t>
      </w:r>
      <w:r>
        <w:rPr>
          <w:rFonts w:hint="eastAsia"/>
        </w:rPr>
        <w:t>。当实例数由</w:t>
      </w:r>
      <w:r>
        <w:t xml:space="preserve"> 1 </w:t>
      </w:r>
      <w:r>
        <w:rPr>
          <w:rFonts w:hint="eastAsia"/>
        </w:rPr>
        <w:t>增至</w:t>
      </w:r>
      <w:r>
        <w:t xml:space="preserve"> 3 </w:t>
      </w:r>
      <w:r>
        <w:rPr>
          <w:rFonts w:hint="eastAsia"/>
        </w:rPr>
        <w:t>时，两者的延迟都进入亚秒级、差距收窄，此时</w:t>
      </w:r>
      <w:r>
        <w:t xml:space="preserve"> ENO </w:t>
      </w:r>
      <w:r>
        <w:rPr>
          <w:rFonts w:hint="eastAsia"/>
        </w:rPr>
        <w:t>的有效吞吐提升</w:t>
      </w:r>
      <w:r>
        <w:t xml:space="preserve"> </w:t>
      </w:r>
      <w:r>
        <w:rPr>
          <w:rFonts w:hint="eastAsia"/>
        </w:rPr>
        <w:t>17.5%</w:t>
      </w:r>
      <w:r>
        <w:rPr>
          <w:rFonts w:hint="eastAsia"/>
        </w:rPr>
        <w:t>，</w:t>
      </w:r>
      <w:r>
        <w:rPr>
          <w:rFonts w:hint="eastAsia"/>
        </w:rPr>
        <w:t>Gödel</w:t>
      </w:r>
      <w:r>
        <w:t xml:space="preserve"> </w:t>
      </w:r>
      <w:r>
        <w:rPr>
          <w:rFonts w:hint="eastAsia"/>
        </w:rPr>
        <w:t>仅提升</w:t>
      </w:r>
      <w:r>
        <w:t xml:space="preserve"> 1.4%</w:t>
      </w:r>
      <w:r>
        <w:t>。</w:t>
      </w:r>
      <w:r>
        <w:t xml:space="preserve">Gang </w:t>
      </w:r>
      <w:r>
        <w:rPr>
          <w:rFonts w:hint="eastAsia"/>
        </w:rPr>
        <w:lastRenderedPageBreak/>
        <w:t>调度、极限负载与突发洪峰等场景下</w:t>
      </w:r>
      <w:r>
        <w:t xml:space="preserve"> ENO </w:t>
      </w:r>
      <w:r>
        <w:rPr>
          <w:rFonts w:hint="eastAsia"/>
        </w:rPr>
        <w:t>的完成速度也有提升，但幅度因场景而异；其中</w:t>
      </w:r>
      <w:r>
        <w:t xml:space="preserve"> Gang </w:t>
      </w:r>
      <w:r>
        <w:rPr>
          <w:rFonts w:hint="eastAsia"/>
        </w:rPr>
        <w:t>调度是唯一方向相反的负载，</w:t>
      </w:r>
      <w:r>
        <w:rPr>
          <w:rFonts w:hint="eastAsia"/>
        </w:rPr>
        <w:t>ENO</w:t>
      </w:r>
      <w:r>
        <w:t xml:space="preserve"> </w:t>
      </w:r>
      <w:r>
        <w:rPr>
          <w:rFonts w:hint="eastAsia"/>
        </w:rPr>
        <w:t>的完成时间更短而单</w:t>
      </w:r>
      <w:r>
        <w:t xml:space="preserve"> Pod </w:t>
      </w:r>
      <w:r>
        <w:rPr>
          <w:rFonts w:hint="eastAsia"/>
        </w:rPr>
        <w:t>尾延迟高于</w:t>
      </w:r>
      <w:r>
        <w:t xml:space="preserve"> </w:t>
      </w:r>
      <w:r>
        <w:rPr>
          <w:rFonts w:hint="eastAsia"/>
        </w:rPr>
        <w:t>Gödel</w:t>
      </w:r>
      <w:r>
        <w:rPr>
          <w:rFonts w:hint="eastAsia"/>
        </w:rPr>
        <w:t>，这与两种架构把哪一段等待计入调度延迟有关。</w:t>
      </w:r>
    </w:p>
    <w:p w14:paraId="47F47728" w14:textId="77777777" w:rsidR="00957881" w:rsidRDefault="00000000">
      <w:pPr>
        <w:pStyle w:val="BodyText"/>
      </w:pPr>
      <w:r>
        <w:rPr>
          <w:rFonts w:hint="eastAsia"/>
        </w:rPr>
        <w:t>关键词：</w:t>
      </w:r>
      <w:r>
        <w:rPr>
          <w:rFonts w:hint="eastAsia"/>
        </w:rPr>
        <w:t>Kubernetes</w:t>
      </w:r>
      <w:r>
        <w:t xml:space="preserve"> </w:t>
      </w:r>
      <w:r>
        <w:rPr>
          <w:rFonts w:hint="eastAsia"/>
        </w:rPr>
        <w:t>调度器，分布式调度，</w:t>
      </w:r>
      <w:r>
        <w:rPr>
          <w:rFonts w:hint="eastAsia"/>
        </w:rPr>
        <w:t>etcd</w:t>
      </w:r>
      <w:r>
        <w:t xml:space="preserve"> </w:t>
      </w:r>
      <w:r>
        <w:rPr>
          <w:rFonts w:hint="eastAsia"/>
        </w:rPr>
        <w:t>一致性，绑定容错，进程内绑定，大规模集群</w:t>
      </w:r>
    </w:p>
    <w:p w14:paraId="088C20A3" w14:textId="424DA885" w:rsidR="00957881" w:rsidRDefault="00034AD6">
      <w:pPr>
        <w:rPr>
          <w:rFonts w:hint="eastAsia"/>
        </w:rPr>
      </w:pPr>
      <w:del w:id="48" w:author="铜 高" w:date="2026-09-26T14:56:00Z" w16du:dateUtc="2026-09-26T06:56:00Z">
        <w:r>
          <w:pict w14:anchorId="6C9F38FD">
            <v:rect id="Horizontal Line 1" o:spid="_x0000_s1026" alt="" style="width:453.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del>
    </w:p>
    <w:p w14:paraId="02CCBE4C" w14:textId="77777777" w:rsidR="00957881" w:rsidRDefault="00000000">
      <w:r>
        <w:br w:type="page"/>
      </w:r>
    </w:p>
    <w:p w14:paraId="03AD1C1D" w14:textId="77777777" w:rsidR="00957881" w:rsidRDefault="00000000">
      <w:pPr>
        <w:pStyle w:val="Heading1"/>
        <w:spacing w:before="156" w:after="156"/>
      </w:pPr>
      <w:bookmarkStart w:id="49" w:name="_Toc241154052"/>
      <w:bookmarkStart w:id="50" w:name="abstract"/>
      <w:bookmarkEnd w:id="47"/>
      <w:r>
        <w:lastRenderedPageBreak/>
        <w:t>Abstract</w:t>
      </w:r>
      <w:bookmarkEnd w:id="49"/>
    </w:p>
    <w:p w14:paraId="0DA78C34" w14:textId="0B1ED015" w:rsidR="0035663B" w:rsidRPr="0035663B" w:rsidRDefault="0035663B" w:rsidP="000C1AE9">
      <w:pPr>
        <w:autoSpaceDE w:val="0"/>
        <w:autoSpaceDN w:val="0"/>
        <w:adjustRightInd w:val="0"/>
        <w:spacing w:line="360" w:lineRule="auto"/>
        <w:ind w:firstLineChars="200" w:firstLine="480"/>
        <w:jc w:val="left"/>
        <w:rPr>
          <w:ins w:id="51" w:author="铜 高" w:date="2026-09-26T14:41:00Z" w16du:dateUtc="2026-09-26T06:41:00Z"/>
          <w:rFonts w:ascii="Times New Roman" w:eastAsia="SimSun" w:hAnsi="Times New Roman" w:cs="Times New Roman"/>
          <w:kern w:val="0"/>
          <w:sz w:val="24"/>
          <w:szCs w:val="24"/>
          <w:lang w:val="en-CN"/>
          <w:rPrChange w:id="52" w:author="铜 高" w:date="2026-09-26T14:42:00Z" w16du:dateUtc="2026-09-26T06:42:00Z">
            <w:rPr>
              <w:ins w:id="53" w:author="铜 高" w:date="2026-09-26T14:41:00Z" w16du:dateUtc="2026-09-26T06:41:00Z"/>
              <w:rFonts w:ascii="AppleSystemUIFont" w:eastAsia="SimSun" w:hAnsi="AppleSystemUIFont" w:cs="AppleSystemUIFont"/>
              <w:kern w:val="0"/>
              <w:sz w:val="26"/>
              <w:szCs w:val="26"/>
            </w:rPr>
          </w:rPrChange>
        </w:rPr>
        <w:pPrChange w:id="54" w:author="铜 高" w:date="2026-09-26T14:43:00Z" w16du:dateUtc="2026-09-26T06:43:00Z">
          <w:pPr>
            <w:autoSpaceDE w:val="0"/>
            <w:autoSpaceDN w:val="0"/>
            <w:adjustRightInd w:val="0"/>
            <w:jc w:val="left"/>
          </w:pPr>
        </w:pPrChange>
      </w:pPr>
      <w:ins w:id="55" w:author="铜 高" w:date="2026-09-26T14:41:00Z" w16du:dateUtc="2026-09-26T06:41:00Z">
        <w:r w:rsidRPr="0035663B">
          <w:rPr>
            <w:rFonts w:ascii="Times New Roman" w:eastAsia="SimSun" w:hAnsi="Times New Roman" w:cs="Times New Roman"/>
            <w:kern w:val="0"/>
            <w:sz w:val="24"/>
            <w:szCs w:val="24"/>
            <w:lang w:val="en-CN"/>
            <w:rPrChange w:id="56" w:author="铜 高" w:date="2026-09-26T14:42:00Z" w16du:dateUtc="2026-09-26T06:42:00Z">
              <w:rPr>
                <w:rFonts w:ascii="AppleSystemUIFont" w:eastAsia="SimSun" w:hAnsi="AppleSystemUIFont" w:cs="AppleSystemUIFont"/>
                <w:kern w:val="0"/>
                <w:sz w:val="26"/>
                <w:szCs w:val="26"/>
              </w:rPr>
            </w:rPrChange>
          </w:rPr>
          <w:t xml:space="preserve">With the continued growth of cloud-native applications, Kubernetes cluster scheduling systems face two simultaneous challenges when serving very-large-scale workloads: constrained throughput capacity and weak fault tolerance in the binding phase. The single-instance serial architecture of the native kube-scheduler imposes a definite upper bound on scheduling throughput. </w:t>
        </w:r>
      </w:ins>
      <w:ins w:id="57" w:author="铜 高" w:date="2026-09-26T14:48:00Z" w16du:dateUtc="2026-09-26T06:48:00Z">
        <w:r w:rsidR="00166725">
          <w:rPr>
            <w:rFonts w:ascii="AppleSystemUIFont" w:eastAsia="SimSun" w:hAnsi="AppleSystemUIFont" w:cs="AppleSystemUIFont"/>
            <w:kern w:val="0"/>
            <w:sz w:val="26"/>
            <w:szCs w:val="26"/>
          </w:rPr>
          <w:t>E</w:t>
        </w:r>
        <w:r w:rsidR="00166725" w:rsidRPr="00166725">
          <w:rPr>
            <w:rFonts w:ascii="Times New Roman" w:eastAsia="SimSun" w:hAnsi="Times New Roman" w:cs="Times New Roman"/>
            <w:kern w:val="0"/>
            <w:sz w:val="24"/>
            <w:szCs w:val="24"/>
            <w:lang w:val="en-CN"/>
            <w:rPrChange w:id="58" w:author="铜 高" w:date="2026-09-26T14:49:00Z" w16du:dateUtc="2026-09-26T06:49:00Z">
              <w:rPr>
                <w:rFonts w:ascii="AppleSystemUIFont" w:eastAsia="SimSun" w:hAnsi="AppleSystemUIFont" w:cs="AppleSystemUIFont"/>
                <w:kern w:val="0"/>
                <w:sz w:val="26"/>
                <w:szCs w:val="26"/>
              </w:rPr>
            </w:rPrChange>
          </w:rPr>
          <w:t xml:space="preserve">xisting distributed scheduling </w:t>
        </w:r>
      </w:ins>
      <w:ins w:id="59" w:author="铜 高" w:date="2026-09-26T14:49:00Z" w16du:dateUtc="2026-09-26T06:49:00Z">
        <w:r w:rsidR="0015037C">
          <w:rPr>
            <w:rFonts w:ascii="Times New Roman" w:eastAsia="SimSun" w:hAnsi="Times New Roman" w:cs="Times New Roman"/>
            <w:kern w:val="0"/>
            <w:sz w:val="24"/>
            <w:szCs w:val="24"/>
            <w:lang w:val="en-CN"/>
          </w:rPr>
          <w:t xml:space="preserve">schemes </w:t>
        </w:r>
      </w:ins>
      <w:ins w:id="60" w:author="铜 高" w:date="2026-09-26T14:41:00Z" w16du:dateUtc="2026-09-26T06:41:00Z">
        <w:r w:rsidRPr="0035663B">
          <w:rPr>
            <w:rFonts w:ascii="Times New Roman" w:eastAsia="SimSun" w:hAnsi="Times New Roman" w:cs="Times New Roman" w:hint="eastAsia"/>
            <w:kern w:val="0"/>
            <w:sz w:val="24"/>
            <w:szCs w:val="24"/>
            <w:lang w:val="en-CN"/>
            <w:rPrChange w:id="61" w:author="铜 高" w:date="2026-09-26T14:42:00Z" w16du:dateUtc="2026-09-26T06:42:00Z">
              <w:rPr>
                <w:rFonts w:ascii="AppleSystemUIFont" w:eastAsia="SimSun" w:hAnsi="AppleSystemUIFont" w:cs="AppleSystemUIFont"/>
                <w:kern w:val="0"/>
                <w:sz w:val="26"/>
                <w:szCs w:val="26"/>
              </w:rPr>
            </w:rPrChange>
          </w:rPr>
          <w:t>a</w:t>
        </w:r>
        <w:r w:rsidRPr="0035663B">
          <w:rPr>
            <w:rFonts w:ascii="Times New Roman" w:eastAsia="SimSun" w:hAnsi="Times New Roman" w:cs="Times New Roman"/>
            <w:kern w:val="0"/>
            <w:sz w:val="24"/>
            <w:szCs w:val="24"/>
            <w:lang w:val="en-CN"/>
            <w:rPrChange w:id="62" w:author="铜 高" w:date="2026-09-26T14:42:00Z" w16du:dateUtc="2026-09-26T06:42:00Z">
              <w:rPr>
                <w:rFonts w:ascii="AppleSystemUIFont" w:eastAsia="SimSun" w:hAnsi="AppleSystemUIFont" w:cs="AppleSystemUIFont"/>
                <w:kern w:val="0"/>
                <w:sz w:val="26"/>
                <w:szCs w:val="26"/>
              </w:rPr>
            </w:rPrChange>
          </w:rPr>
          <w:t>chieve concurrent multi-instance scheduling through multi-layer decoupled architectures, but their independently deployed binding components reintroduce cross-process communication overhead and a serialization bottleneck. In partitioned-scheduling scenarios, meanwhile, anomalies such as node-ownership drift, transient Bind API failures, and exhaustion of local retries are not covered by any systematic fault-tolerance treatment, and once triggered may violate the core consistency constraint that every distributed scheduler must uphold — "each Pod is bound to at most one node".</w:t>
        </w:r>
      </w:ins>
    </w:p>
    <w:p w14:paraId="6FBA6F58" w14:textId="77777777" w:rsidR="0035663B" w:rsidRPr="0035663B" w:rsidRDefault="0035663B" w:rsidP="0035663B">
      <w:pPr>
        <w:autoSpaceDE w:val="0"/>
        <w:autoSpaceDN w:val="0"/>
        <w:adjustRightInd w:val="0"/>
        <w:jc w:val="left"/>
        <w:rPr>
          <w:ins w:id="63" w:author="铜 高" w:date="2026-09-26T14:41:00Z" w16du:dateUtc="2026-09-26T06:41:00Z"/>
          <w:rFonts w:ascii="Times New Roman" w:eastAsia="SimSun" w:hAnsi="Times New Roman" w:cs="Times New Roman"/>
          <w:kern w:val="0"/>
          <w:sz w:val="24"/>
          <w:szCs w:val="24"/>
          <w:lang w:val="en-CN"/>
          <w:rPrChange w:id="64" w:author="铜 高" w:date="2026-09-26T14:42:00Z" w16du:dateUtc="2026-09-26T06:42:00Z">
            <w:rPr>
              <w:ins w:id="65" w:author="铜 高" w:date="2026-09-26T14:41:00Z" w16du:dateUtc="2026-09-26T06:41:00Z"/>
              <w:rFonts w:ascii="AppleSystemUIFont" w:eastAsia="SimSun" w:hAnsi="AppleSystemUIFont" w:cs="AppleSystemUIFont"/>
              <w:kern w:val="0"/>
              <w:sz w:val="26"/>
              <w:szCs w:val="26"/>
            </w:rPr>
          </w:rPrChange>
        </w:rPr>
      </w:pPr>
    </w:p>
    <w:p w14:paraId="5E4E759C" w14:textId="77777777" w:rsidR="0035663B" w:rsidRPr="0035663B" w:rsidRDefault="0035663B" w:rsidP="000C1AE9">
      <w:pPr>
        <w:autoSpaceDE w:val="0"/>
        <w:autoSpaceDN w:val="0"/>
        <w:adjustRightInd w:val="0"/>
        <w:spacing w:line="360" w:lineRule="auto"/>
        <w:ind w:firstLineChars="200" w:firstLine="480"/>
        <w:jc w:val="left"/>
        <w:rPr>
          <w:ins w:id="66" w:author="铜 高" w:date="2026-09-26T14:41:00Z" w16du:dateUtc="2026-09-26T06:41:00Z"/>
          <w:rFonts w:ascii="Times New Roman" w:eastAsia="SimSun" w:hAnsi="Times New Roman" w:cs="Times New Roman"/>
          <w:kern w:val="0"/>
          <w:sz w:val="24"/>
          <w:szCs w:val="24"/>
          <w:lang w:val="en-CN"/>
          <w:rPrChange w:id="67" w:author="铜 高" w:date="2026-09-26T14:42:00Z" w16du:dateUtc="2026-09-26T06:42:00Z">
            <w:rPr>
              <w:ins w:id="68" w:author="铜 高" w:date="2026-09-26T14:41:00Z" w16du:dateUtc="2026-09-26T06:41:00Z"/>
              <w:rFonts w:ascii="AppleSystemUIFont" w:eastAsia="SimSun" w:hAnsi="AppleSystemUIFont" w:cs="AppleSystemUIFont"/>
              <w:kern w:val="0"/>
              <w:sz w:val="26"/>
              <w:szCs w:val="26"/>
            </w:rPr>
          </w:rPrChange>
        </w:rPr>
        <w:pPrChange w:id="69" w:author="铜 高" w:date="2026-09-26T14:44:00Z" w16du:dateUtc="2026-09-26T06:44:00Z">
          <w:pPr>
            <w:autoSpaceDE w:val="0"/>
            <w:autoSpaceDN w:val="0"/>
            <w:adjustRightInd w:val="0"/>
            <w:jc w:val="left"/>
          </w:pPr>
        </w:pPrChange>
      </w:pPr>
      <w:ins w:id="70" w:author="铜 高" w:date="2026-09-26T14:41:00Z" w16du:dateUtc="2026-09-26T06:41:00Z">
        <w:r w:rsidRPr="0035663B">
          <w:rPr>
            <w:rFonts w:ascii="Times New Roman" w:eastAsia="SimSun" w:hAnsi="Times New Roman" w:cs="Times New Roman"/>
            <w:kern w:val="0"/>
            <w:sz w:val="24"/>
            <w:szCs w:val="24"/>
            <w:lang w:val="en-CN"/>
            <w:rPrChange w:id="71" w:author="铜 高" w:date="2026-09-26T14:42:00Z" w16du:dateUtc="2026-09-26T06:42:00Z">
              <w:rPr>
                <w:rFonts w:ascii="AppleSystemUIFont" w:eastAsia="SimSun" w:hAnsi="AppleSystemUIFont" w:cs="AppleSystemUIFont"/>
                <w:kern w:val="0"/>
                <w:sz w:val="26"/>
                <w:szCs w:val="26"/>
              </w:rPr>
            </w:rPrChange>
          </w:rPr>
          <w:t>This thesis addresses the two problems above with corresponding innovations at the architectural and mechanism levels, respectively.</w:t>
        </w:r>
      </w:ins>
    </w:p>
    <w:p w14:paraId="0302B811" w14:textId="77777777" w:rsidR="0035663B" w:rsidRPr="0035663B" w:rsidRDefault="0035663B" w:rsidP="0035663B">
      <w:pPr>
        <w:autoSpaceDE w:val="0"/>
        <w:autoSpaceDN w:val="0"/>
        <w:adjustRightInd w:val="0"/>
        <w:jc w:val="left"/>
        <w:rPr>
          <w:ins w:id="72" w:author="铜 高" w:date="2026-09-26T14:41:00Z" w16du:dateUtc="2026-09-26T06:41:00Z"/>
          <w:rFonts w:ascii="Times New Roman" w:eastAsia="SimSun" w:hAnsi="Times New Roman" w:cs="Times New Roman"/>
          <w:kern w:val="0"/>
          <w:sz w:val="24"/>
          <w:szCs w:val="24"/>
          <w:lang w:val="en-CN"/>
          <w:rPrChange w:id="73" w:author="铜 高" w:date="2026-09-26T14:42:00Z" w16du:dateUtc="2026-09-26T06:42:00Z">
            <w:rPr>
              <w:ins w:id="74" w:author="铜 高" w:date="2026-09-26T14:41:00Z" w16du:dateUtc="2026-09-26T06:41:00Z"/>
              <w:rFonts w:ascii="AppleSystemUIFont" w:eastAsia="SimSun" w:hAnsi="AppleSystemUIFont" w:cs="AppleSystemUIFont"/>
              <w:kern w:val="0"/>
              <w:sz w:val="26"/>
              <w:szCs w:val="26"/>
            </w:rPr>
          </w:rPrChange>
        </w:rPr>
      </w:pPr>
    </w:p>
    <w:p w14:paraId="1A5C2837" w14:textId="77777777" w:rsidR="0035663B" w:rsidRPr="0035663B" w:rsidRDefault="0035663B" w:rsidP="000C1AE9">
      <w:pPr>
        <w:autoSpaceDE w:val="0"/>
        <w:autoSpaceDN w:val="0"/>
        <w:adjustRightInd w:val="0"/>
        <w:spacing w:line="360" w:lineRule="auto"/>
        <w:ind w:firstLineChars="200" w:firstLine="480"/>
        <w:jc w:val="left"/>
        <w:rPr>
          <w:ins w:id="75" w:author="铜 高" w:date="2026-09-26T14:41:00Z" w16du:dateUtc="2026-09-26T06:41:00Z"/>
          <w:rFonts w:ascii="Times New Roman" w:eastAsia="SimSun" w:hAnsi="Times New Roman" w:cs="Times New Roman"/>
          <w:kern w:val="0"/>
          <w:sz w:val="24"/>
          <w:szCs w:val="24"/>
          <w:lang w:val="en-CN"/>
          <w:rPrChange w:id="76" w:author="铜 高" w:date="2026-09-26T14:42:00Z" w16du:dateUtc="2026-09-26T06:42:00Z">
            <w:rPr>
              <w:ins w:id="77" w:author="铜 高" w:date="2026-09-26T14:41:00Z" w16du:dateUtc="2026-09-26T06:41:00Z"/>
              <w:rFonts w:ascii="AppleSystemUIFont" w:eastAsia="SimSun" w:hAnsi="AppleSystemUIFont" w:cs="AppleSystemUIFont"/>
              <w:kern w:val="0"/>
              <w:sz w:val="26"/>
              <w:szCs w:val="26"/>
            </w:rPr>
          </w:rPrChange>
        </w:rPr>
        <w:pPrChange w:id="78" w:author="铜 高" w:date="2026-09-26T14:44:00Z" w16du:dateUtc="2026-09-26T06:44:00Z">
          <w:pPr>
            <w:autoSpaceDE w:val="0"/>
            <w:autoSpaceDN w:val="0"/>
            <w:adjustRightInd w:val="0"/>
            <w:jc w:val="left"/>
          </w:pPr>
        </w:pPrChange>
      </w:pPr>
      <w:ins w:id="79" w:author="铜 高" w:date="2026-09-26T14:41:00Z" w16du:dateUtc="2026-09-26T06:41:00Z">
        <w:r w:rsidRPr="0035663B">
          <w:rPr>
            <w:rFonts w:ascii="Times New Roman" w:eastAsia="SimSun" w:hAnsi="Times New Roman" w:cs="Times New Roman"/>
            <w:kern w:val="0"/>
            <w:sz w:val="24"/>
            <w:szCs w:val="24"/>
            <w:lang w:val="en-CN"/>
            <w:rPrChange w:id="80" w:author="铜 高" w:date="2026-09-26T14:42:00Z" w16du:dateUtc="2026-09-26T06:42:00Z">
              <w:rPr>
                <w:rFonts w:ascii="AppleSystemUIFont" w:eastAsia="SimSun" w:hAnsi="AppleSystemUIFont" w:cs="AppleSystemUIFont"/>
                <w:kern w:val="0"/>
                <w:sz w:val="26"/>
                <w:szCs w:val="26"/>
              </w:rPr>
            </w:rPrChange>
          </w:rPr>
          <w:t>At the architectural level, this thesis proposes ENO — a distributed scheduling architecture with a single Dispatcher and multiple independent Schedulers. It builds a dispatch–execution-decoupled collaboration model that co-locates the Binder's binding execution path with the Scheduler decision instance, thereby eliminating cross-component gRPC/Informer event passing and serialization overhead. In addition, a CacheAdapter shared-cache adaptation layer is designed and implemented so that the Scheduler and the in-process Binder share the same SchedulerCache memory instance by object reference, achieving zero-copy, zero-synchronization-latency state reuse.</w:t>
        </w:r>
      </w:ins>
    </w:p>
    <w:p w14:paraId="5C7F76C2" w14:textId="77777777" w:rsidR="0035663B" w:rsidRPr="0035663B" w:rsidRDefault="0035663B" w:rsidP="0035663B">
      <w:pPr>
        <w:autoSpaceDE w:val="0"/>
        <w:autoSpaceDN w:val="0"/>
        <w:adjustRightInd w:val="0"/>
        <w:jc w:val="left"/>
        <w:rPr>
          <w:ins w:id="81" w:author="铜 高" w:date="2026-09-26T14:41:00Z" w16du:dateUtc="2026-09-26T06:41:00Z"/>
          <w:rFonts w:ascii="Times New Roman" w:eastAsia="SimSun" w:hAnsi="Times New Roman" w:cs="Times New Roman"/>
          <w:kern w:val="0"/>
          <w:sz w:val="24"/>
          <w:szCs w:val="24"/>
          <w:lang w:val="en-CN"/>
          <w:rPrChange w:id="82" w:author="铜 高" w:date="2026-09-26T14:42:00Z" w16du:dateUtc="2026-09-26T06:42:00Z">
            <w:rPr>
              <w:ins w:id="83" w:author="铜 高" w:date="2026-09-26T14:41:00Z" w16du:dateUtc="2026-09-26T06:41:00Z"/>
              <w:rFonts w:ascii="AppleSystemUIFont" w:eastAsia="SimSun" w:hAnsi="AppleSystemUIFont" w:cs="AppleSystemUIFont"/>
              <w:kern w:val="0"/>
              <w:sz w:val="26"/>
              <w:szCs w:val="26"/>
            </w:rPr>
          </w:rPrChange>
        </w:rPr>
      </w:pPr>
    </w:p>
    <w:p w14:paraId="20FBEAD6" w14:textId="77777777" w:rsidR="0035663B" w:rsidRPr="0035663B" w:rsidRDefault="0035663B" w:rsidP="000C1AE9">
      <w:pPr>
        <w:autoSpaceDE w:val="0"/>
        <w:autoSpaceDN w:val="0"/>
        <w:adjustRightInd w:val="0"/>
        <w:spacing w:line="360" w:lineRule="auto"/>
        <w:ind w:firstLineChars="200" w:firstLine="480"/>
        <w:jc w:val="left"/>
        <w:rPr>
          <w:ins w:id="84" w:author="铜 高" w:date="2026-09-26T14:41:00Z" w16du:dateUtc="2026-09-26T06:41:00Z"/>
          <w:rFonts w:ascii="Times New Roman" w:eastAsia="SimSun" w:hAnsi="Times New Roman" w:cs="Times New Roman"/>
          <w:kern w:val="0"/>
          <w:sz w:val="24"/>
          <w:szCs w:val="24"/>
          <w:lang w:val="en-CN"/>
          <w:rPrChange w:id="85" w:author="铜 高" w:date="2026-09-26T14:42:00Z" w16du:dateUtc="2026-09-26T06:42:00Z">
            <w:rPr>
              <w:ins w:id="86" w:author="铜 高" w:date="2026-09-26T14:41:00Z" w16du:dateUtc="2026-09-26T06:41:00Z"/>
              <w:rFonts w:ascii="AppleSystemUIFont" w:eastAsia="SimSun" w:hAnsi="AppleSystemUIFont" w:cs="AppleSystemUIFont"/>
              <w:kern w:val="0"/>
              <w:sz w:val="26"/>
              <w:szCs w:val="26"/>
            </w:rPr>
          </w:rPrChange>
        </w:rPr>
        <w:pPrChange w:id="87" w:author="铜 高" w:date="2026-09-26T14:44:00Z" w16du:dateUtc="2026-09-26T06:44:00Z">
          <w:pPr>
            <w:autoSpaceDE w:val="0"/>
            <w:autoSpaceDN w:val="0"/>
            <w:adjustRightInd w:val="0"/>
            <w:jc w:val="left"/>
          </w:pPr>
        </w:pPrChange>
      </w:pPr>
      <w:ins w:id="88" w:author="铜 高" w:date="2026-09-26T14:41:00Z" w16du:dateUtc="2026-09-26T06:41:00Z">
        <w:r w:rsidRPr="0035663B">
          <w:rPr>
            <w:rFonts w:ascii="Times New Roman" w:eastAsia="SimSun" w:hAnsi="Times New Roman" w:cs="Times New Roman"/>
            <w:kern w:val="0"/>
            <w:sz w:val="24"/>
            <w:szCs w:val="24"/>
            <w:lang w:val="en-CN"/>
            <w:rPrChange w:id="89" w:author="铜 高" w:date="2026-09-26T14:42:00Z" w16du:dateUtc="2026-09-26T06:42:00Z">
              <w:rPr>
                <w:rFonts w:ascii="AppleSystemUIFont" w:eastAsia="SimSun" w:hAnsi="AppleSystemUIFont" w:cs="AppleSystemUIFont"/>
                <w:kern w:val="0"/>
                <w:sz w:val="26"/>
                <w:szCs w:val="26"/>
              </w:rPr>
            </w:rPrChange>
          </w:rPr>
          <w:t xml:space="preserve">At the mechanism level, this thesis proposes an etcd-semantics-based layered binding fault-tolerance strategy. It constructs a four-layer structured fault-tolerance chain — node-partition validation (Layer 0, prevention), synchronous exponential-backoff retry (Layer 1, immediate recovery), an asynchronous Reconciler queue (Layer 2, background recovery), and </w:t>
        </w:r>
        <w:r w:rsidRPr="0035663B">
          <w:rPr>
            <w:rFonts w:ascii="Times New Roman" w:eastAsia="SimSun" w:hAnsi="Times New Roman" w:cs="Times New Roman"/>
            <w:kern w:val="0"/>
            <w:sz w:val="24"/>
            <w:szCs w:val="24"/>
            <w:lang w:val="en-CN"/>
            <w:rPrChange w:id="90" w:author="铜 高" w:date="2026-09-26T14:42:00Z" w16du:dateUtc="2026-09-26T06:42:00Z">
              <w:rPr>
                <w:rFonts w:ascii="AppleSystemUIFont" w:eastAsia="SimSun" w:hAnsi="AppleSystemUIFont" w:cs="AppleSystemUIFont"/>
                <w:kern w:val="0"/>
                <w:sz w:val="26"/>
                <w:szCs w:val="26"/>
              </w:rPr>
            </w:rPrChange>
          </w:rPr>
          <w:lastRenderedPageBreak/>
          <w:t>Dispatcher cross-Scheduler-instance fallback (Layer 3, global recovery) — and gives the proof outline (P1–P4) of the core consistency constraint "each Pod is bound to at most one node".</w:t>
        </w:r>
      </w:ins>
    </w:p>
    <w:p w14:paraId="7B6CDEF8" w14:textId="77777777" w:rsidR="0035663B" w:rsidRPr="0035663B" w:rsidRDefault="0035663B" w:rsidP="0035663B">
      <w:pPr>
        <w:autoSpaceDE w:val="0"/>
        <w:autoSpaceDN w:val="0"/>
        <w:adjustRightInd w:val="0"/>
        <w:jc w:val="left"/>
        <w:rPr>
          <w:ins w:id="91" w:author="铜 高" w:date="2026-09-26T14:41:00Z" w16du:dateUtc="2026-09-26T06:41:00Z"/>
          <w:rFonts w:ascii="Times New Roman" w:eastAsia="SimSun" w:hAnsi="Times New Roman" w:cs="Times New Roman"/>
          <w:kern w:val="0"/>
          <w:sz w:val="24"/>
          <w:szCs w:val="24"/>
          <w:lang w:val="en-CN"/>
          <w:rPrChange w:id="92" w:author="铜 高" w:date="2026-09-26T14:42:00Z" w16du:dateUtc="2026-09-26T06:42:00Z">
            <w:rPr>
              <w:ins w:id="93" w:author="铜 高" w:date="2026-09-26T14:41:00Z" w16du:dateUtc="2026-09-26T06:41:00Z"/>
              <w:rFonts w:ascii="AppleSystemUIFont" w:eastAsia="SimSun" w:hAnsi="AppleSystemUIFont" w:cs="AppleSystemUIFont"/>
              <w:kern w:val="0"/>
              <w:sz w:val="26"/>
              <w:szCs w:val="26"/>
            </w:rPr>
          </w:rPrChange>
        </w:rPr>
      </w:pPr>
    </w:p>
    <w:p w14:paraId="1AB2B806" w14:textId="77777777" w:rsidR="0035663B" w:rsidRPr="0035663B" w:rsidRDefault="0035663B" w:rsidP="000C1AE9">
      <w:pPr>
        <w:autoSpaceDE w:val="0"/>
        <w:autoSpaceDN w:val="0"/>
        <w:adjustRightInd w:val="0"/>
        <w:spacing w:line="360" w:lineRule="auto"/>
        <w:ind w:firstLineChars="200" w:firstLine="480"/>
        <w:jc w:val="left"/>
        <w:rPr>
          <w:ins w:id="94" w:author="铜 高" w:date="2026-09-26T14:41:00Z" w16du:dateUtc="2026-09-26T06:41:00Z"/>
          <w:rFonts w:ascii="Times New Roman" w:eastAsia="SimSun" w:hAnsi="Times New Roman" w:cs="Times New Roman"/>
          <w:kern w:val="0"/>
          <w:sz w:val="24"/>
          <w:szCs w:val="24"/>
          <w:lang w:val="en-CN"/>
          <w:rPrChange w:id="95" w:author="铜 高" w:date="2026-09-26T14:42:00Z" w16du:dateUtc="2026-09-26T06:42:00Z">
            <w:rPr>
              <w:ins w:id="96" w:author="铜 高" w:date="2026-09-26T14:41:00Z" w16du:dateUtc="2026-09-26T06:41:00Z"/>
              <w:rFonts w:ascii="AppleSystemUIFont" w:eastAsia="SimSun" w:hAnsi="AppleSystemUIFont" w:cs="AppleSystemUIFont"/>
              <w:kern w:val="0"/>
              <w:sz w:val="26"/>
              <w:szCs w:val="26"/>
            </w:rPr>
          </w:rPrChange>
        </w:rPr>
        <w:pPrChange w:id="97" w:author="铜 高" w:date="2026-09-26T14:44:00Z" w16du:dateUtc="2026-09-26T06:44:00Z">
          <w:pPr>
            <w:autoSpaceDE w:val="0"/>
            <w:autoSpaceDN w:val="0"/>
            <w:adjustRightInd w:val="0"/>
            <w:jc w:val="left"/>
          </w:pPr>
        </w:pPrChange>
      </w:pPr>
      <w:ins w:id="98" w:author="铜 高" w:date="2026-09-26T14:41:00Z" w16du:dateUtc="2026-09-26T06:41:00Z">
        <w:r w:rsidRPr="0035663B">
          <w:rPr>
            <w:rFonts w:ascii="Times New Roman" w:eastAsia="SimSun" w:hAnsi="Times New Roman" w:cs="Times New Roman"/>
            <w:kern w:val="0"/>
            <w:sz w:val="24"/>
            <w:szCs w:val="24"/>
            <w:lang w:val="en-CN"/>
            <w:rPrChange w:id="99" w:author="铜 高" w:date="2026-09-26T14:42:00Z" w16du:dateUtc="2026-09-26T06:42:00Z">
              <w:rPr>
                <w:rFonts w:ascii="AppleSystemUIFont" w:eastAsia="SimSun" w:hAnsi="AppleSystemUIFont" w:cs="AppleSystemUIFont"/>
                <w:kern w:val="0"/>
                <w:sz w:val="26"/>
                <w:szCs w:val="26"/>
              </w:rPr>
            </w:rPrChange>
          </w:rPr>
          <w:t>Evaluation is carried out on KWOK-simulated clusters, covering 100 to 10,000 nodes, seven workload classes, and two instance configurations (1 and 3 instances), for a total of 16 comparison scenarios, with baselines including Gödel, kube-scheduler, Volcano, and Koordinator. Throughput is measured under the effective-throughput convention — total workload divided by total completion time — so that zero-valued idle periods do not dilute the result. In the single-instance case, ENO's effective throughput also leads all other baselines: 2%–22% higher than kube-scheduler, and roughly 6× and 12× higher than Volcano and Koordinator respectively. ENO exceeds Gödel in 14 of the 16 scenarios and ties in the remaining 2 (the low-load s1/w1 and the non-saturating s4/w7), with an average improvement of about 12%. The latency gains are more direct: under high-load and large-scale scenarios, ENO's P99 scheduling latency is consistently lower than Gödel's — in s2/w3 it drops from 23.5 s to 4.0 s. When the instance count is raised from 1 to 3, both schedulers' latencies enter the sub-second regime and the gap narrows; at this point ENO's effective throughput improves by 17.5% while Gödel's improves by only 1.4%. Under gang scheduling, extreme load, and burst-flood scenarios ENO also finishes faster, but the magnitude varies by scenario; gang scheduling is the only workload where the two metrics point in opposite directions — ENO finishes sooner while its per-Pod tail latency is higher than Gödel's, which reflects which segment of waiting each architecture counts as scheduling latency.</w:t>
        </w:r>
      </w:ins>
    </w:p>
    <w:p w14:paraId="554A6F42" w14:textId="77777777" w:rsidR="0035663B" w:rsidRPr="0035663B" w:rsidRDefault="0035663B" w:rsidP="0035663B">
      <w:pPr>
        <w:autoSpaceDE w:val="0"/>
        <w:autoSpaceDN w:val="0"/>
        <w:adjustRightInd w:val="0"/>
        <w:jc w:val="left"/>
        <w:rPr>
          <w:ins w:id="100" w:author="铜 高" w:date="2026-09-26T14:41:00Z" w16du:dateUtc="2026-09-26T06:41:00Z"/>
          <w:rFonts w:ascii="Times New Roman" w:eastAsia="SimSun" w:hAnsi="Times New Roman" w:cs="Times New Roman"/>
          <w:kern w:val="0"/>
          <w:sz w:val="24"/>
          <w:szCs w:val="24"/>
          <w:lang w:val="en-CN"/>
          <w:rPrChange w:id="101" w:author="铜 高" w:date="2026-09-26T14:42:00Z" w16du:dateUtc="2026-09-26T06:42:00Z">
            <w:rPr>
              <w:ins w:id="102" w:author="铜 高" w:date="2026-09-26T14:41:00Z" w16du:dateUtc="2026-09-26T06:41:00Z"/>
              <w:rFonts w:ascii="AppleSystemUIFont" w:eastAsia="SimSun" w:hAnsi="AppleSystemUIFont" w:cs="AppleSystemUIFont"/>
              <w:kern w:val="0"/>
              <w:sz w:val="26"/>
              <w:szCs w:val="26"/>
            </w:rPr>
          </w:rPrChange>
        </w:rPr>
      </w:pPr>
    </w:p>
    <w:p w14:paraId="19777FA4" w14:textId="7408D706" w:rsidR="0035663B" w:rsidRPr="009B16DA" w:rsidRDefault="0035663B" w:rsidP="009B16DA">
      <w:pPr>
        <w:autoSpaceDE w:val="0"/>
        <w:autoSpaceDN w:val="0"/>
        <w:adjustRightInd w:val="0"/>
        <w:jc w:val="left"/>
        <w:rPr>
          <w:ins w:id="103" w:author="铜 高" w:date="2026-09-26T14:40:00Z" w16du:dateUtc="2026-09-26T06:40:00Z"/>
          <w:rFonts w:ascii="Times New Roman" w:eastAsia="SimSun" w:hAnsi="Times New Roman" w:cs="Times New Roman" w:hint="eastAsia"/>
          <w:kern w:val="0"/>
          <w:sz w:val="24"/>
          <w:szCs w:val="24"/>
          <w:lang w:val="en-CN"/>
          <w:rPrChange w:id="104" w:author="铜 高" w:date="2026-09-26T14:44:00Z" w16du:dateUtc="2026-09-26T06:44:00Z">
            <w:rPr>
              <w:ins w:id="105" w:author="铜 高" w:date="2026-09-26T14:40:00Z" w16du:dateUtc="2026-09-26T06:40:00Z"/>
              <w:rFonts w:hint="eastAsia"/>
            </w:rPr>
          </w:rPrChange>
        </w:rPr>
        <w:pPrChange w:id="106" w:author="铜 高" w:date="2026-09-26T14:44:00Z" w16du:dateUtc="2026-09-26T06:44:00Z">
          <w:pPr>
            <w:pStyle w:val="FirstParagraph"/>
            <w:ind w:firstLine="520"/>
          </w:pPr>
        </w:pPrChange>
      </w:pPr>
      <w:ins w:id="107" w:author="铜 高" w:date="2026-09-26T14:41:00Z" w16du:dateUtc="2026-09-26T06:41:00Z">
        <w:r w:rsidRPr="0035663B">
          <w:rPr>
            <w:rFonts w:ascii="Times New Roman" w:eastAsia="SimSun" w:hAnsi="Times New Roman" w:cs="Times New Roman"/>
            <w:kern w:val="0"/>
            <w:sz w:val="24"/>
            <w:szCs w:val="24"/>
            <w:lang w:val="en-CN"/>
            <w:rPrChange w:id="108" w:author="铜 高" w:date="2026-09-26T14:42:00Z" w16du:dateUtc="2026-09-26T06:42:00Z">
              <w:rPr>
                <w:rFonts w:ascii="AppleSystemUIFont" w:hAnsi="AppleSystemUIFont" w:cs="AppleSystemUIFont"/>
                <w:sz w:val="26"/>
                <w:szCs w:val="26"/>
              </w:rPr>
            </w:rPrChange>
          </w:rPr>
          <w:t>Keywords: Kubernetes scheduler; distributed scheduling; etcd consistency; binding fault tolerance; in-process binding; large-scale cluster</w:t>
        </w:r>
      </w:ins>
    </w:p>
    <w:p w14:paraId="231C485A" w14:textId="77C1BBFE" w:rsidR="00957881" w:rsidDel="000C1AE9" w:rsidRDefault="00000000" w:rsidP="000C1AE9">
      <w:pPr>
        <w:pStyle w:val="FirstParagraph"/>
        <w:rPr>
          <w:del w:id="109" w:author="铜 高" w:date="2026-09-26T14:43:00Z" w16du:dateUtc="2026-09-26T06:43:00Z"/>
        </w:rPr>
      </w:pPr>
      <w:del w:id="110" w:author="铜 高" w:date="2026-09-26T14:43:00Z" w16du:dateUtc="2026-09-26T06:43:00Z">
        <w:r w:rsidDel="000C1AE9">
          <w:delText>With the continuous growth of cloud-native workloads, Kubernetes cluster scheduling systems face two challenges when supporting very large clusters: limited scheduling throughput and weak fault tolerance in the binding phase. The single-instance serial architecture of the native kube-scheduler imposes a hard upper bound on scheduling throughput. Existing distributed scheduling schemes achieve concurrent multi-instance scheduling through multi-layer decoupled architectures, yet their independently deployed binding components reintroduce cross-process communication overhead and serialization bottlenecks. Meanwhile, in partition-based scheduling scenarios, anomalies such as node ownership drift, transient Bind API failures, and exhausted local retries lack structured fault-tolerance guarantees, threatening the core consistency invariant of distributed schedulers — that each Pod is bound to at most one node.</w:delText>
        </w:r>
      </w:del>
    </w:p>
    <w:p w14:paraId="0F105792" w14:textId="710B009F" w:rsidR="00957881" w:rsidDel="000C1AE9" w:rsidRDefault="00000000">
      <w:pPr>
        <w:pStyle w:val="BodyText"/>
        <w:rPr>
          <w:del w:id="111" w:author="铜 高" w:date="2026-09-26T14:43:00Z" w16du:dateUtc="2026-09-26T06:43:00Z"/>
        </w:rPr>
      </w:pPr>
      <w:del w:id="112" w:author="铜 高" w:date="2026-09-26T14:43:00Z" w16du:dateUtc="2026-09-26T06:43:00Z">
        <w:r w:rsidDel="000C1AE9">
          <w:delText>To address these two problems, this thesis proposes two architectural and mechanism-level innovations.</w:delText>
        </w:r>
      </w:del>
    </w:p>
    <w:p w14:paraId="00FC34B0" w14:textId="7906B719" w:rsidR="00957881" w:rsidDel="000C1AE9" w:rsidRDefault="00000000">
      <w:pPr>
        <w:pStyle w:val="BodyText"/>
        <w:rPr>
          <w:del w:id="113" w:author="铜 高" w:date="2026-09-26T14:43:00Z" w16du:dateUtc="2026-09-26T06:43:00Z"/>
        </w:rPr>
      </w:pPr>
      <w:del w:id="114" w:author="铜 高" w:date="2026-09-26T14:43:00Z" w16du:dateUtc="2026-09-26T06:43:00Z">
        <w:r w:rsidDel="000C1AE9">
          <w:delText>First, a distributed scheduling architecture with a single Dispatcher and multiple independent Schedulers (ENO). By adopting a dispatch–execution-decoupled collaboration model and co-locating the binding path with the scheduler decision instance, ENO eliminates cross-component gRPC/Informer event passing and serialization overhead. Throughput grows with the number of scheduler instances, though the growth is sub-linear: raising the instance count from 1 to 3 improves ENO’s effective throughput by 17.5%, whereas Gödel’s rises by only 1.4%. A CacheAdapter layer additionally allows the scheduler and the in-process binder to share a single SchedulerCache instance by object reference, achieving zero-copy, zero-synchronization-latency state reuse.</w:delText>
        </w:r>
      </w:del>
    </w:p>
    <w:p w14:paraId="667E03B3" w14:textId="6FC2A174" w:rsidR="00957881" w:rsidDel="000C1AE9" w:rsidRDefault="00000000">
      <w:pPr>
        <w:pStyle w:val="BodyText"/>
        <w:rPr>
          <w:del w:id="115" w:author="铜 高" w:date="2026-09-26T14:43:00Z" w16du:dateUtc="2026-09-26T06:43:00Z"/>
        </w:rPr>
      </w:pPr>
      <w:del w:id="116" w:author="铜 高" w:date="2026-09-26T14:43:00Z" w16du:dateUtc="2026-09-26T06:43:00Z">
        <w:r w:rsidDel="000C1AE9">
          <w:delText>Second, an etcd-semantics-based layered binding fault-tolerance strategy, comprising node partition validation (Layer 0, prevention), synchronous exponential-backoff retry (Layer 1, immediate recovery), an asynchronous reconciler queue (Layer 2, background recovery), and Dispatcher cross-instance fallback (Layer 3, global recovery), together with a proof of the core invariant (P1–P4).</w:delText>
        </w:r>
      </w:del>
    </w:p>
    <w:p w14:paraId="0B60D9FA" w14:textId="4C2EB580" w:rsidR="00957881" w:rsidDel="000C1AE9" w:rsidRDefault="00000000">
      <w:pPr>
        <w:pStyle w:val="BodyText"/>
        <w:rPr>
          <w:del w:id="117" w:author="铜 高" w:date="2026-09-26T14:43:00Z" w16du:dateUtc="2026-09-26T06:43:00Z"/>
        </w:rPr>
      </w:pPr>
      <w:del w:id="118" w:author="铜 高" w:date="2026-09-26T14:43:00Z" w16du:dateUtc="2026-09-26T06:43:00Z">
        <w:r w:rsidDel="000C1AE9">
          <w:delText>Evaluation was carried out on KWOK-based simulated clusters, covering 100 to 10,000 nodes, seven workloads and two instance configurations, across 16 comparison scenarios and against Gödel, kube-scheduler, Volcano and Koordinator. Throughput is measured as effective throughput, that is, total workload divided by total completion time, so that idle periods do not dilute the average. ENO is faster than Gödel in 14 of the 16 scenarios and ties in the remaining two, with an average improvement of about 12%. Every scenario completed 100% of its scheduling, so the differences come from completion time rather than from completion rate. The latency results are more clear-cut: ENO shows lower P99 scheduling latency in the high-load and large-scale scenarios, for instance 4.0s against 23.5s at s2/w3. When the instance count rises from 1 to 3, both schedulers drop to sub-second latency and the gap narrows, while ENO’s effective throughput keeps improving and Gödel’s stays roughly flat. Improvements also appear under gang scheduling, extreme load and burst traffic, though their size varies by scenario; gang scheduling is the one load where the two metrics point in opposite directions, ENO finishing the workload sooner but with a higher per-pod tail latency, which follows from which span of waiting each architecture counts as scheduling latency. All of these results hold with the consistency mechanisms of Chapter 4 unchanged, and no binding failure was observed.</w:delText>
        </w:r>
      </w:del>
    </w:p>
    <w:p w14:paraId="1D96F2A3" w14:textId="0C4E5665" w:rsidR="00957881" w:rsidDel="000C1AE9" w:rsidRDefault="00000000">
      <w:pPr>
        <w:pStyle w:val="BodyText"/>
        <w:rPr>
          <w:del w:id="119" w:author="铜 高" w:date="2026-09-26T14:43:00Z" w16du:dateUtc="2026-09-26T06:43:00Z"/>
        </w:rPr>
      </w:pPr>
      <w:del w:id="120" w:author="铜 高" w:date="2026-09-26T14:43:00Z" w16du:dateUtc="2026-09-26T06:43:00Z">
        <w:r w:rsidDel="000C1AE9">
          <w:delText>This work provides a systematic design rationale, an open-source implementation, and a reproducible benchmark methodology for the architectural evolution and consistency assurance of distributed Kubernetes schedulers in large-scale cloud-native clusters.</w:delText>
        </w:r>
      </w:del>
    </w:p>
    <w:p w14:paraId="42E70E23" w14:textId="41018FA0" w:rsidR="00957881" w:rsidRPr="003E5BBE" w:rsidDel="000C1AE9" w:rsidRDefault="00000000">
      <w:pPr>
        <w:pStyle w:val="BodyText"/>
        <w:rPr>
          <w:del w:id="121" w:author="铜 高" w:date="2026-09-26T14:43:00Z" w16du:dateUtc="2026-09-26T06:43:00Z"/>
          <w:rFonts w:hint="eastAsia"/>
          <w:lang w:val="en-US"/>
          <w:rPrChange w:id="122" w:author="铜 高" w:date="2026-09-26T14:37:00Z" w16du:dateUtc="2026-09-26T06:37:00Z">
            <w:rPr>
              <w:del w:id="123" w:author="铜 高" w:date="2026-09-26T14:43:00Z" w16du:dateUtc="2026-09-26T06:43:00Z"/>
            </w:rPr>
          </w:rPrChange>
        </w:rPr>
      </w:pPr>
      <w:del w:id="124" w:author="铜 高" w:date="2026-09-26T14:43:00Z" w16du:dateUtc="2026-09-26T06:43:00Z">
        <w:r w:rsidDel="000C1AE9">
          <w:delText>Keywords: Kubernetes scheduler; distributed scheduling; etcd consistency; binding fault tolerance; embedded binder; large-scale cluster</w:delText>
        </w:r>
      </w:del>
    </w:p>
    <w:p w14:paraId="3E39C300" w14:textId="77777777" w:rsidR="00203955" w:rsidRDefault="00000000" w:rsidP="00203955">
      <w:pPr>
        <w:pStyle w:val="TOCHeading"/>
        <w:spacing w:before="156" w:after="156"/>
      </w:pPr>
      <w:r>
        <w:br w:type="page"/>
      </w:r>
    </w:p>
    <w:customXmlInsRangeStart w:id="125" w:author="铜 高" w:date="2026-09-26T14:55:00Z"/>
    <w:sdt>
      <w:sdtPr>
        <w:rPr>
          <w:rFonts w:asciiTheme="minorHAnsi" w:eastAsiaTheme="minorEastAsia" w:hAnsiTheme="minorHAnsi" w:cstheme="minorBidi"/>
          <w:b w:val="0"/>
          <w:kern w:val="2"/>
          <w:sz w:val="21"/>
          <w:szCs w:val="22"/>
          <w:lang w:val="en-US"/>
        </w:rPr>
        <w:id w:val="495932794"/>
        <w:docPartObj>
          <w:docPartGallery w:val="Table of Contents"/>
          <w:docPartUnique/>
        </w:docPartObj>
      </w:sdtPr>
      <w:sdtContent>
        <w:customXmlInsRangeEnd w:id="125"/>
        <w:p w14:paraId="3A80D6F0" w14:textId="3126F2B4" w:rsidR="00203955" w:rsidRDefault="00203955" w:rsidP="00203955">
          <w:pPr>
            <w:pStyle w:val="TOCHeading"/>
            <w:spacing w:before="156" w:after="156"/>
            <w:rPr>
              <w:ins w:id="126" w:author="铜 高" w:date="2026-09-26T14:55:00Z" w16du:dateUtc="2026-09-26T06:55:00Z"/>
            </w:rPr>
          </w:pPr>
          <w:ins w:id="127" w:author="铜 高" w:date="2026-09-26T14:55:00Z" w16du:dateUtc="2026-09-26T06:55:00Z">
            <w:r>
              <w:rPr>
                <w:rFonts w:hint="eastAsia"/>
              </w:rPr>
              <w:t>目录</w:t>
            </w:r>
          </w:ins>
        </w:p>
        <w:p w14:paraId="7BC276F9" w14:textId="77777777" w:rsidR="00203955" w:rsidRDefault="00203955" w:rsidP="00203955">
          <w:pPr>
            <w:pStyle w:val="TOC1"/>
            <w:tabs>
              <w:tab w:val="right" w:leader="dot" w:pos="9062"/>
            </w:tabs>
            <w:rPr>
              <w:ins w:id="128" w:author="铜 高" w:date="2026-09-26T14:55:00Z" w16du:dateUtc="2026-09-26T06:55:00Z"/>
              <w:rFonts w:asciiTheme="minorHAnsi" w:eastAsiaTheme="minorEastAsia" w:hAnsiTheme="minorHAnsi" w:cstheme="minorBidi"/>
              <w:noProof/>
              <w:kern w:val="2"/>
              <w:sz w:val="22"/>
              <w14:ligatures w14:val="standardContextual"/>
            </w:rPr>
          </w:pPr>
          <w:ins w:id="129" w:author="铜 高" w:date="2026-09-26T14:55:00Z" w16du:dateUtc="2026-09-26T06:55:00Z">
            <w:r>
              <w:fldChar w:fldCharType="begin"/>
            </w:r>
            <w:r>
              <w:instrText>TOC \o "1-2" \h \z \u</w:instrText>
            </w:r>
            <w:r>
              <w:fldChar w:fldCharType="separate"/>
            </w:r>
            <w:r w:rsidRPr="00B12958">
              <w:rPr>
                <w:rStyle w:val="Hyperlink"/>
                <w:noProof/>
              </w:rPr>
              <w:fldChar w:fldCharType="begin"/>
            </w:r>
            <w:r w:rsidRPr="00B12958">
              <w:rPr>
                <w:rStyle w:val="Hyperlink"/>
                <w:noProof/>
              </w:rPr>
              <w:instrText xml:space="preserve"> </w:instrText>
            </w:r>
            <w:r>
              <w:rPr>
                <w:noProof/>
              </w:rPr>
              <w:instrText>HYPERLINK \l "_Toc241154051"</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摘要</w:t>
            </w:r>
            <w:r>
              <w:rPr>
                <w:noProof/>
                <w:webHidden/>
              </w:rPr>
              <w:tab/>
            </w:r>
            <w:r>
              <w:rPr>
                <w:noProof/>
                <w:webHidden/>
              </w:rPr>
              <w:fldChar w:fldCharType="begin"/>
            </w:r>
            <w:r>
              <w:rPr>
                <w:noProof/>
                <w:webHidden/>
              </w:rPr>
              <w:instrText xml:space="preserve"> PAGEREF _Toc241154051 \h </w:instrText>
            </w:r>
            <w:r>
              <w:rPr>
                <w:noProof/>
                <w:webHidden/>
              </w:rPr>
            </w:r>
            <w:r>
              <w:rPr>
                <w:noProof/>
                <w:webHidden/>
              </w:rPr>
              <w:fldChar w:fldCharType="separate"/>
            </w:r>
            <w:r>
              <w:rPr>
                <w:noProof/>
                <w:webHidden/>
              </w:rPr>
              <w:t>- 3 -</w:t>
            </w:r>
            <w:r>
              <w:rPr>
                <w:noProof/>
                <w:webHidden/>
              </w:rPr>
              <w:fldChar w:fldCharType="end"/>
            </w:r>
            <w:r w:rsidRPr="00B12958">
              <w:rPr>
                <w:rStyle w:val="Hyperlink"/>
                <w:noProof/>
              </w:rPr>
              <w:fldChar w:fldCharType="end"/>
            </w:r>
          </w:ins>
        </w:p>
        <w:p w14:paraId="6E5B1ABA" w14:textId="77777777" w:rsidR="00203955" w:rsidRDefault="00203955" w:rsidP="00203955">
          <w:pPr>
            <w:pStyle w:val="TOC1"/>
            <w:tabs>
              <w:tab w:val="right" w:leader="dot" w:pos="9062"/>
            </w:tabs>
            <w:rPr>
              <w:ins w:id="130" w:author="铜 高" w:date="2026-09-26T14:55:00Z" w16du:dateUtc="2026-09-26T06:55:00Z"/>
              <w:rFonts w:asciiTheme="minorHAnsi" w:eastAsiaTheme="minorEastAsia" w:hAnsiTheme="minorHAnsi" w:cstheme="minorBidi"/>
              <w:noProof/>
              <w:kern w:val="2"/>
              <w:sz w:val="22"/>
              <w14:ligatures w14:val="standardContextual"/>
            </w:rPr>
          </w:pPr>
          <w:ins w:id="131"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"_Toc241154052"</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Abstract</w:t>
            </w:r>
            <w:r>
              <w:rPr>
                <w:noProof/>
                <w:webHidden/>
              </w:rPr>
              <w:tab/>
            </w:r>
            <w:r>
              <w:rPr>
                <w:noProof/>
                <w:webHidden/>
              </w:rPr>
              <w:fldChar w:fldCharType="begin"/>
            </w:r>
            <w:r>
              <w:rPr>
                <w:noProof/>
                <w:webHidden/>
              </w:rPr>
              <w:instrText xml:space="preserve"> PAGEREF _Toc241154052 \h </w:instrText>
            </w:r>
            <w:r>
              <w:rPr>
                <w:noProof/>
                <w:webHidden/>
              </w:rPr>
            </w:r>
            <w:r>
              <w:rPr>
                <w:noProof/>
                <w:webHidden/>
              </w:rPr>
              <w:fldChar w:fldCharType="separate"/>
            </w:r>
            <w:r>
              <w:rPr>
                <w:noProof/>
                <w:webHidden/>
              </w:rPr>
              <w:t>- 5 -</w:t>
            </w:r>
            <w:r>
              <w:rPr>
                <w:noProof/>
                <w:webHidden/>
              </w:rPr>
              <w:fldChar w:fldCharType="end"/>
            </w:r>
            <w:r w:rsidRPr="00B12958">
              <w:rPr>
                <w:rStyle w:val="Hyperlink"/>
                <w:noProof/>
              </w:rPr>
              <w:fldChar w:fldCharType="end"/>
            </w:r>
          </w:ins>
        </w:p>
        <w:p w14:paraId="381D3D8B" w14:textId="77777777" w:rsidR="00203955" w:rsidRDefault="00203955" w:rsidP="00203955">
          <w:pPr>
            <w:pStyle w:val="TOC1"/>
            <w:tabs>
              <w:tab w:val="right" w:leader="dot" w:pos="9062"/>
            </w:tabs>
            <w:rPr>
              <w:ins w:id="132" w:author="铜 高" w:date="2026-09-26T14:55:00Z" w16du:dateUtc="2026-09-26T06:55:00Z"/>
              <w:rFonts w:asciiTheme="minorHAnsi" w:eastAsiaTheme="minorEastAsia" w:hAnsiTheme="minorHAnsi" w:cstheme="minorBidi"/>
              <w:noProof/>
              <w:kern w:val="2"/>
              <w:sz w:val="22"/>
              <w14:ligatures w14:val="standardContextual"/>
            </w:rPr>
          </w:pPr>
          <w:ins w:id="133"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"_Toc241154053"</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第一章　绪论</w:t>
            </w:r>
            <w:r>
              <w:rPr>
                <w:noProof/>
                <w:webHidden/>
              </w:rPr>
              <w:tab/>
            </w:r>
            <w:r>
              <w:rPr>
                <w:noProof/>
                <w:webHidden/>
              </w:rPr>
              <w:fldChar w:fldCharType="begin"/>
            </w:r>
            <w:r>
              <w:rPr>
                <w:noProof/>
                <w:webHidden/>
              </w:rPr>
              <w:instrText xml:space="preserve"> PAGEREF _Toc241154053 \h </w:instrText>
            </w:r>
            <w:r>
              <w:rPr>
                <w:noProof/>
                <w:webHidden/>
              </w:rPr>
            </w:r>
            <w:r>
              <w:rPr>
                <w:noProof/>
                <w:webHidden/>
              </w:rPr>
              <w:fldChar w:fldCharType="separate"/>
            </w:r>
            <w:r>
              <w:rPr>
                <w:noProof/>
                <w:webHidden/>
              </w:rPr>
              <w:t>- 7 -</w:t>
            </w:r>
            <w:r>
              <w:rPr>
                <w:noProof/>
                <w:webHidden/>
              </w:rPr>
              <w:fldChar w:fldCharType="end"/>
            </w:r>
            <w:r w:rsidRPr="00B12958">
              <w:rPr>
                <w:rStyle w:val="Hyperlink"/>
                <w:noProof/>
              </w:rPr>
              <w:fldChar w:fldCharType="end"/>
            </w:r>
          </w:ins>
        </w:p>
        <w:p w14:paraId="54CECD98" w14:textId="77777777" w:rsidR="00203955" w:rsidRDefault="00203955" w:rsidP="00203955">
          <w:pPr>
            <w:pStyle w:val="TOC2"/>
            <w:tabs>
              <w:tab w:val="right" w:leader="dot" w:pos="9062"/>
            </w:tabs>
            <w:rPr>
              <w:ins w:id="134" w:author="铜 高" w:date="2026-09-26T14:55:00Z" w16du:dateUtc="2026-09-26T06:55:00Z"/>
              <w:rFonts w:asciiTheme="minorHAnsi" w:eastAsiaTheme="minorEastAsia" w:hAnsiTheme="minorHAnsi" w:cstheme="minorBidi"/>
              <w:noProof/>
              <w:kern w:val="2"/>
              <w:sz w:val="22"/>
              <w14:ligatures w14:val="standardContextual"/>
            </w:rPr>
          </w:pPr>
          <w:ins w:id="135"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"_Toc241154054"</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1.1</w:t>
            </w:r>
            <w:r w:rsidRPr="00B12958">
              <w:rPr>
                <w:rStyle w:val="Hyperlink"/>
                <w:noProof/>
              </w:rPr>
              <w:t xml:space="preserve">　研究背景与意义</w:t>
            </w:r>
            <w:r>
              <w:rPr>
                <w:noProof/>
                <w:webHidden/>
              </w:rPr>
              <w:tab/>
            </w:r>
            <w:r>
              <w:rPr>
                <w:noProof/>
                <w:webHidden/>
              </w:rPr>
              <w:fldChar w:fldCharType="begin"/>
            </w:r>
            <w:r>
              <w:rPr>
                <w:noProof/>
                <w:webHidden/>
              </w:rPr>
              <w:instrText xml:space="preserve"> PAGEREF _Toc241154054 \h </w:instrText>
            </w:r>
            <w:r>
              <w:rPr>
                <w:noProof/>
                <w:webHidden/>
              </w:rPr>
            </w:r>
            <w:r>
              <w:rPr>
                <w:noProof/>
                <w:webHidden/>
              </w:rPr>
              <w:fldChar w:fldCharType="separate"/>
            </w:r>
            <w:r>
              <w:rPr>
                <w:noProof/>
                <w:webHidden/>
              </w:rPr>
              <w:t>- 7 -</w:t>
            </w:r>
            <w:r>
              <w:rPr>
                <w:noProof/>
                <w:webHidden/>
              </w:rPr>
              <w:fldChar w:fldCharType="end"/>
            </w:r>
            <w:r w:rsidRPr="00B12958">
              <w:rPr>
                <w:rStyle w:val="Hyperlink"/>
                <w:noProof/>
              </w:rPr>
              <w:fldChar w:fldCharType="end"/>
            </w:r>
          </w:ins>
        </w:p>
        <w:p w14:paraId="1CB220BB" w14:textId="77777777" w:rsidR="00203955" w:rsidRDefault="00203955" w:rsidP="00203955">
          <w:pPr>
            <w:pStyle w:val="TOC2"/>
            <w:tabs>
              <w:tab w:val="right" w:leader="dot" w:pos="9062"/>
            </w:tabs>
            <w:rPr>
              <w:ins w:id="136" w:author="铜 高" w:date="2026-09-26T14:55:00Z" w16du:dateUtc="2026-09-26T06:55:00Z"/>
              <w:rFonts w:asciiTheme="minorHAnsi" w:eastAsiaTheme="minorEastAsia" w:hAnsiTheme="minorHAnsi" w:cstheme="minorBidi"/>
              <w:noProof/>
              <w:kern w:val="2"/>
              <w:sz w:val="22"/>
              <w14:ligatures w14:val="standardContextual"/>
            </w:rPr>
          </w:pPr>
          <w:ins w:id="137"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"_Toc241154055"</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1.2</w:t>
            </w:r>
            <w:r w:rsidRPr="00B12958">
              <w:rPr>
                <w:rStyle w:val="Hyperlink"/>
                <w:noProof/>
              </w:rPr>
              <w:t xml:space="preserve">　国内外研究现状</w:t>
            </w:r>
            <w:r>
              <w:rPr>
                <w:noProof/>
                <w:webHidden/>
              </w:rPr>
              <w:tab/>
            </w:r>
            <w:r>
              <w:rPr>
                <w:noProof/>
                <w:webHidden/>
              </w:rPr>
              <w:fldChar w:fldCharType="begin"/>
            </w:r>
            <w:r>
              <w:rPr>
                <w:noProof/>
                <w:webHidden/>
              </w:rPr>
              <w:instrText xml:space="preserve"> PAGEREF _Toc241154055 \h </w:instrText>
            </w:r>
            <w:r>
              <w:rPr>
                <w:noProof/>
                <w:webHidden/>
              </w:rPr>
            </w:r>
            <w:r>
              <w:rPr>
                <w:noProof/>
                <w:webHidden/>
              </w:rPr>
              <w:fldChar w:fldCharType="separate"/>
            </w:r>
            <w:r>
              <w:rPr>
                <w:noProof/>
                <w:webHidden/>
              </w:rPr>
              <w:t>- 8 -</w:t>
            </w:r>
            <w:r>
              <w:rPr>
                <w:noProof/>
                <w:webHidden/>
              </w:rPr>
              <w:fldChar w:fldCharType="end"/>
            </w:r>
            <w:r w:rsidRPr="00B12958">
              <w:rPr>
                <w:rStyle w:val="Hyperlink"/>
                <w:noProof/>
              </w:rPr>
              <w:fldChar w:fldCharType="end"/>
            </w:r>
          </w:ins>
        </w:p>
        <w:p w14:paraId="789E579C" w14:textId="77777777" w:rsidR="00203955" w:rsidRDefault="00203955" w:rsidP="00203955">
          <w:pPr>
            <w:pStyle w:val="TOC2"/>
            <w:tabs>
              <w:tab w:val="right" w:leader="dot" w:pos="9062"/>
            </w:tabs>
            <w:rPr>
              <w:ins w:id="138" w:author="铜 高" w:date="2026-09-26T14:55:00Z" w16du:dateUtc="2026-09-26T06:55:00Z"/>
              <w:rFonts w:asciiTheme="minorHAnsi" w:eastAsiaTheme="minorEastAsia" w:hAnsiTheme="minorHAnsi" w:cstheme="minorBidi"/>
              <w:noProof/>
              <w:kern w:val="2"/>
              <w:sz w:val="22"/>
              <w14:ligatures w14:val="standardContextual"/>
            </w:rPr>
          </w:pPr>
          <w:ins w:id="139"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"_Toc241154056"</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1.3</w:t>
            </w:r>
            <w:r w:rsidRPr="00B12958">
              <w:rPr>
                <w:rStyle w:val="Hyperlink"/>
                <w:noProof/>
              </w:rPr>
              <w:t xml:space="preserve">　研究目标与主要贡献</w:t>
            </w:r>
            <w:r>
              <w:rPr>
                <w:noProof/>
                <w:webHidden/>
              </w:rPr>
              <w:tab/>
            </w:r>
            <w:r>
              <w:rPr>
                <w:noProof/>
                <w:webHidden/>
              </w:rPr>
              <w:fldChar w:fldCharType="begin"/>
            </w:r>
            <w:r>
              <w:rPr>
                <w:noProof/>
                <w:webHidden/>
              </w:rPr>
              <w:instrText xml:space="preserve"> PAGEREF _Toc241154056 \h </w:instrText>
            </w:r>
            <w:r>
              <w:rPr>
                <w:noProof/>
                <w:webHidden/>
              </w:rPr>
            </w:r>
            <w:r>
              <w:rPr>
                <w:noProof/>
                <w:webHidden/>
              </w:rPr>
              <w:fldChar w:fldCharType="separate"/>
            </w:r>
            <w:r>
              <w:rPr>
                <w:noProof/>
                <w:webHidden/>
              </w:rPr>
              <w:t>- 9 -</w:t>
            </w:r>
            <w:r>
              <w:rPr>
                <w:noProof/>
                <w:webHidden/>
              </w:rPr>
              <w:fldChar w:fldCharType="end"/>
            </w:r>
            <w:r w:rsidRPr="00B12958">
              <w:rPr>
                <w:rStyle w:val="Hyperlink"/>
                <w:noProof/>
              </w:rPr>
              <w:fldChar w:fldCharType="end"/>
            </w:r>
          </w:ins>
        </w:p>
        <w:p w14:paraId="6D93E5EB" w14:textId="77777777" w:rsidR="00203955" w:rsidRDefault="00203955" w:rsidP="00203955">
          <w:pPr>
            <w:pStyle w:val="TOC2"/>
            <w:tabs>
              <w:tab w:val="right" w:leader="dot" w:pos="9062"/>
            </w:tabs>
            <w:rPr>
              <w:ins w:id="140" w:author="铜 高" w:date="2026-09-26T14:55:00Z" w16du:dateUtc="2026-09-26T06:55:00Z"/>
              <w:rFonts w:asciiTheme="minorHAnsi" w:eastAsiaTheme="minorEastAsia" w:hAnsiTheme="minorHAnsi" w:cstheme="minorBidi"/>
              <w:noProof/>
              <w:kern w:val="2"/>
              <w:sz w:val="22"/>
              <w14:ligatures w14:val="standardContextual"/>
            </w:rPr>
          </w:pPr>
          <w:ins w:id="141"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"_Toc241154057"</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1.4</w:t>
            </w:r>
            <w:r w:rsidRPr="00B12958">
              <w:rPr>
                <w:rStyle w:val="Hyperlink"/>
                <w:noProof/>
              </w:rPr>
              <w:t xml:space="preserve">　论文组织结构</w:t>
            </w:r>
            <w:r>
              <w:rPr>
                <w:noProof/>
                <w:webHidden/>
              </w:rPr>
              <w:tab/>
            </w:r>
            <w:r>
              <w:rPr>
                <w:noProof/>
                <w:webHidden/>
              </w:rPr>
              <w:fldChar w:fldCharType="begin"/>
            </w:r>
            <w:r>
              <w:rPr>
                <w:noProof/>
                <w:webHidden/>
              </w:rPr>
              <w:instrText xml:space="preserve"> PAGEREF _Toc241154057 \h </w:instrText>
            </w:r>
            <w:r>
              <w:rPr>
                <w:noProof/>
                <w:webHidden/>
              </w:rPr>
            </w:r>
            <w:r>
              <w:rPr>
                <w:noProof/>
                <w:webHidden/>
              </w:rPr>
              <w:fldChar w:fldCharType="separate"/>
            </w:r>
            <w:r>
              <w:rPr>
                <w:noProof/>
                <w:webHidden/>
              </w:rPr>
              <w:t>- 10 -</w:t>
            </w:r>
            <w:r>
              <w:rPr>
                <w:noProof/>
                <w:webHidden/>
              </w:rPr>
              <w:fldChar w:fldCharType="end"/>
            </w:r>
            <w:r w:rsidRPr="00B12958">
              <w:rPr>
                <w:rStyle w:val="Hyperlink"/>
                <w:noProof/>
              </w:rPr>
              <w:fldChar w:fldCharType="end"/>
            </w:r>
          </w:ins>
        </w:p>
        <w:p w14:paraId="5DE857F0" w14:textId="77777777" w:rsidR="00203955" w:rsidRDefault="00203955" w:rsidP="00203955">
          <w:pPr>
            <w:pStyle w:val="TOC1"/>
            <w:tabs>
              <w:tab w:val="right" w:leader="dot" w:pos="9062"/>
            </w:tabs>
            <w:rPr>
              <w:ins w:id="142" w:author="铜 高" w:date="2026-09-26T14:55:00Z" w16du:dateUtc="2026-09-26T06:55:00Z"/>
              <w:rFonts w:asciiTheme="minorHAnsi" w:eastAsiaTheme="minorEastAsia" w:hAnsiTheme="minorHAnsi" w:cstheme="minorBidi"/>
              <w:noProof/>
              <w:kern w:val="2"/>
              <w:sz w:val="22"/>
              <w14:ligatures w14:val="standardContextual"/>
            </w:rPr>
          </w:pPr>
          <w:ins w:id="143"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"_Toc241154058"</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第二章　相关工作与技术依赖</w:t>
            </w:r>
            <w:r>
              <w:rPr>
                <w:noProof/>
                <w:webHidden/>
              </w:rPr>
              <w:tab/>
            </w:r>
            <w:r>
              <w:rPr>
                <w:noProof/>
                <w:webHidden/>
              </w:rPr>
              <w:fldChar w:fldCharType="begin"/>
            </w:r>
            <w:r>
              <w:rPr>
                <w:noProof/>
                <w:webHidden/>
              </w:rPr>
              <w:instrText xml:space="preserve"> PAGEREF _Toc241154058 \h </w:instrText>
            </w:r>
            <w:r>
              <w:rPr>
                <w:noProof/>
                <w:webHidden/>
              </w:rPr>
            </w:r>
            <w:r>
              <w:rPr>
                <w:noProof/>
                <w:webHidden/>
              </w:rPr>
              <w:fldChar w:fldCharType="separate"/>
            </w:r>
            <w:r>
              <w:rPr>
                <w:noProof/>
                <w:webHidden/>
              </w:rPr>
              <w:t>- 12 -</w:t>
            </w:r>
            <w:r>
              <w:rPr>
                <w:noProof/>
                <w:webHidden/>
              </w:rPr>
              <w:fldChar w:fldCharType="end"/>
            </w:r>
            <w:r w:rsidRPr="00B12958">
              <w:rPr>
                <w:rStyle w:val="Hyperlink"/>
                <w:noProof/>
              </w:rPr>
              <w:fldChar w:fldCharType="end"/>
            </w:r>
          </w:ins>
        </w:p>
        <w:p w14:paraId="35827DDC" w14:textId="77777777" w:rsidR="00203955" w:rsidRDefault="00203955" w:rsidP="00203955">
          <w:pPr>
            <w:pStyle w:val="TOC2"/>
            <w:tabs>
              <w:tab w:val="right" w:leader="dot" w:pos="9062"/>
            </w:tabs>
            <w:rPr>
              <w:ins w:id="144" w:author="铜 高" w:date="2026-09-26T14:55:00Z" w16du:dateUtc="2026-09-26T06:55:00Z"/>
              <w:rFonts w:asciiTheme="minorHAnsi" w:eastAsiaTheme="minorEastAsia" w:hAnsiTheme="minorHAnsi" w:cstheme="minorBidi"/>
              <w:noProof/>
              <w:kern w:val="2"/>
              <w:sz w:val="22"/>
              <w14:ligatures w14:val="standardContextual"/>
            </w:rPr>
          </w:pPr>
          <w:ins w:id="145"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"_Toc241154059"</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2.1</w:t>
            </w:r>
            <w:r w:rsidRPr="00B12958">
              <w:rPr>
                <w:rStyle w:val="Hyperlink"/>
                <w:noProof/>
              </w:rPr>
              <w:t xml:space="preserve">　</w:t>
            </w:r>
            <w:r w:rsidRPr="00B12958">
              <w:rPr>
                <w:rStyle w:val="Hyperlink"/>
                <w:noProof/>
              </w:rPr>
              <w:t xml:space="preserve">Kubernetes </w:t>
            </w:r>
            <w:r w:rsidRPr="00B12958">
              <w:rPr>
                <w:rStyle w:val="Hyperlink"/>
                <w:noProof/>
              </w:rPr>
              <w:t>原生调度器</w:t>
            </w:r>
            <w:r>
              <w:rPr>
                <w:noProof/>
                <w:webHidden/>
              </w:rPr>
              <w:tab/>
            </w:r>
            <w:r>
              <w:rPr>
                <w:noProof/>
                <w:webHidden/>
              </w:rPr>
              <w:fldChar w:fldCharType="begin"/>
            </w:r>
            <w:r>
              <w:rPr>
                <w:noProof/>
                <w:webHidden/>
              </w:rPr>
              <w:instrText xml:space="preserve"> PAGEREF _Toc241154059 \h </w:instrText>
            </w:r>
            <w:r>
              <w:rPr>
                <w:noProof/>
                <w:webHidden/>
              </w:rPr>
            </w:r>
            <w:r>
              <w:rPr>
                <w:noProof/>
                <w:webHidden/>
              </w:rPr>
              <w:fldChar w:fldCharType="separate"/>
            </w:r>
            <w:r>
              <w:rPr>
                <w:noProof/>
                <w:webHidden/>
              </w:rPr>
              <w:t>- 12 -</w:t>
            </w:r>
            <w:r>
              <w:rPr>
                <w:noProof/>
                <w:webHidden/>
              </w:rPr>
              <w:fldChar w:fldCharType="end"/>
            </w:r>
            <w:r w:rsidRPr="00B12958">
              <w:rPr>
                <w:rStyle w:val="Hyperlink"/>
                <w:noProof/>
              </w:rPr>
              <w:fldChar w:fldCharType="end"/>
            </w:r>
          </w:ins>
        </w:p>
        <w:p w14:paraId="6A233B6F" w14:textId="77777777" w:rsidR="00203955" w:rsidRDefault="00203955" w:rsidP="00203955">
          <w:pPr>
            <w:pStyle w:val="TOC2"/>
            <w:tabs>
              <w:tab w:val="right" w:leader="dot" w:pos="9062"/>
            </w:tabs>
            <w:rPr>
              <w:ins w:id="146" w:author="铜 高" w:date="2026-09-26T14:55:00Z" w16du:dateUtc="2026-09-26T06:55:00Z"/>
              <w:rFonts w:asciiTheme="minorHAnsi" w:eastAsiaTheme="minorEastAsia" w:hAnsiTheme="minorHAnsi" w:cstheme="minorBidi"/>
              <w:noProof/>
              <w:kern w:val="2"/>
              <w:sz w:val="22"/>
              <w14:ligatures w14:val="standardContextual"/>
            </w:rPr>
          </w:pPr>
          <w:ins w:id="147"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"_Toc241154060"</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2.2</w:t>
            </w:r>
            <w:r w:rsidRPr="00B12958">
              <w:rPr>
                <w:rStyle w:val="Hyperlink"/>
                <w:noProof/>
              </w:rPr>
              <w:t xml:space="preserve">　批处理调度器</w:t>
            </w:r>
            <w:r w:rsidRPr="00B12958">
              <w:rPr>
                <w:rStyle w:val="Hyperlink"/>
                <w:noProof/>
              </w:rPr>
              <w:t xml:space="preserve"> Volcano</w:t>
            </w:r>
            <w:r>
              <w:rPr>
                <w:noProof/>
                <w:webHidden/>
              </w:rPr>
              <w:tab/>
            </w:r>
            <w:r>
              <w:rPr>
                <w:noProof/>
                <w:webHidden/>
              </w:rPr>
              <w:fldChar w:fldCharType="begin"/>
            </w:r>
            <w:r>
              <w:rPr>
                <w:noProof/>
                <w:webHidden/>
              </w:rPr>
              <w:instrText xml:space="preserve"> PAGEREF _Toc241154060 \h </w:instrText>
            </w:r>
            <w:r>
              <w:rPr>
                <w:noProof/>
                <w:webHidden/>
              </w:rPr>
            </w:r>
            <w:r>
              <w:rPr>
                <w:noProof/>
                <w:webHidden/>
              </w:rPr>
              <w:fldChar w:fldCharType="separate"/>
            </w:r>
            <w:r>
              <w:rPr>
                <w:noProof/>
                <w:webHidden/>
              </w:rPr>
              <w:t>- 13 -</w:t>
            </w:r>
            <w:r>
              <w:rPr>
                <w:noProof/>
                <w:webHidden/>
              </w:rPr>
              <w:fldChar w:fldCharType="end"/>
            </w:r>
            <w:r w:rsidRPr="00B12958">
              <w:rPr>
                <w:rStyle w:val="Hyperlink"/>
                <w:noProof/>
              </w:rPr>
              <w:fldChar w:fldCharType="end"/>
            </w:r>
          </w:ins>
        </w:p>
        <w:p w14:paraId="64ABFB59" w14:textId="77777777" w:rsidR="00203955" w:rsidRDefault="00203955" w:rsidP="00203955">
          <w:pPr>
            <w:pStyle w:val="TOC2"/>
            <w:tabs>
              <w:tab w:val="right" w:leader="dot" w:pos="9062"/>
            </w:tabs>
            <w:rPr>
              <w:ins w:id="148" w:author="铜 高" w:date="2026-09-26T14:55:00Z" w16du:dateUtc="2026-09-26T06:55:00Z"/>
              <w:rFonts w:asciiTheme="minorHAnsi" w:eastAsiaTheme="minorEastAsia" w:hAnsiTheme="minorHAnsi" w:cstheme="minorBidi"/>
              <w:noProof/>
              <w:kern w:val="2"/>
              <w:sz w:val="22"/>
              <w14:ligatures w14:val="standardContextual"/>
            </w:rPr>
          </w:pPr>
          <w:ins w:id="149"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"_Toc241154061"</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2.3</w:t>
            </w:r>
            <w:r w:rsidRPr="00B12958">
              <w:rPr>
                <w:rStyle w:val="Hyperlink"/>
                <w:noProof/>
              </w:rPr>
              <w:t xml:space="preserve">　混部调度器</w:t>
            </w:r>
            <w:r w:rsidRPr="00B12958">
              <w:rPr>
                <w:rStyle w:val="Hyperlink"/>
                <w:noProof/>
              </w:rPr>
              <w:t xml:space="preserve"> Koordinator</w:t>
            </w:r>
            <w:r>
              <w:rPr>
                <w:noProof/>
                <w:webHidden/>
              </w:rPr>
              <w:tab/>
            </w:r>
            <w:r>
              <w:rPr>
                <w:noProof/>
                <w:webHidden/>
              </w:rPr>
              <w:fldChar w:fldCharType="begin"/>
            </w:r>
            <w:r>
              <w:rPr>
                <w:noProof/>
                <w:webHidden/>
              </w:rPr>
              <w:instrText xml:space="preserve"> PAGEREF _Toc241154061 \h </w:instrText>
            </w:r>
            <w:r>
              <w:rPr>
                <w:noProof/>
                <w:webHidden/>
              </w:rPr>
            </w:r>
            <w:r>
              <w:rPr>
                <w:noProof/>
                <w:webHidden/>
              </w:rPr>
              <w:fldChar w:fldCharType="separate"/>
            </w:r>
            <w:r>
              <w:rPr>
                <w:noProof/>
                <w:webHidden/>
              </w:rPr>
              <w:t>- 13 -</w:t>
            </w:r>
            <w:r>
              <w:rPr>
                <w:noProof/>
                <w:webHidden/>
              </w:rPr>
              <w:fldChar w:fldCharType="end"/>
            </w:r>
            <w:r w:rsidRPr="00B12958">
              <w:rPr>
                <w:rStyle w:val="Hyperlink"/>
                <w:noProof/>
              </w:rPr>
              <w:fldChar w:fldCharType="end"/>
            </w:r>
          </w:ins>
        </w:p>
        <w:p w14:paraId="34D65FFF" w14:textId="77777777" w:rsidR="00203955" w:rsidRDefault="00203955" w:rsidP="00203955">
          <w:pPr>
            <w:pStyle w:val="TOC2"/>
            <w:tabs>
              <w:tab w:val="right" w:leader="dot" w:pos="9062"/>
            </w:tabs>
            <w:rPr>
              <w:ins w:id="150" w:author="铜 高" w:date="2026-09-26T14:55:00Z" w16du:dateUtc="2026-09-26T06:55:00Z"/>
              <w:rFonts w:asciiTheme="minorHAnsi" w:eastAsiaTheme="minorEastAsia" w:hAnsiTheme="minorHAnsi" w:cstheme="minorBidi"/>
              <w:noProof/>
              <w:kern w:val="2"/>
              <w:sz w:val="22"/>
              <w14:ligatures w14:val="standardContextual"/>
            </w:rPr>
          </w:pPr>
          <w:ins w:id="151"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"_Toc241154062"</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2.4</w:t>
            </w:r>
            <w:r w:rsidRPr="00B12958">
              <w:rPr>
                <w:rStyle w:val="Hyperlink"/>
                <w:noProof/>
              </w:rPr>
              <w:t xml:space="preserve">　大规模分布式调度器</w:t>
            </w:r>
            <w:r w:rsidRPr="00B12958">
              <w:rPr>
                <w:rStyle w:val="Hyperlink"/>
                <w:noProof/>
              </w:rPr>
              <w:t xml:space="preserve"> Gödel</w:t>
            </w:r>
            <w:r>
              <w:rPr>
                <w:noProof/>
                <w:webHidden/>
              </w:rPr>
              <w:tab/>
            </w:r>
            <w:r>
              <w:rPr>
                <w:noProof/>
                <w:webHidden/>
              </w:rPr>
              <w:fldChar w:fldCharType="begin"/>
            </w:r>
            <w:r>
              <w:rPr>
                <w:noProof/>
                <w:webHidden/>
              </w:rPr>
              <w:instrText xml:space="preserve"> PAGEREF _Toc241154062 \h </w:instrText>
            </w:r>
            <w:r>
              <w:rPr>
                <w:noProof/>
                <w:webHidden/>
              </w:rPr>
            </w:r>
            <w:r>
              <w:rPr>
                <w:noProof/>
                <w:webHidden/>
              </w:rPr>
              <w:fldChar w:fldCharType="separate"/>
            </w:r>
            <w:r>
              <w:rPr>
                <w:noProof/>
                <w:webHidden/>
              </w:rPr>
              <w:t>- 13 -</w:t>
            </w:r>
            <w:r>
              <w:rPr>
                <w:noProof/>
                <w:webHidden/>
              </w:rPr>
              <w:fldChar w:fldCharType="end"/>
            </w:r>
            <w:r w:rsidRPr="00B12958">
              <w:rPr>
                <w:rStyle w:val="Hyperlink"/>
                <w:noProof/>
              </w:rPr>
              <w:fldChar w:fldCharType="end"/>
            </w:r>
          </w:ins>
        </w:p>
        <w:p w14:paraId="1F2D8B3C" w14:textId="77777777" w:rsidR="00203955" w:rsidRDefault="00203955" w:rsidP="00203955">
          <w:pPr>
            <w:pStyle w:val="TOC2"/>
            <w:tabs>
              <w:tab w:val="right" w:leader="dot" w:pos="9062"/>
            </w:tabs>
            <w:rPr>
              <w:ins w:id="152" w:author="铜 高" w:date="2026-09-26T14:55:00Z" w16du:dateUtc="2026-09-26T06:55:00Z"/>
              <w:rFonts w:asciiTheme="minorHAnsi" w:eastAsiaTheme="minorEastAsia" w:hAnsiTheme="minorHAnsi" w:cstheme="minorBidi"/>
              <w:noProof/>
              <w:kern w:val="2"/>
              <w:sz w:val="22"/>
              <w14:ligatures w14:val="standardContextual"/>
            </w:rPr>
          </w:pPr>
          <w:ins w:id="153"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"_Toc241154063"</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2.5</w:t>
            </w:r>
            <w:r w:rsidRPr="00B12958">
              <w:rPr>
                <w:rStyle w:val="Hyperlink"/>
                <w:noProof/>
              </w:rPr>
              <w:t xml:space="preserve">　</w:t>
            </w:r>
            <w:r w:rsidRPr="00B12958">
              <w:rPr>
                <w:rStyle w:val="Hyperlink"/>
                <w:noProof/>
              </w:rPr>
              <w:t xml:space="preserve">etcd </w:t>
            </w:r>
            <w:r w:rsidRPr="00B12958">
              <w:rPr>
                <w:rStyle w:val="Hyperlink"/>
                <w:noProof/>
              </w:rPr>
              <w:t>的一致性模型与本文关键依赖</w:t>
            </w:r>
            <w:r>
              <w:rPr>
                <w:noProof/>
                <w:webHidden/>
              </w:rPr>
              <w:tab/>
            </w:r>
            <w:r>
              <w:rPr>
                <w:noProof/>
                <w:webHidden/>
              </w:rPr>
              <w:fldChar w:fldCharType="begin"/>
            </w:r>
            <w:r>
              <w:rPr>
                <w:noProof/>
                <w:webHidden/>
              </w:rPr>
              <w:instrText xml:space="preserve"> PAGEREF _Toc241154063 \h </w:instrText>
            </w:r>
            <w:r>
              <w:rPr>
                <w:noProof/>
                <w:webHidden/>
              </w:rPr>
            </w:r>
            <w:r>
              <w:rPr>
                <w:noProof/>
                <w:webHidden/>
              </w:rPr>
              <w:fldChar w:fldCharType="separate"/>
            </w:r>
            <w:r>
              <w:rPr>
                <w:noProof/>
                <w:webHidden/>
              </w:rPr>
              <w:t>- 14 -</w:t>
            </w:r>
            <w:r>
              <w:rPr>
                <w:noProof/>
                <w:webHidden/>
              </w:rPr>
              <w:fldChar w:fldCharType="end"/>
            </w:r>
            <w:r w:rsidRPr="00B12958">
              <w:rPr>
                <w:rStyle w:val="Hyperlink"/>
                <w:noProof/>
              </w:rPr>
              <w:fldChar w:fldCharType="end"/>
            </w:r>
          </w:ins>
        </w:p>
        <w:p w14:paraId="31434F38" w14:textId="77777777" w:rsidR="00203955" w:rsidRDefault="00203955" w:rsidP="00203955">
          <w:pPr>
            <w:pStyle w:val="TOC2"/>
            <w:tabs>
              <w:tab w:val="right" w:leader="dot" w:pos="9062"/>
            </w:tabs>
            <w:rPr>
              <w:ins w:id="154" w:author="铜 高" w:date="2026-09-26T14:55:00Z" w16du:dateUtc="2026-09-26T06:55:00Z"/>
              <w:rFonts w:asciiTheme="minorHAnsi" w:eastAsiaTheme="minorEastAsia" w:hAnsiTheme="minorHAnsi" w:cstheme="minorBidi"/>
              <w:noProof/>
              <w:kern w:val="2"/>
              <w:sz w:val="22"/>
              <w14:ligatures w14:val="standardContextual"/>
            </w:rPr>
          </w:pPr>
          <w:ins w:id="155"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"_Toc241154064"</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2.6</w:t>
            </w:r>
            <w:r w:rsidRPr="00B12958">
              <w:rPr>
                <w:rStyle w:val="Hyperlink"/>
                <w:noProof/>
              </w:rPr>
              <w:t xml:space="preserve">　现有工作的不足与本文定位</w:t>
            </w:r>
            <w:r>
              <w:rPr>
                <w:noProof/>
                <w:webHidden/>
              </w:rPr>
              <w:tab/>
            </w:r>
            <w:r>
              <w:rPr>
                <w:noProof/>
                <w:webHidden/>
              </w:rPr>
              <w:fldChar w:fldCharType="begin"/>
            </w:r>
            <w:r>
              <w:rPr>
                <w:noProof/>
                <w:webHidden/>
              </w:rPr>
              <w:instrText xml:space="preserve"> PAGEREF _Toc241154064 \h </w:instrText>
            </w:r>
            <w:r>
              <w:rPr>
                <w:noProof/>
                <w:webHidden/>
              </w:rPr>
            </w:r>
            <w:r>
              <w:rPr>
                <w:noProof/>
                <w:webHidden/>
              </w:rPr>
              <w:fldChar w:fldCharType="separate"/>
            </w:r>
            <w:r>
              <w:rPr>
                <w:noProof/>
                <w:webHidden/>
              </w:rPr>
              <w:t>- 16 -</w:t>
            </w:r>
            <w:r>
              <w:rPr>
                <w:noProof/>
                <w:webHidden/>
              </w:rPr>
              <w:fldChar w:fldCharType="end"/>
            </w:r>
            <w:r w:rsidRPr="00B12958">
              <w:rPr>
                <w:rStyle w:val="Hyperlink"/>
                <w:noProof/>
              </w:rPr>
              <w:fldChar w:fldCharType="end"/>
            </w:r>
          </w:ins>
        </w:p>
        <w:p w14:paraId="7E42E9B0" w14:textId="77777777" w:rsidR="00203955" w:rsidRDefault="00203955" w:rsidP="00203955">
          <w:pPr>
            <w:pStyle w:val="TOC1"/>
            <w:tabs>
              <w:tab w:val="right" w:leader="dot" w:pos="9062"/>
            </w:tabs>
            <w:rPr>
              <w:ins w:id="156" w:author="铜 高" w:date="2026-09-26T14:55:00Z" w16du:dateUtc="2026-09-26T06:55:00Z"/>
              <w:rFonts w:asciiTheme="minorHAnsi" w:eastAsiaTheme="minorEastAsia" w:hAnsiTheme="minorHAnsi" w:cstheme="minorBidi"/>
              <w:noProof/>
              <w:kern w:val="2"/>
              <w:sz w:val="22"/>
              <w14:ligatures w14:val="standardContextual"/>
            </w:rPr>
          </w:pPr>
          <w:ins w:id="157"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"_Toc241154065"</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第三章　分布式</w:t>
            </w:r>
            <w:r w:rsidRPr="00B12958">
              <w:rPr>
                <w:rStyle w:val="Hyperlink"/>
                <w:noProof/>
              </w:rPr>
              <w:t xml:space="preserve"> Kubernetes </w:t>
            </w:r>
            <w:r w:rsidRPr="00B12958">
              <w:rPr>
                <w:rStyle w:val="Hyperlink"/>
                <w:noProof/>
              </w:rPr>
              <w:t>调度器系统架构</w:t>
            </w:r>
            <w:r>
              <w:rPr>
                <w:noProof/>
                <w:webHidden/>
              </w:rPr>
              <w:tab/>
            </w:r>
            <w:r>
              <w:rPr>
                <w:noProof/>
                <w:webHidden/>
              </w:rPr>
              <w:fldChar w:fldCharType="begin"/>
            </w:r>
            <w:r>
              <w:rPr>
                <w:noProof/>
                <w:webHidden/>
              </w:rPr>
              <w:instrText xml:space="preserve"> PAGEREF _Toc241154065 \h </w:instrText>
            </w:r>
            <w:r>
              <w:rPr>
                <w:noProof/>
                <w:webHidden/>
              </w:rPr>
            </w:r>
            <w:r>
              <w:rPr>
                <w:noProof/>
                <w:webHidden/>
              </w:rPr>
              <w:fldChar w:fldCharType="separate"/>
            </w:r>
            <w:r>
              <w:rPr>
                <w:noProof/>
                <w:webHidden/>
              </w:rPr>
              <w:t>- 17 -</w:t>
            </w:r>
            <w:r>
              <w:rPr>
                <w:noProof/>
                <w:webHidden/>
              </w:rPr>
              <w:fldChar w:fldCharType="end"/>
            </w:r>
            <w:r w:rsidRPr="00B12958">
              <w:rPr>
                <w:rStyle w:val="Hyperlink"/>
                <w:noProof/>
              </w:rPr>
              <w:fldChar w:fldCharType="end"/>
            </w:r>
          </w:ins>
        </w:p>
        <w:p w14:paraId="680BF6AD" w14:textId="77777777" w:rsidR="00203955" w:rsidRDefault="00203955" w:rsidP="00203955">
          <w:pPr>
            <w:pStyle w:val="TOC2"/>
            <w:tabs>
              <w:tab w:val="right" w:leader="dot" w:pos="9062"/>
            </w:tabs>
            <w:rPr>
              <w:ins w:id="158" w:author="铜 高" w:date="2026-09-26T14:55:00Z" w16du:dateUtc="2026-09-26T06:55:00Z"/>
              <w:rFonts w:asciiTheme="minorHAnsi" w:eastAsiaTheme="minorEastAsia" w:hAnsiTheme="minorHAnsi" w:cstheme="minorBidi"/>
              <w:noProof/>
              <w:kern w:val="2"/>
              <w:sz w:val="22"/>
              <w14:ligatures w14:val="standardContextual"/>
            </w:rPr>
          </w:pPr>
          <w:ins w:id="159"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"_Toc241154066"</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3.1</w:t>
            </w:r>
            <w:r w:rsidRPr="00B12958">
              <w:rPr>
                <w:rStyle w:val="Hyperlink"/>
                <w:noProof/>
              </w:rPr>
              <w:t xml:space="preserve">　系统总体架构</w:t>
            </w:r>
            <w:r>
              <w:rPr>
                <w:noProof/>
                <w:webHidden/>
              </w:rPr>
              <w:tab/>
            </w:r>
            <w:r>
              <w:rPr>
                <w:noProof/>
                <w:webHidden/>
              </w:rPr>
              <w:fldChar w:fldCharType="begin"/>
            </w:r>
            <w:r>
              <w:rPr>
                <w:noProof/>
                <w:webHidden/>
              </w:rPr>
              <w:instrText xml:space="preserve"> PAGEREF _Toc241154066 \h </w:instrText>
            </w:r>
            <w:r>
              <w:rPr>
                <w:noProof/>
                <w:webHidden/>
              </w:rPr>
            </w:r>
            <w:r>
              <w:rPr>
                <w:noProof/>
                <w:webHidden/>
              </w:rPr>
              <w:fldChar w:fldCharType="separate"/>
            </w:r>
            <w:r>
              <w:rPr>
                <w:noProof/>
                <w:webHidden/>
              </w:rPr>
              <w:t>- 17 -</w:t>
            </w:r>
            <w:r>
              <w:rPr>
                <w:noProof/>
                <w:webHidden/>
              </w:rPr>
              <w:fldChar w:fldCharType="end"/>
            </w:r>
            <w:r w:rsidRPr="00B12958">
              <w:rPr>
                <w:rStyle w:val="Hyperlink"/>
                <w:noProof/>
              </w:rPr>
              <w:fldChar w:fldCharType="end"/>
            </w:r>
          </w:ins>
        </w:p>
        <w:p w14:paraId="2E0340B6" w14:textId="77777777" w:rsidR="00203955" w:rsidRDefault="00203955" w:rsidP="00203955">
          <w:pPr>
            <w:pStyle w:val="TOC2"/>
            <w:tabs>
              <w:tab w:val="right" w:leader="dot" w:pos="9062"/>
            </w:tabs>
            <w:rPr>
              <w:ins w:id="160" w:author="铜 高" w:date="2026-09-26T14:55:00Z" w16du:dateUtc="2026-09-26T06:55:00Z"/>
              <w:rFonts w:asciiTheme="minorHAnsi" w:eastAsiaTheme="minorEastAsia" w:hAnsiTheme="minorHAnsi" w:cstheme="minorBidi"/>
              <w:noProof/>
              <w:kern w:val="2"/>
              <w:sz w:val="22"/>
              <w14:ligatures w14:val="standardContextual"/>
            </w:rPr>
          </w:pPr>
          <w:ins w:id="161"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"_Toc241154067"</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3.2</w:t>
            </w:r>
            <w:r w:rsidRPr="00B12958">
              <w:rPr>
                <w:rStyle w:val="Hyperlink"/>
                <w:noProof/>
              </w:rPr>
              <w:t xml:space="preserve">　基于</w:t>
            </w:r>
            <w:r w:rsidRPr="00B12958">
              <w:rPr>
                <w:rStyle w:val="Hyperlink"/>
                <w:noProof/>
              </w:rPr>
              <w:t xml:space="preserve"> etcd </w:t>
            </w:r>
            <w:r w:rsidRPr="00B12958">
              <w:rPr>
                <w:rStyle w:val="Hyperlink"/>
                <w:noProof/>
              </w:rPr>
              <w:t>的三步事务写入模型</w:t>
            </w:r>
            <w:r>
              <w:rPr>
                <w:noProof/>
                <w:webHidden/>
              </w:rPr>
              <w:tab/>
            </w:r>
            <w:r>
              <w:rPr>
                <w:noProof/>
                <w:webHidden/>
              </w:rPr>
              <w:fldChar w:fldCharType="begin"/>
            </w:r>
            <w:r>
              <w:rPr>
                <w:noProof/>
                <w:webHidden/>
              </w:rPr>
              <w:instrText xml:space="preserve"> PAGEREF _Toc241154067 \h </w:instrText>
            </w:r>
            <w:r>
              <w:rPr>
                <w:noProof/>
                <w:webHidden/>
              </w:rPr>
            </w:r>
            <w:r>
              <w:rPr>
                <w:noProof/>
                <w:webHidden/>
              </w:rPr>
              <w:fldChar w:fldCharType="separate"/>
            </w:r>
            <w:r>
              <w:rPr>
                <w:noProof/>
                <w:webHidden/>
              </w:rPr>
              <w:t>- 18 -</w:t>
            </w:r>
            <w:r>
              <w:rPr>
                <w:noProof/>
                <w:webHidden/>
              </w:rPr>
              <w:fldChar w:fldCharType="end"/>
            </w:r>
            <w:r w:rsidRPr="00B12958">
              <w:rPr>
                <w:rStyle w:val="Hyperlink"/>
                <w:noProof/>
              </w:rPr>
              <w:fldChar w:fldCharType="end"/>
            </w:r>
          </w:ins>
        </w:p>
        <w:p w14:paraId="4DD6553E" w14:textId="77777777" w:rsidR="00203955" w:rsidRDefault="00203955" w:rsidP="00203955">
          <w:pPr>
            <w:pStyle w:val="TOC2"/>
            <w:tabs>
              <w:tab w:val="right" w:leader="dot" w:pos="9062"/>
            </w:tabs>
            <w:rPr>
              <w:ins w:id="162" w:author="铜 高" w:date="2026-09-26T14:55:00Z" w16du:dateUtc="2026-09-26T06:55:00Z"/>
              <w:rFonts w:asciiTheme="minorHAnsi" w:eastAsiaTheme="minorEastAsia" w:hAnsiTheme="minorHAnsi" w:cstheme="minorBidi"/>
              <w:noProof/>
              <w:kern w:val="2"/>
              <w:sz w:val="22"/>
              <w14:ligatures w14:val="standardContextual"/>
            </w:rPr>
          </w:pPr>
          <w:ins w:id="163"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"_Toc241154068"</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3.3</w:t>
            </w:r>
            <w:r w:rsidRPr="00B12958">
              <w:rPr>
                <w:rStyle w:val="Hyperlink"/>
                <w:noProof/>
              </w:rPr>
              <w:t xml:space="preserve">　</w:t>
            </w:r>
            <w:r w:rsidRPr="00B12958">
              <w:rPr>
                <w:rStyle w:val="Hyperlink"/>
                <w:noProof/>
              </w:rPr>
              <w:t xml:space="preserve">Dispatcher </w:t>
            </w:r>
            <w:r w:rsidRPr="00B12958">
              <w:rPr>
                <w:rStyle w:val="Hyperlink"/>
                <w:noProof/>
              </w:rPr>
              <w:t>内部：</w:t>
            </w:r>
            <w:r w:rsidRPr="00B12958">
              <w:rPr>
                <w:rStyle w:val="Hyperlink"/>
                <w:noProof/>
              </w:rPr>
              <w:t xml:space="preserve">Pod </w:t>
            </w:r>
            <w:r w:rsidRPr="00B12958">
              <w:rPr>
                <w:rStyle w:val="Hyperlink"/>
                <w:noProof/>
              </w:rPr>
              <w:t>的数据结构流转</w:t>
            </w:r>
            <w:r>
              <w:rPr>
                <w:noProof/>
                <w:webHidden/>
              </w:rPr>
              <w:tab/>
            </w:r>
            <w:r>
              <w:rPr>
                <w:noProof/>
                <w:webHidden/>
              </w:rPr>
              <w:fldChar w:fldCharType="begin"/>
            </w:r>
            <w:r>
              <w:rPr>
                <w:noProof/>
                <w:webHidden/>
              </w:rPr>
              <w:instrText xml:space="preserve"> PAGEREF _Toc241154068 \h </w:instrText>
            </w:r>
            <w:r>
              <w:rPr>
                <w:noProof/>
                <w:webHidden/>
              </w:rPr>
            </w:r>
            <w:r>
              <w:rPr>
                <w:noProof/>
                <w:webHidden/>
              </w:rPr>
              <w:fldChar w:fldCharType="separate"/>
            </w:r>
            <w:r>
              <w:rPr>
                <w:noProof/>
                <w:webHidden/>
              </w:rPr>
              <w:t>- 20 -</w:t>
            </w:r>
            <w:r>
              <w:rPr>
                <w:noProof/>
                <w:webHidden/>
              </w:rPr>
              <w:fldChar w:fldCharType="end"/>
            </w:r>
            <w:r w:rsidRPr="00B12958">
              <w:rPr>
                <w:rStyle w:val="Hyperlink"/>
                <w:noProof/>
              </w:rPr>
              <w:fldChar w:fldCharType="end"/>
            </w:r>
          </w:ins>
        </w:p>
        <w:p w14:paraId="3290FE2C" w14:textId="77777777" w:rsidR="00203955" w:rsidRDefault="00203955" w:rsidP="00203955">
          <w:pPr>
            <w:pStyle w:val="TOC2"/>
            <w:tabs>
              <w:tab w:val="right" w:leader="dot" w:pos="9062"/>
            </w:tabs>
            <w:rPr>
              <w:ins w:id="164" w:author="铜 高" w:date="2026-09-26T14:55:00Z" w16du:dateUtc="2026-09-26T06:55:00Z"/>
              <w:rFonts w:asciiTheme="minorHAnsi" w:eastAsiaTheme="minorEastAsia" w:hAnsiTheme="minorHAnsi" w:cstheme="minorBidi"/>
              <w:noProof/>
              <w:kern w:val="2"/>
              <w:sz w:val="22"/>
              <w14:ligatures w14:val="standardContextual"/>
            </w:rPr>
          </w:pPr>
          <w:ins w:id="165"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"_Toc241154069"</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3.4</w:t>
            </w:r>
            <w:r w:rsidRPr="00B12958">
              <w:rPr>
                <w:rStyle w:val="Hyperlink"/>
                <w:noProof/>
              </w:rPr>
              <w:t xml:space="preserve">　单个</w:t>
            </w:r>
            <w:r w:rsidRPr="00B12958">
              <w:rPr>
                <w:rStyle w:val="Hyperlink"/>
                <w:noProof/>
              </w:rPr>
              <w:t xml:space="preserve"> Scheduler </w:t>
            </w:r>
            <w:r w:rsidRPr="00B12958">
              <w:rPr>
                <w:rStyle w:val="Hyperlink"/>
                <w:noProof/>
              </w:rPr>
              <w:t>内部：</w:t>
            </w:r>
            <w:r w:rsidRPr="00B12958">
              <w:rPr>
                <w:rStyle w:val="Hyperlink"/>
                <w:noProof/>
              </w:rPr>
              <w:t xml:space="preserve">Pod </w:t>
            </w:r>
            <w:r w:rsidRPr="00B12958">
              <w:rPr>
                <w:rStyle w:val="Hyperlink"/>
                <w:noProof/>
              </w:rPr>
              <w:t>的调度流程</w:t>
            </w:r>
            <w:r>
              <w:rPr>
                <w:noProof/>
                <w:webHidden/>
              </w:rPr>
              <w:tab/>
            </w:r>
            <w:r>
              <w:rPr>
                <w:noProof/>
                <w:webHidden/>
              </w:rPr>
              <w:fldChar w:fldCharType="begin"/>
            </w:r>
            <w:r>
              <w:rPr>
                <w:noProof/>
                <w:webHidden/>
              </w:rPr>
              <w:instrText xml:space="preserve"> PAGEREF _Toc241154069 \h </w:instrText>
            </w:r>
            <w:r>
              <w:rPr>
                <w:noProof/>
                <w:webHidden/>
              </w:rPr>
            </w:r>
            <w:r>
              <w:rPr>
                <w:noProof/>
                <w:webHidden/>
              </w:rPr>
              <w:fldChar w:fldCharType="separate"/>
            </w:r>
            <w:r>
              <w:rPr>
                <w:noProof/>
                <w:webHidden/>
              </w:rPr>
              <w:t>- 22 -</w:t>
            </w:r>
            <w:r>
              <w:rPr>
                <w:noProof/>
                <w:webHidden/>
              </w:rPr>
              <w:fldChar w:fldCharType="end"/>
            </w:r>
            <w:r w:rsidRPr="00B12958">
              <w:rPr>
                <w:rStyle w:val="Hyperlink"/>
                <w:noProof/>
              </w:rPr>
              <w:fldChar w:fldCharType="end"/>
            </w:r>
          </w:ins>
        </w:p>
        <w:p w14:paraId="7F739EDE" w14:textId="77777777" w:rsidR="00203955" w:rsidRDefault="00203955" w:rsidP="00203955">
          <w:pPr>
            <w:pStyle w:val="TOC2"/>
            <w:tabs>
              <w:tab w:val="right" w:leader="dot" w:pos="9062"/>
            </w:tabs>
            <w:rPr>
              <w:ins w:id="166" w:author="铜 高" w:date="2026-09-26T14:55:00Z" w16du:dateUtc="2026-09-26T06:55:00Z"/>
              <w:rFonts w:asciiTheme="minorHAnsi" w:eastAsiaTheme="minorEastAsia" w:hAnsiTheme="minorHAnsi" w:cstheme="minorBidi"/>
              <w:noProof/>
              <w:kern w:val="2"/>
              <w:sz w:val="22"/>
              <w14:ligatures w14:val="standardContextual"/>
            </w:rPr>
          </w:pPr>
          <w:ins w:id="167"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"_Toc241154070"</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3.5</w:t>
            </w:r>
            <w:r w:rsidRPr="00B12958">
              <w:rPr>
                <w:rStyle w:val="Hyperlink"/>
                <w:noProof/>
              </w:rPr>
              <w:t xml:space="preserve">　本章小结</w:t>
            </w:r>
            <w:r>
              <w:rPr>
                <w:noProof/>
                <w:webHidden/>
              </w:rPr>
              <w:tab/>
            </w:r>
            <w:r>
              <w:rPr>
                <w:noProof/>
                <w:webHidden/>
              </w:rPr>
              <w:fldChar w:fldCharType="begin"/>
            </w:r>
            <w:r>
              <w:rPr>
                <w:noProof/>
                <w:webHidden/>
              </w:rPr>
              <w:instrText xml:space="preserve"> PAGEREF _Toc241154070 \h </w:instrText>
            </w:r>
            <w:r>
              <w:rPr>
                <w:noProof/>
                <w:webHidden/>
              </w:rPr>
            </w:r>
            <w:r>
              <w:rPr>
                <w:noProof/>
                <w:webHidden/>
              </w:rPr>
              <w:fldChar w:fldCharType="separate"/>
            </w:r>
            <w:r>
              <w:rPr>
                <w:noProof/>
                <w:webHidden/>
              </w:rPr>
              <w:t>- 23 -</w:t>
            </w:r>
            <w:r>
              <w:rPr>
                <w:noProof/>
                <w:webHidden/>
              </w:rPr>
              <w:fldChar w:fldCharType="end"/>
            </w:r>
            <w:r w:rsidRPr="00B12958">
              <w:rPr>
                <w:rStyle w:val="Hyperlink"/>
                <w:noProof/>
              </w:rPr>
              <w:fldChar w:fldCharType="end"/>
            </w:r>
          </w:ins>
        </w:p>
        <w:p w14:paraId="11A2B665" w14:textId="77777777" w:rsidR="00203955" w:rsidRDefault="00203955" w:rsidP="00203955">
          <w:pPr>
            <w:pStyle w:val="TOC1"/>
            <w:tabs>
              <w:tab w:val="right" w:leader="dot" w:pos="9062"/>
            </w:tabs>
            <w:rPr>
              <w:ins w:id="168" w:author="铜 高" w:date="2026-09-26T14:55:00Z" w16du:dateUtc="2026-09-26T06:55:00Z"/>
              <w:rFonts w:asciiTheme="minorHAnsi" w:eastAsiaTheme="minorEastAsia" w:hAnsiTheme="minorHAnsi" w:cstheme="minorBidi"/>
              <w:noProof/>
              <w:kern w:val="2"/>
              <w:sz w:val="22"/>
              <w14:ligatures w14:val="standardContextual"/>
            </w:rPr>
          </w:pPr>
          <w:ins w:id="169"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"_Toc241154071"</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第四章　基于</w:t>
            </w:r>
            <w:r w:rsidRPr="00B12958">
              <w:rPr>
                <w:rStyle w:val="Hyperlink"/>
                <w:noProof/>
              </w:rPr>
              <w:t xml:space="preserve"> etcd </w:t>
            </w:r>
            <w:r w:rsidRPr="00B12958">
              <w:rPr>
                <w:rStyle w:val="Hyperlink"/>
                <w:noProof/>
              </w:rPr>
              <w:t>语义的一致性容错机制</w:t>
            </w:r>
            <w:r>
              <w:rPr>
                <w:noProof/>
                <w:webHidden/>
              </w:rPr>
              <w:tab/>
            </w:r>
            <w:r>
              <w:rPr>
                <w:noProof/>
                <w:webHidden/>
              </w:rPr>
              <w:fldChar w:fldCharType="begin"/>
            </w:r>
            <w:r>
              <w:rPr>
                <w:noProof/>
                <w:webHidden/>
              </w:rPr>
              <w:instrText xml:space="preserve"> PAGEREF _Toc241154071 \h </w:instrText>
            </w:r>
            <w:r>
              <w:rPr>
                <w:noProof/>
                <w:webHidden/>
              </w:rPr>
            </w:r>
            <w:r>
              <w:rPr>
                <w:noProof/>
                <w:webHidden/>
              </w:rPr>
              <w:fldChar w:fldCharType="separate"/>
            </w:r>
            <w:r>
              <w:rPr>
                <w:noProof/>
                <w:webHidden/>
              </w:rPr>
              <w:t>- 25 -</w:t>
            </w:r>
            <w:r>
              <w:rPr>
                <w:noProof/>
                <w:webHidden/>
              </w:rPr>
              <w:fldChar w:fldCharType="end"/>
            </w:r>
            <w:r w:rsidRPr="00B12958">
              <w:rPr>
                <w:rStyle w:val="Hyperlink"/>
                <w:noProof/>
              </w:rPr>
              <w:fldChar w:fldCharType="end"/>
            </w:r>
          </w:ins>
        </w:p>
        <w:p w14:paraId="2A3BEB07" w14:textId="77777777" w:rsidR="00203955" w:rsidRDefault="00203955" w:rsidP="00203955">
          <w:pPr>
            <w:pStyle w:val="TOC2"/>
            <w:tabs>
              <w:tab w:val="right" w:leader="dot" w:pos="9062"/>
            </w:tabs>
            <w:rPr>
              <w:ins w:id="170" w:author="铜 高" w:date="2026-09-26T14:55:00Z" w16du:dateUtc="2026-09-26T06:55:00Z"/>
              <w:rFonts w:asciiTheme="minorHAnsi" w:eastAsiaTheme="minorEastAsia" w:hAnsiTheme="minorHAnsi" w:cstheme="minorBidi"/>
              <w:noProof/>
              <w:kern w:val="2"/>
              <w:sz w:val="22"/>
              <w14:ligatures w14:val="standardContextual"/>
            </w:rPr>
          </w:pPr>
          <w:ins w:id="171"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"_Toc241154072"</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4.1</w:t>
            </w:r>
            <w:r w:rsidRPr="00B12958">
              <w:rPr>
                <w:rStyle w:val="Hyperlink"/>
                <w:noProof/>
              </w:rPr>
              <w:t xml:space="preserve">　一致性挑战与核心不变量</w:t>
            </w:r>
            <w:r>
              <w:rPr>
                <w:noProof/>
                <w:webHidden/>
              </w:rPr>
              <w:tab/>
            </w:r>
            <w:r>
              <w:rPr>
                <w:noProof/>
                <w:webHidden/>
              </w:rPr>
              <w:fldChar w:fldCharType="begin"/>
            </w:r>
            <w:r>
              <w:rPr>
                <w:noProof/>
                <w:webHidden/>
              </w:rPr>
              <w:instrText xml:space="preserve"> PAGEREF _Toc241154072 \h </w:instrText>
            </w:r>
            <w:r>
              <w:rPr>
                <w:noProof/>
                <w:webHidden/>
              </w:rPr>
            </w:r>
            <w:r>
              <w:rPr>
                <w:noProof/>
                <w:webHidden/>
              </w:rPr>
              <w:fldChar w:fldCharType="separate"/>
            </w:r>
            <w:r>
              <w:rPr>
                <w:noProof/>
                <w:webHidden/>
              </w:rPr>
              <w:t>- 25 -</w:t>
            </w:r>
            <w:r>
              <w:rPr>
                <w:noProof/>
                <w:webHidden/>
              </w:rPr>
              <w:fldChar w:fldCharType="end"/>
            </w:r>
            <w:r w:rsidRPr="00B12958">
              <w:rPr>
                <w:rStyle w:val="Hyperlink"/>
                <w:noProof/>
              </w:rPr>
              <w:fldChar w:fldCharType="end"/>
            </w:r>
          </w:ins>
        </w:p>
        <w:p w14:paraId="57B43712" w14:textId="77777777" w:rsidR="00203955" w:rsidRDefault="00203955" w:rsidP="00203955">
          <w:pPr>
            <w:pStyle w:val="TOC2"/>
            <w:tabs>
              <w:tab w:val="right" w:leader="dot" w:pos="9062"/>
            </w:tabs>
            <w:rPr>
              <w:ins w:id="172" w:author="铜 高" w:date="2026-09-26T14:55:00Z" w16du:dateUtc="2026-09-26T06:55:00Z"/>
              <w:rFonts w:asciiTheme="minorHAnsi" w:eastAsiaTheme="minorEastAsia" w:hAnsiTheme="minorHAnsi" w:cstheme="minorBidi"/>
              <w:noProof/>
              <w:kern w:val="2"/>
              <w:sz w:val="22"/>
              <w14:ligatures w14:val="standardContextual"/>
            </w:rPr>
          </w:pPr>
          <w:ins w:id="173"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"_Toc241154073"</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4.2</w:t>
            </w:r>
            <w:r w:rsidRPr="00B12958">
              <w:rPr>
                <w:rStyle w:val="Hyperlink"/>
                <w:noProof/>
              </w:rPr>
              <w:t xml:space="preserve">　</w:t>
            </w:r>
            <w:r w:rsidRPr="00B12958">
              <w:rPr>
                <w:rStyle w:val="Hyperlink"/>
                <w:noProof/>
              </w:rPr>
              <w:t xml:space="preserve">Layer 0 — Node </w:t>
            </w:r>
            <w:r w:rsidRPr="00B12958">
              <w:rPr>
                <w:rStyle w:val="Hyperlink"/>
                <w:noProof/>
              </w:rPr>
              <w:t>分区归属前置校验</w:t>
            </w:r>
            <w:r>
              <w:rPr>
                <w:noProof/>
                <w:webHidden/>
              </w:rPr>
              <w:tab/>
            </w:r>
            <w:r>
              <w:rPr>
                <w:noProof/>
                <w:webHidden/>
              </w:rPr>
              <w:fldChar w:fldCharType="begin"/>
            </w:r>
            <w:r>
              <w:rPr>
                <w:noProof/>
                <w:webHidden/>
              </w:rPr>
              <w:instrText xml:space="preserve"> PAGEREF _Toc241154073 \h </w:instrText>
            </w:r>
            <w:r>
              <w:rPr>
                <w:noProof/>
                <w:webHidden/>
              </w:rPr>
            </w:r>
            <w:r>
              <w:rPr>
                <w:noProof/>
                <w:webHidden/>
              </w:rPr>
              <w:fldChar w:fldCharType="separate"/>
            </w:r>
            <w:r>
              <w:rPr>
                <w:noProof/>
                <w:webHidden/>
              </w:rPr>
              <w:t>- 26 -</w:t>
            </w:r>
            <w:r>
              <w:rPr>
                <w:noProof/>
                <w:webHidden/>
              </w:rPr>
              <w:fldChar w:fldCharType="end"/>
            </w:r>
            <w:r w:rsidRPr="00B12958">
              <w:rPr>
                <w:rStyle w:val="Hyperlink"/>
                <w:noProof/>
              </w:rPr>
              <w:fldChar w:fldCharType="end"/>
            </w:r>
          </w:ins>
        </w:p>
        <w:p w14:paraId="37B18AFA" w14:textId="77777777" w:rsidR="00203955" w:rsidRDefault="00203955" w:rsidP="00203955">
          <w:pPr>
            <w:pStyle w:val="TOC2"/>
            <w:tabs>
              <w:tab w:val="right" w:leader="dot" w:pos="9062"/>
            </w:tabs>
            <w:rPr>
              <w:ins w:id="174" w:author="铜 高" w:date="2026-09-26T14:55:00Z" w16du:dateUtc="2026-09-26T06:55:00Z"/>
              <w:rFonts w:asciiTheme="minorHAnsi" w:eastAsiaTheme="minorEastAsia" w:hAnsiTheme="minorHAnsi" w:cstheme="minorBidi"/>
              <w:noProof/>
              <w:kern w:val="2"/>
              <w:sz w:val="22"/>
              <w14:ligatures w14:val="standardContextual"/>
            </w:rPr>
          </w:pPr>
          <w:ins w:id="175"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"_Toc241154074"</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4.3</w:t>
            </w:r>
            <w:r w:rsidRPr="00B12958">
              <w:rPr>
                <w:rStyle w:val="Hyperlink"/>
                <w:noProof/>
              </w:rPr>
              <w:t xml:space="preserve">　</w:t>
            </w:r>
            <w:r w:rsidRPr="00B12958">
              <w:rPr>
                <w:rStyle w:val="Hyperlink"/>
                <w:noProof/>
              </w:rPr>
              <w:t xml:space="preserve">Layer 1 — </w:t>
            </w:r>
            <w:r w:rsidRPr="00B12958">
              <w:rPr>
                <w:rStyle w:val="Hyperlink"/>
                <w:noProof/>
              </w:rPr>
              <w:t>同步重试</w:t>
            </w:r>
            <w:r>
              <w:rPr>
                <w:noProof/>
                <w:webHidden/>
              </w:rPr>
              <w:tab/>
            </w:r>
            <w:r>
              <w:rPr>
                <w:noProof/>
                <w:webHidden/>
              </w:rPr>
              <w:fldChar w:fldCharType="begin"/>
            </w:r>
            <w:r>
              <w:rPr>
                <w:noProof/>
                <w:webHidden/>
              </w:rPr>
              <w:instrText xml:space="preserve"> PAGEREF _Toc241154074 \h </w:instrText>
            </w:r>
            <w:r>
              <w:rPr>
                <w:noProof/>
                <w:webHidden/>
              </w:rPr>
            </w:r>
            <w:r>
              <w:rPr>
                <w:noProof/>
                <w:webHidden/>
              </w:rPr>
              <w:fldChar w:fldCharType="separate"/>
            </w:r>
            <w:r>
              <w:rPr>
                <w:noProof/>
                <w:webHidden/>
              </w:rPr>
              <w:t>- 29 -</w:t>
            </w:r>
            <w:r>
              <w:rPr>
                <w:noProof/>
                <w:webHidden/>
              </w:rPr>
              <w:fldChar w:fldCharType="end"/>
            </w:r>
            <w:r w:rsidRPr="00B12958">
              <w:rPr>
                <w:rStyle w:val="Hyperlink"/>
                <w:noProof/>
              </w:rPr>
              <w:fldChar w:fldCharType="end"/>
            </w:r>
          </w:ins>
        </w:p>
        <w:p w14:paraId="312D5FB4" w14:textId="77777777" w:rsidR="00203955" w:rsidRDefault="00203955" w:rsidP="00203955">
          <w:pPr>
            <w:pStyle w:val="TOC2"/>
            <w:tabs>
              <w:tab w:val="right" w:leader="dot" w:pos="9062"/>
            </w:tabs>
            <w:rPr>
              <w:ins w:id="176" w:author="铜 高" w:date="2026-09-26T14:55:00Z" w16du:dateUtc="2026-09-26T06:55:00Z"/>
              <w:rFonts w:asciiTheme="minorHAnsi" w:eastAsiaTheme="minorEastAsia" w:hAnsiTheme="minorHAnsi" w:cstheme="minorBidi"/>
              <w:noProof/>
              <w:kern w:val="2"/>
              <w:sz w:val="22"/>
              <w14:ligatures w14:val="standardContextual"/>
            </w:rPr>
          </w:pPr>
          <w:ins w:id="177"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"_Toc241154075"</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4.4</w:t>
            </w:r>
            <w:r w:rsidRPr="00B12958">
              <w:rPr>
                <w:rStyle w:val="Hyperlink"/>
                <w:noProof/>
              </w:rPr>
              <w:t xml:space="preserve">　</w:t>
            </w:r>
            <w:r w:rsidRPr="00B12958">
              <w:rPr>
                <w:rStyle w:val="Hyperlink"/>
                <w:noProof/>
              </w:rPr>
              <w:t xml:space="preserve">Layer 2 — </w:t>
            </w:r>
            <w:r w:rsidRPr="00B12958">
              <w:rPr>
                <w:rStyle w:val="Hyperlink"/>
                <w:noProof/>
              </w:rPr>
              <w:t>异步</w:t>
            </w:r>
            <w:r w:rsidRPr="00B12958">
              <w:rPr>
                <w:rStyle w:val="Hyperlink"/>
                <w:noProof/>
              </w:rPr>
              <w:t xml:space="preserve"> Reconciler</w:t>
            </w:r>
            <w:r>
              <w:rPr>
                <w:noProof/>
                <w:webHidden/>
              </w:rPr>
              <w:tab/>
            </w:r>
            <w:r>
              <w:rPr>
                <w:noProof/>
                <w:webHidden/>
              </w:rPr>
              <w:fldChar w:fldCharType="begin"/>
            </w:r>
            <w:r>
              <w:rPr>
                <w:noProof/>
                <w:webHidden/>
              </w:rPr>
              <w:instrText xml:space="preserve"> PAGEREF _Toc241154075 \h </w:instrText>
            </w:r>
            <w:r>
              <w:rPr>
                <w:noProof/>
                <w:webHidden/>
              </w:rPr>
            </w:r>
            <w:r>
              <w:rPr>
                <w:noProof/>
                <w:webHidden/>
              </w:rPr>
              <w:fldChar w:fldCharType="separate"/>
            </w:r>
            <w:r>
              <w:rPr>
                <w:noProof/>
                <w:webHidden/>
              </w:rPr>
              <w:t>- 30 -</w:t>
            </w:r>
            <w:r>
              <w:rPr>
                <w:noProof/>
                <w:webHidden/>
              </w:rPr>
              <w:fldChar w:fldCharType="end"/>
            </w:r>
            <w:r w:rsidRPr="00B12958">
              <w:rPr>
                <w:rStyle w:val="Hyperlink"/>
                <w:noProof/>
              </w:rPr>
              <w:fldChar w:fldCharType="end"/>
            </w:r>
          </w:ins>
        </w:p>
        <w:p w14:paraId="34BD4FC9" w14:textId="77777777" w:rsidR="00203955" w:rsidRDefault="00203955" w:rsidP="00203955">
          <w:pPr>
            <w:pStyle w:val="TOC2"/>
            <w:tabs>
              <w:tab w:val="right" w:leader="dot" w:pos="9062"/>
            </w:tabs>
            <w:rPr>
              <w:ins w:id="178" w:author="铜 高" w:date="2026-09-26T14:55:00Z" w16du:dateUtc="2026-09-26T06:55:00Z"/>
              <w:rFonts w:asciiTheme="minorHAnsi" w:eastAsiaTheme="minorEastAsia" w:hAnsiTheme="minorHAnsi" w:cstheme="minorBidi"/>
              <w:noProof/>
              <w:kern w:val="2"/>
              <w:sz w:val="22"/>
              <w14:ligatures w14:val="standardContextual"/>
            </w:rPr>
          </w:pPr>
          <w:ins w:id="179"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"_Toc241154076"</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4.5</w:t>
            </w:r>
            <w:r w:rsidRPr="00B12958">
              <w:rPr>
                <w:rStyle w:val="Hyperlink"/>
                <w:noProof/>
              </w:rPr>
              <w:t xml:space="preserve">　</w:t>
            </w:r>
            <w:r w:rsidRPr="00B12958">
              <w:rPr>
                <w:rStyle w:val="Hyperlink"/>
                <w:noProof/>
              </w:rPr>
              <w:t xml:space="preserve">Layer 3 — </w:t>
            </w:r>
            <w:r w:rsidRPr="00B12958">
              <w:rPr>
                <w:rStyle w:val="Hyperlink"/>
                <w:noProof/>
              </w:rPr>
              <w:t>跨</w:t>
            </w:r>
            <w:r w:rsidRPr="00B12958">
              <w:rPr>
                <w:rStyle w:val="Hyperlink"/>
                <w:noProof/>
              </w:rPr>
              <w:t xml:space="preserve"> Scheduler </w:t>
            </w:r>
            <w:r w:rsidRPr="00B12958">
              <w:rPr>
                <w:rStyle w:val="Hyperlink"/>
                <w:noProof/>
              </w:rPr>
              <w:t>实例回退</w:t>
            </w:r>
            <w:r>
              <w:rPr>
                <w:noProof/>
                <w:webHidden/>
              </w:rPr>
              <w:tab/>
            </w:r>
            <w:r>
              <w:rPr>
                <w:noProof/>
                <w:webHidden/>
              </w:rPr>
              <w:fldChar w:fldCharType="begin"/>
            </w:r>
            <w:r>
              <w:rPr>
                <w:noProof/>
                <w:webHidden/>
              </w:rPr>
              <w:instrText xml:space="preserve"> PAGEREF _Toc241154076 \h </w:instrText>
            </w:r>
            <w:r>
              <w:rPr>
                <w:noProof/>
                <w:webHidden/>
              </w:rPr>
            </w:r>
            <w:r>
              <w:rPr>
                <w:noProof/>
                <w:webHidden/>
              </w:rPr>
              <w:fldChar w:fldCharType="separate"/>
            </w:r>
            <w:r>
              <w:rPr>
                <w:noProof/>
                <w:webHidden/>
              </w:rPr>
              <w:t>- 31 -</w:t>
            </w:r>
            <w:r>
              <w:rPr>
                <w:noProof/>
                <w:webHidden/>
              </w:rPr>
              <w:fldChar w:fldCharType="end"/>
            </w:r>
            <w:r w:rsidRPr="00B12958">
              <w:rPr>
                <w:rStyle w:val="Hyperlink"/>
                <w:noProof/>
              </w:rPr>
              <w:fldChar w:fldCharType="end"/>
            </w:r>
          </w:ins>
        </w:p>
        <w:p w14:paraId="5DAAB23A" w14:textId="77777777" w:rsidR="00203955" w:rsidRDefault="00203955" w:rsidP="00203955">
          <w:pPr>
            <w:pStyle w:val="TOC2"/>
            <w:tabs>
              <w:tab w:val="right" w:leader="dot" w:pos="9062"/>
            </w:tabs>
            <w:rPr>
              <w:ins w:id="180" w:author="铜 高" w:date="2026-09-26T14:55:00Z" w16du:dateUtc="2026-09-26T06:55:00Z"/>
              <w:rFonts w:asciiTheme="minorHAnsi" w:eastAsiaTheme="minorEastAsia" w:hAnsiTheme="minorHAnsi" w:cstheme="minorBidi"/>
              <w:noProof/>
              <w:kern w:val="2"/>
              <w:sz w:val="22"/>
              <w14:ligatures w14:val="standardContextual"/>
            </w:rPr>
          </w:pPr>
          <w:ins w:id="181"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"_Toc241154077"</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4.6</w:t>
            </w:r>
            <w:r w:rsidRPr="00B12958">
              <w:rPr>
                <w:rStyle w:val="Hyperlink"/>
                <w:noProof/>
              </w:rPr>
              <w:t xml:space="preserve">　一致性论证</w:t>
            </w:r>
            <w:r>
              <w:rPr>
                <w:noProof/>
                <w:webHidden/>
              </w:rPr>
              <w:tab/>
            </w:r>
            <w:r>
              <w:rPr>
                <w:noProof/>
                <w:webHidden/>
              </w:rPr>
              <w:fldChar w:fldCharType="begin"/>
            </w:r>
            <w:r>
              <w:rPr>
                <w:noProof/>
                <w:webHidden/>
              </w:rPr>
              <w:instrText xml:space="preserve"> PAGEREF _Toc241154077 \h </w:instrText>
            </w:r>
            <w:r>
              <w:rPr>
                <w:noProof/>
                <w:webHidden/>
              </w:rPr>
            </w:r>
            <w:r>
              <w:rPr>
                <w:noProof/>
                <w:webHidden/>
              </w:rPr>
              <w:fldChar w:fldCharType="separate"/>
            </w:r>
            <w:r>
              <w:rPr>
                <w:noProof/>
                <w:webHidden/>
              </w:rPr>
              <w:t>- 36 -</w:t>
            </w:r>
            <w:r>
              <w:rPr>
                <w:noProof/>
                <w:webHidden/>
              </w:rPr>
              <w:fldChar w:fldCharType="end"/>
            </w:r>
            <w:r w:rsidRPr="00B12958">
              <w:rPr>
                <w:rStyle w:val="Hyperlink"/>
                <w:noProof/>
              </w:rPr>
              <w:fldChar w:fldCharType="end"/>
            </w:r>
          </w:ins>
        </w:p>
        <w:p w14:paraId="78843D99" w14:textId="77777777" w:rsidR="00203955" w:rsidRDefault="00203955" w:rsidP="00203955">
          <w:pPr>
            <w:pStyle w:val="TOC2"/>
            <w:tabs>
              <w:tab w:val="right" w:leader="dot" w:pos="9062"/>
            </w:tabs>
            <w:rPr>
              <w:ins w:id="182" w:author="铜 高" w:date="2026-09-26T14:55:00Z" w16du:dateUtc="2026-09-26T06:55:00Z"/>
              <w:rFonts w:asciiTheme="minorHAnsi" w:eastAsiaTheme="minorEastAsia" w:hAnsiTheme="minorHAnsi" w:cstheme="minorBidi"/>
              <w:noProof/>
              <w:kern w:val="2"/>
              <w:sz w:val="22"/>
              <w14:ligatures w14:val="standardContextual"/>
            </w:rPr>
          </w:pPr>
          <w:ins w:id="183"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"_Toc241154078"</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4.7</w:t>
            </w:r>
            <w:r w:rsidRPr="00B12958">
              <w:rPr>
                <w:rStyle w:val="Hyperlink"/>
                <w:noProof/>
              </w:rPr>
              <w:t xml:space="preserve">　本章小结</w:t>
            </w:r>
            <w:r>
              <w:rPr>
                <w:noProof/>
                <w:webHidden/>
              </w:rPr>
              <w:tab/>
            </w:r>
            <w:r>
              <w:rPr>
                <w:noProof/>
                <w:webHidden/>
              </w:rPr>
              <w:fldChar w:fldCharType="begin"/>
            </w:r>
            <w:r>
              <w:rPr>
                <w:noProof/>
                <w:webHidden/>
              </w:rPr>
              <w:instrText xml:space="preserve"> PAGEREF _Toc241154078 \h </w:instrText>
            </w:r>
            <w:r>
              <w:rPr>
                <w:noProof/>
                <w:webHidden/>
              </w:rPr>
            </w:r>
            <w:r>
              <w:rPr>
                <w:noProof/>
                <w:webHidden/>
              </w:rPr>
              <w:fldChar w:fldCharType="separate"/>
            </w:r>
            <w:r>
              <w:rPr>
                <w:noProof/>
                <w:webHidden/>
              </w:rPr>
              <w:t>- 38 -</w:t>
            </w:r>
            <w:r>
              <w:rPr>
                <w:noProof/>
                <w:webHidden/>
              </w:rPr>
              <w:fldChar w:fldCharType="end"/>
            </w:r>
            <w:r w:rsidRPr="00B12958">
              <w:rPr>
                <w:rStyle w:val="Hyperlink"/>
                <w:noProof/>
              </w:rPr>
              <w:fldChar w:fldCharType="end"/>
            </w:r>
          </w:ins>
        </w:p>
        <w:p w14:paraId="043C1152" w14:textId="77777777" w:rsidR="00203955" w:rsidRDefault="00203955" w:rsidP="00203955">
          <w:pPr>
            <w:pStyle w:val="TOC1"/>
            <w:tabs>
              <w:tab w:val="right" w:leader="dot" w:pos="9062"/>
            </w:tabs>
            <w:rPr>
              <w:ins w:id="184" w:author="铜 高" w:date="2026-09-26T14:55:00Z" w16du:dateUtc="2026-09-26T06:55:00Z"/>
              <w:rFonts w:asciiTheme="minorHAnsi" w:eastAsiaTheme="minorEastAsia" w:hAnsiTheme="minorHAnsi" w:cstheme="minorBidi"/>
              <w:noProof/>
              <w:kern w:val="2"/>
              <w:sz w:val="22"/>
              <w14:ligatures w14:val="standardContextual"/>
            </w:rPr>
          </w:pPr>
          <w:ins w:id="185" w:author="铜 高" w:date="2026-09-26T14:55:00Z" w16du:dateUtc="2026-09-26T06:55:00Z">
            <w:r w:rsidRPr="00B12958">
              <w:rPr>
                <w:rStyle w:val="Hyperlink"/>
                <w:noProof/>
              </w:rPr>
              <w:lastRenderedPageBreak/>
              <w:fldChar w:fldCharType="begin"/>
            </w:r>
            <w:r w:rsidRPr="00B12958">
              <w:rPr>
                <w:rStyle w:val="Hyperlink"/>
                <w:noProof/>
              </w:rPr>
              <w:instrText xml:space="preserve"> </w:instrText>
            </w:r>
            <w:r>
              <w:rPr>
                <w:noProof/>
              </w:rPr>
              <w:instrText>HYPERLINK \l "_Toc241154079"</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第五章　面向大规模场景的进程内</w:t>
            </w:r>
            <w:r w:rsidRPr="00B12958">
              <w:rPr>
                <w:rStyle w:val="Hyperlink"/>
                <w:noProof/>
              </w:rPr>
              <w:t xml:space="preserve"> Binder </w:t>
            </w:r>
            <w:r w:rsidRPr="00B12958">
              <w:rPr>
                <w:rStyle w:val="Hyperlink"/>
                <w:noProof/>
              </w:rPr>
              <w:t>架构</w:t>
            </w:r>
            <w:r>
              <w:rPr>
                <w:noProof/>
                <w:webHidden/>
              </w:rPr>
              <w:tab/>
            </w:r>
            <w:r>
              <w:rPr>
                <w:noProof/>
                <w:webHidden/>
              </w:rPr>
              <w:fldChar w:fldCharType="begin"/>
            </w:r>
            <w:r>
              <w:rPr>
                <w:noProof/>
                <w:webHidden/>
              </w:rPr>
              <w:instrText xml:space="preserve"> PAGEREF _Toc241154079 \h </w:instrText>
            </w:r>
            <w:r>
              <w:rPr>
                <w:noProof/>
                <w:webHidden/>
              </w:rPr>
            </w:r>
            <w:r>
              <w:rPr>
                <w:noProof/>
                <w:webHidden/>
              </w:rPr>
              <w:fldChar w:fldCharType="separate"/>
            </w:r>
            <w:r>
              <w:rPr>
                <w:noProof/>
                <w:webHidden/>
              </w:rPr>
              <w:t>- 40 -</w:t>
            </w:r>
            <w:r>
              <w:rPr>
                <w:noProof/>
                <w:webHidden/>
              </w:rPr>
              <w:fldChar w:fldCharType="end"/>
            </w:r>
            <w:r w:rsidRPr="00B12958">
              <w:rPr>
                <w:rStyle w:val="Hyperlink"/>
                <w:noProof/>
              </w:rPr>
              <w:fldChar w:fldCharType="end"/>
            </w:r>
          </w:ins>
        </w:p>
        <w:p w14:paraId="0F711823" w14:textId="77777777" w:rsidR="00203955" w:rsidRDefault="00203955" w:rsidP="00203955">
          <w:pPr>
            <w:pStyle w:val="TOC2"/>
            <w:tabs>
              <w:tab w:val="right" w:leader="dot" w:pos="9062"/>
            </w:tabs>
            <w:rPr>
              <w:ins w:id="186" w:author="铜 高" w:date="2026-09-26T14:55:00Z" w16du:dateUtc="2026-09-26T06:55:00Z"/>
              <w:rFonts w:asciiTheme="minorHAnsi" w:eastAsiaTheme="minorEastAsia" w:hAnsiTheme="minorHAnsi" w:cstheme="minorBidi"/>
              <w:noProof/>
              <w:kern w:val="2"/>
              <w:sz w:val="22"/>
              <w14:ligatures w14:val="standardContextual"/>
            </w:rPr>
          </w:pPr>
          <w:ins w:id="187"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"_Toc241154080"</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5.1</w:t>
            </w:r>
            <w:r w:rsidRPr="00B12958">
              <w:rPr>
                <w:rStyle w:val="Hyperlink"/>
                <w:noProof/>
              </w:rPr>
              <w:t xml:space="preserve">　独立</w:t>
            </w:r>
            <w:r w:rsidRPr="00B12958">
              <w:rPr>
                <w:rStyle w:val="Hyperlink"/>
                <w:noProof/>
              </w:rPr>
              <w:t xml:space="preserve"> Binder </w:t>
            </w:r>
            <w:r w:rsidRPr="00B12958">
              <w:rPr>
                <w:rStyle w:val="Hyperlink"/>
                <w:noProof/>
              </w:rPr>
              <w:t>的性能开销分析</w:t>
            </w:r>
            <w:r>
              <w:rPr>
                <w:noProof/>
                <w:webHidden/>
              </w:rPr>
              <w:tab/>
            </w:r>
            <w:r>
              <w:rPr>
                <w:noProof/>
                <w:webHidden/>
              </w:rPr>
              <w:fldChar w:fldCharType="begin"/>
            </w:r>
            <w:r>
              <w:rPr>
                <w:noProof/>
                <w:webHidden/>
              </w:rPr>
              <w:instrText xml:space="preserve"> PAGEREF _Toc241154080 \h </w:instrText>
            </w:r>
            <w:r>
              <w:rPr>
                <w:noProof/>
                <w:webHidden/>
              </w:rPr>
            </w:r>
            <w:r>
              <w:rPr>
                <w:noProof/>
                <w:webHidden/>
              </w:rPr>
              <w:fldChar w:fldCharType="separate"/>
            </w:r>
            <w:r>
              <w:rPr>
                <w:noProof/>
                <w:webHidden/>
              </w:rPr>
              <w:t>- 40 -</w:t>
            </w:r>
            <w:r>
              <w:rPr>
                <w:noProof/>
                <w:webHidden/>
              </w:rPr>
              <w:fldChar w:fldCharType="end"/>
            </w:r>
            <w:r w:rsidRPr="00B12958">
              <w:rPr>
                <w:rStyle w:val="Hyperlink"/>
                <w:noProof/>
              </w:rPr>
              <w:fldChar w:fldCharType="end"/>
            </w:r>
          </w:ins>
        </w:p>
        <w:p w14:paraId="00B7A3AD" w14:textId="77777777" w:rsidR="00203955" w:rsidRDefault="00203955" w:rsidP="00203955">
          <w:pPr>
            <w:pStyle w:val="TOC2"/>
            <w:tabs>
              <w:tab w:val="right" w:leader="dot" w:pos="9062"/>
            </w:tabs>
            <w:rPr>
              <w:ins w:id="188" w:author="铜 高" w:date="2026-09-26T14:55:00Z" w16du:dateUtc="2026-09-26T06:55:00Z"/>
              <w:rFonts w:asciiTheme="minorHAnsi" w:eastAsiaTheme="minorEastAsia" w:hAnsiTheme="minorHAnsi" w:cstheme="minorBidi"/>
              <w:noProof/>
              <w:kern w:val="2"/>
              <w:sz w:val="22"/>
              <w14:ligatures w14:val="standardContextual"/>
            </w:rPr>
          </w:pPr>
          <w:ins w:id="189"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"_Toc241154081"</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5.2</w:t>
            </w:r>
            <w:r w:rsidRPr="00B12958">
              <w:rPr>
                <w:rStyle w:val="Hyperlink"/>
                <w:noProof/>
              </w:rPr>
              <w:t xml:space="preserve">　</w:t>
            </w:r>
            <w:r w:rsidRPr="00B12958">
              <w:rPr>
                <w:rStyle w:val="Hyperlink"/>
                <w:noProof/>
              </w:rPr>
              <w:t xml:space="preserve">ENO </w:t>
            </w:r>
            <w:r w:rsidRPr="00B12958">
              <w:rPr>
                <w:rStyle w:val="Hyperlink"/>
                <w:noProof/>
              </w:rPr>
              <w:t>架构：进程内</w:t>
            </w:r>
            <w:r w:rsidRPr="00B12958">
              <w:rPr>
                <w:rStyle w:val="Hyperlink"/>
                <w:noProof/>
              </w:rPr>
              <w:t xml:space="preserve"> Binder </w:t>
            </w:r>
            <w:r w:rsidRPr="00B12958">
              <w:rPr>
                <w:rStyle w:val="Hyperlink"/>
                <w:noProof/>
              </w:rPr>
              <w:t>合并</w:t>
            </w:r>
            <w:r>
              <w:rPr>
                <w:noProof/>
                <w:webHidden/>
              </w:rPr>
              <w:tab/>
            </w:r>
            <w:r>
              <w:rPr>
                <w:noProof/>
                <w:webHidden/>
              </w:rPr>
              <w:fldChar w:fldCharType="begin"/>
            </w:r>
            <w:r>
              <w:rPr>
                <w:noProof/>
                <w:webHidden/>
              </w:rPr>
              <w:instrText xml:space="preserve"> PAGEREF _Toc241154081 \h </w:instrText>
            </w:r>
            <w:r>
              <w:rPr>
                <w:noProof/>
                <w:webHidden/>
              </w:rPr>
            </w:r>
            <w:r>
              <w:rPr>
                <w:noProof/>
                <w:webHidden/>
              </w:rPr>
              <w:fldChar w:fldCharType="separate"/>
            </w:r>
            <w:r>
              <w:rPr>
                <w:noProof/>
                <w:webHidden/>
              </w:rPr>
              <w:t>- 42 -</w:t>
            </w:r>
            <w:r>
              <w:rPr>
                <w:noProof/>
                <w:webHidden/>
              </w:rPr>
              <w:fldChar w:fldCharType="end"/>
            </w:r>
            <w:r w:rsidRPr="00B12958">
              <w:rPr>
                <w:rStyle w:val="Hyperlink"/>
                <w:noProof/>
              </w:rPr>
              <w:fldChar w:fldCharType="end"/>
            </w:r>
          </w:ins>
        </w:p>
        <w:p w14:paraId="200ED6BA" w14:textId="77777777" w:rsidR="00203955" w:rsidRDefault="00203955" w:rsidP="00203955">
          <w:pPr>
            <w:pStyle w:val="TOC2"/>
            <w:tabs>
              <w:tab w:val="right" w:leader="dot" w:pos="9062"/>
            </w:tabs>
            <w:rPr>
              <w:ins w:id="190" w:author="铜 高" w:date="2026-09-26T14:55:00Z" w16du:dateUtc="2026-09-26T06:55:00Z"/>
              <w:rFonts w:asciiTheme="minorHAnsi" w:eastAsiaTheme="minorEastAsia" w:hAnsiTheme="minorHAnsi" w:cstheme="minorBidi"/>
              <w:noProof/>
              <w:kern w:val="2"/>
              <w:sz w:val="22"/>
              <w14:ligatures w14:val="standardContextual"/>
            </w:rPr>
          </w:pPr>
          <w:ins w:id="191"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"_Toc241154082"</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5.3</w:t>
            </w:r>
            <w:r w:rsidRPr="00B12958">
              <w:rPr>
                <w:rStyle w:val="Hyperlink"/>
                <w:noProof/>
              </w:rPr>
              <w:t xml:space="preserve">　</w:t>
            </w:r>
            <w:r w:rsidRPr="00B12958">
              <w:rPr>
                <w:rStyle w:val="Hyperlink"/>
                <w:noProof/>
              </w:rPr>
              <w:t xml:space="preserve">CacheAdapter </w:t>
            </w:r>
            <w:r w:rsidRPr="00B12958">
              <w:rPr>
                <w:rStyle w:val="Hyperlink"/>
                <w:noProof/>
              </w:rPr>
              <w:t>与零拷贝共享</w:t>
            </w:r>
            <w:r>
              <w:rPr>
                <w:noProof/>
                <w:webHidden/>
              </w:rPr>
              <w:tab/>
            </w:r>
            <w:r>
              <w:rPr>
                <w:noProof/>
                <w:webHidden/>
              </w:rPr>
              <w:fldChar w:fldCharType="begin"/>
            </w:r>
            <w:r>
              <w:rPr>
                <w:noProof/>
                <w:webHidden/>
              </w:rPr>
              <w:instrText xml:space="preserve"> PAGEREF _Toc241154082 \h </w:instrText>
            </w:r>
            <w:r>
              <w:rPr>
                <w:noProof/>
                <w:webHidden/>
              </w:rPr>
            </w:r>
            <w:r>
              <w:rPr>
                <w:noProof/>
                <w:webHidden/>
              </w:rPr>
              <w:fldChar w:fldCharType="separate"/>
            </w:r>
            <w:r>
              <w:rPr>
                <w:noProof/>
                <w:webHidden/>
              </w:rPr>
              <w:t>- 44 -</w:t>
            </w:r>
            <w:r>
              <w:rPr>
                <w:noProof/>
                <w:webHidden/>
              </w:rPr>
              <w:fldChar w:fldCharType="end"/>
            </w:r>
            <w:r w:rsidRPr="00B12958">
              <w:rPr>
                <w:rStyle w:val="Hyperlink"/>
                <w:noProof/>
              </w:rPr>
              <w:fldChar w:fldCharType="end"/>
            </w:r>
          </w:ins>
        </w:p>
        <w:p w14:paraId="74505DDB" w14:textId="77777777" w:rsidR="00203955" w:rsidRDefault="00203955" w:rsidP="00203955">
          <w:pPr>
            <w:pStyle w:val="TOC2"/>
            <w:tabs>
              <w:tab w:val="right" w:leader="dot" w:pos="9062"/>
            </w:tabs>
            <w:rPr>
              <w:ins w:id="192" w:author="铜 高" w:date="2026-09-26T14:55:00Z" w16du:dateUtc="2026-09-26T06:55:00Z"/>
              <w:rFonts w:asciiTheme="minorHAnsi" w:eastAsiaTheme="minorEastAsia" w:hAnsiTheme="minorHAnsi" w:cstheme="minorBidi"/>
              <w:noProof/>
              <w:kern w:val="2"/>
              <w:sz w:val="22"/>
              <w14:ligatures w14:val="standardContextual"/>
            </w:rPr>
          </w:pPr>
          <w:ins w:id="193"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"_Toc241154083"</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5.4</w:t>
            </w:r>
            <w:r w:rsidRPr="00B12958">
              <w:rPr>
                <w:rStyle w:val="Hyperlink"/>
                <w:noProof/>
              </w:rPr>
              <w:t xml:space="preserve">　部署拓扑变化</w:t>
            </w:r>
            <w:r>
              <w:rPr>
                <w:noProof/>
                <w:webHidden/>
              </w:rPr>
              <w:tab/>
            </w:r>
            <w:r>
              <w:rPr>
                <w:noProof/>
                <w:webHidden/>
              </w:rPr>
              <w:fldChar w:fldCharType="begin"/>
            </w:r>
            <w:r>
              <w:rPr>
                <w:noProof/>
                <w:webHidden/>
              </w:rPr>
              <w:instrText xml:space="preserve"> PAGEREF _Toc241154083 \h </w:instrText>
            </w:r>
            <w:r>
              <w:rPr>
                <w:noProof/>
                <w:webHidden/>
              </w:rPr>
            </w:r>
            <w:r>
              <w:rPr>
                <w:noProof/>
                <w:webHidden/>
              </w:rPr>
              <w:fldChar w:fldCharType="separate"/>
            </w:r>
            <w:r>
              <w:rPr>
                <w:noProof/>
                <w:webHidden/>
              </w:rPr>
              <w:t>- 45 -</w:t>
            </w:r>
            <w:r>
              <w:rPr>
                <w:noProof/>
                <w:webHidden/>
              </w:rPr>
              <w:fldChar w:fldCharType="end"/>
            </w:r>
            <w:r w:rsidRPr="00B12958">
              <w:rPr>
                <w:rStyle w:val="Hyperlink"/>
                <w:noProof/>
              </w:rPr>
              <w:fldChar w:fldCharType="end"/>
            </w:r>
          </w:ins>
        </w:p>
        <w:p w14:paraId="4A2DA06B" w14:textId="77777777" w:rsidR="00203955" w:rsidRDefault="00203955" w:rsidP="00203955">
          <w:pPr>
            <w:pStyle w:val="TOC2"/>
            <w:tabs>
              <w:tab w:val="right" w:leader="dot" w:pos="9062"/>
            </w:tabs>
            <w:rPr>
              <w:ins w:id="194" w:author="铜 高" w:date="2026-09-26T14:55:00Z" w16du:dateUtc="2026-09-26T06:55:00Z"/>
              <w:rFonts w:asciiTheme="minorHAnsi" w:eastAsiaTheme="minorEastAsia" w:hAnsiTheme="minorHAnsi" w:cstheme="minorBidi"/>
              <w:noProof/>
              <w:kern w:val="2"/>
              <w:sz w:val="22"/>
              <w14:ligatures w14:val="standardContextual"/>
            </w:rPr>
          </w:pPr>
          <w:ins w:id="195"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"_Toc241154084"</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5.5</w:t>
            </w:r>
            <w:r w:rsidRPr="00B12958">
              <w:rPr>
                <w:rStyle w:val="Hyperlink"/>
                <w:noProof/>
              </w:rPr>
              <w:t xml:space="preserve">　</w:t>
            </w:r>
            <w:r w:rsidRPr="00B12958">
              <w:rPr>
                <w:rStyle w:val="Hyperlink"/>
                <w:noProof/>
              </w:rPr>
              <w:t xml:space="preserve">ENO </w:t>
            </w:r>
            <w:r w:rsidRPr="00B12958">
              <w:rPr>
                <w:rStyle w:val="Hyperlink"/>
                <w:noProof/>
              </w:rPr>
              <w:t>下四层容错的进程内实现</w:t>
            </w:r>
            <w:r>
              <w:rPr>
                <w:noProof/>
                <w:webHidden/>
              </w:rPr>
              <w:tab/>
            </w:r>
            <w:r>
              <w:rPr>
                <w:noProof/>
                <w:webHidden/>
              </w:rPr>
              <w:fldChar w:fldCharType="begin"/>
            </w:r>
            <w:r>
              <w:rPr>
                <w:noProof/>
                <w:webHidden/>
              </w:rPr>
              <w:instrText xml:space="preserve"> PAGEREF _Toc241154084 \h </w:instrText>
            </w:r>
            <w:r>
              <w:rPr>
                <w:noProof/>
                <w:webHidden/>
              </w:rPr>
            </w:r>
            <w:r>
              <w:rPr>
                <w:noProof/>
                <w:webHidden/>
              </w:rPr>
              <w:fldChar w:fldCharType="separate"/>
            </w:r>
            <w:r>
              <w:rPr>
                <w:noProof/>
                <w:webHidden/>
              </w:rPr>
              <w:t>- 47 -</w:t>
            </w:r>
            <w:r>
              <w:rPr>
                <w:noProof/>
                <w:webHidden/>
              </w:rPr>
              <w:fldChar w:fldCharType="end"/>
            </w:r>
            <w:r w:rsidRPr="00B12958">
              <w:rPr>
                <w:rStyle w:val="Hyperlink"/>
                <w:noProof/>
              </w:rPr>
              <w:fldChar w:fldCharType="end"/>
            </w:r>
          </w:ins>
        </w:p>
        <w:p w14:paraId="537002B6" w14:textId="77777777" w:rsidR="00203955" w:rsidRDefault="00203955" w:rsidP="00203955">
          <w:pPr>
            <w:pStyle w:val="TOC1"/>
            <w:tabs>
              <w:tab w:val="right" w:leader="dot" w:pos="9062"/>
            </w:tabs>
            <w:rPr>
              <w:ins w:id="196" w:author="铜 高" w:date="2026-09-26T14:55:00Z" w16du:dateUtc="2026-09-26T06:55:00Z"/>
              <w:rFonts w:asciiTheme="minorHAnsi" w:eastAsiaTheme="minorEastAsia" w:hAnsiTheme="minorHAnsi" w:cstheme="minorBidi"/>
              <w:noProof/>
              <w:kern w:val="2"/>
              <w:sz w:val="22"/>
              <w14:ligatures w14:val="standardContextual"/>
            </w:rPr>
          </w:pPr>
          <w:ins w:id="197"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"_Toc241154085"</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第六章　实验设计与评估</w:t>
            </w:r>
            <w:r>
              <w:rPr>
                <w:noProof/>
                <w:webHidden/>
              </w:rPr>
              <w:tab/>
            </w:r>
            <w:r>
              <w:rPr>
                <w:noProof/>
                <w:webHidden/>
              </w:rPr>
              <w:fldChar w:fldCharType="begin"/>
            </w:r>
            <w:r>
              <w:rPr>
                <w:noProof/>
                <w:webHidden/>
              </w:rPr>
              <w:instrText xml:space="preserve"> PAGEREF _Toc241154085 \h </w:instrText>
            </w:r>
            <w:r>
              <w:rPr>
                <w:noProof/>
                <w:webHidden/>
              </w:rPr>
            </w:r>
            <w:r>
              <w:rPr>
                <w:noProof/>
                <w:webHidden/>
              </w:rPr>
              <w:fldChar w:fldCharType="separate"/>
            </w:r>
            <w:r>
              <w:rPr>
                <w:noProof/>
                <w:webHidden/>
              </w:rPr>
              <w:t>- 49 -</w:t>
            </w:r>
            <w:r>
              <w:rPr>
                <w:noProof/>
                <w:webHidden/>
              </w:rPr>
              <w:fldChar w:fldCharType="end"/>
            </w:r>
            <w:r w:rsidRPr="00B12958">
              <w:rPr>
                <w:rStyle w:val="Hyperlink"/>
                <w:noProof/>
              </w:rPr>
              <w:fldChar w:fldCharType="end"/>
            </w:r>
          </w:ins>
        </w:p>
        <w:p w14:paraId="0B24D1CB" w14:textId="77777777" w:rsidR="00203955" w:rsidRDefault="00203955" w:rsidP="00203955">
          <w:pPr>
            <w:pStyle w:val="TOC2"/>
            <w:tabs>
              <w:tab w:val="right" w:leader="dot" w:pos="9062"/>
            </w:tabs>
            <w:rPr>
              <w:ins w:id="198" w:author="铜 高" w:date="2026-09-26T14:55:00Z" w16du:dateUtc="2026-09-26T06:55:00Z"/>
              <w:rFonts w:asciiTheme="minorHAnsi" w:eastAsiaTheme="minorEastAsia" w:hAnsiTheme="minorHAnsi" w:cstheme="minorBidi"/>
              <w:noProof/>
              <w:kern w:val="2"/>
              <w:sz w:val="22"/>
              <w14:ligatures w14:val="standardContextual"/>
            </w:rPr>
          </w:pPr>
          <w:ins w:id="199"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"_Toc241154086"</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6.1</w:t>
            </w:r>
            <w:r w:rsidRPr="00B12958">
              <w:rPr>
                <w:rStyle w:val="Hyperlink"/>
                <w:noProof/>
              </w:rPr>
              <w:t xml:space="preserve">　实验环境</w:t>
            </w:r>
            <w:r>
              <w:rPr>
                <w:noProof/>
                <w:webHidden/>
              </w:rPr>
              <w:tab/>
            </w:r>
            <w:r>
              <w:rPr>
                <w:noProof/>
                <w:webHidden/>
              </w:rPr>
              <w:fldChar w:fldCharType="begin"/>
            </w:r>
            <w:r>
              <w:rPr>
                <w:noProof/>
                <w:webHidden/>
              </w:rPr>
              <w:instrText xml:space="preserve"> PAGEREF _Toc241154086 \h </w:instrText>
            </w:r>
            <w:r>
              <w:rPr>
                <w:noProof/>
                <w:webHidden/>
              </w:rPr>
            </w:r>
            <w:r>
              <w:rPr>
                <w:noProof/>
                <w:webHidden/>
              </w:rPr>
              <w:fldChar w:fldCharType="separate"/>
            </w:r>
            <w:r>
              <w:rPr>
                <w:noProof/>
                <w:webHidden/>
              </w:rPr>
              <w:t>- 49 -</w:t>
            </w:r>
            <w:r>
              <w:rPr>
                <w:noProof/>
                <w:webHidden/>
              </w:rPr>
              <w:fldChar w:fldCharType="end"/>
            </w:r>
            <w:r w:rsidRPr="00B12958">
              <w:rPr>
                <w:rStyle w:val="Hyperlink"/>
                <w:noProof/>
              </w:rPr>
              <w:fldChar w:fldCharType="end"/>
            </w:r>
          </w:ins>
        </w:p>
        <w:p w14:paraId="1E910BC6" w14:textId="77777777" w:rsidR="00203955" w:rsidRDefault="00203955" w:rsidP="00203955">
          <w:pPr>
            <w:pStyle w:val="TOC2"/>
            <w:tabs>
              <w:tab w:val="right" w:leader="dot" w:pos="9062"/>
            </w:tabs>
            <w:rPr>
              <w:ins w:id="200" w:author="铜 高" w:date="2026-09-26T14:55:00Z" w16du:dateUtc="2026-09-26T06:55:00Z"/>
              <w:rFonts w:asciiTheme="minorHAnsi" w:eastAsiaTheme="minorEastAsia" w:hAnsiTheme="minorHAnsi" w:cstheme="minorBidi"/>
              <w:noProof/>
              <w:kern w:val="2"/>
              <w:sz w:val="22"/>
              <w14:ligatures w14:val="standardContextual"/>
            </w:rPr>
          </w:pPr>
          <w:ins w:id="201"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"_Toc241154087"</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6.2</w:t>
            </w:r>
            <w:r w:rsidRPr="00B12958">
              <w:rPr>
                <w:rStyle w:val="Hyperlink"/>
                <w:noProof/>
              </w:rPr>
              <w:t xml:space="preserve">　工作负载与规模梯度</w:t>
            </w:r>
            <w:r>
              <w:rPr>
                <w:noProof/>
                <w:webHidden/>
              </w:rPr>
              <w:tab/>
            </w:r>
            <w:r>
              <w:rPr>
                <w:noProof/>
                <w:webHidden/>
              </w:rPr>
              <w:fldChar w:fldCharType="begin"/>
            </w:r>
            <w:r>
              <w:rPr>
                <w:noProof/>
                <w:webHidden/>
              </w:rPr>
              <w:instrText xml:space="preserve"> PAGEREF _Toc241154087 \h </w:instrText>
            </w:r>
            <w:r>
              <w:rPr>
                <w:noProof/>
                <w:webHidden/>
              </w:rPr>
            </w:r>
            <w:r>
              <w:rPr>
                <w:noProof/>
                <w:webHidden/>
              </w:rPr>
              <w:fldChar w:fldCharType="separate"/>
            </w:r>
            <w:r>
              <w:rPr>
                <w:noProof/>
                <w:webHidden/>
              </w:rPr>
              <w:t>- 50 -</w:t>
            </w:r>
            <w:r>
              <w:rPr>
                <w:noProof/>
                <w:webHidden/>
              </w:rPr>
              <w:fldChar w:fldCharType="end"/>
            </w:r>
            <w:r w:rsidRPr="00B12958">
              <w:rPr>
                <w:rStyle w:val="Hyperlink"/>
                <w:noProof/>
              </w:rPr>
              <w:fldChar w:fldCharType="end"/>
            </w:r>
          </w:ins>
        </w:p>
        <w:p w14:paraId="3D7D7928" w14:textId="77777777" w:rsidR="00203955" w:rsidRDefault="00203955" w:rsidP="00203955">
          <w:pPr>
            <w:pStyle w:val="TOC2"/>
            <w:tabs>
              <w:tab w:val="right" w:leader="dot" w:pos="9062"/>
            </w:tabs>
            <w:rPr>
              <w:ins w:id="202" w:author="铜 高" w:date="2026-09-26T14:55:00Z" w16du:dateUtc="2026-09-26T06:55:00Z"/>
              <w:rFonts w:asciiTheme="minorHAnsi" w:eastAsiaTheme="minorEastAsia" w:hAnsiTheme="minorHAnsi" w:cstheme="minorBidi"/>
              <w:noProof/>
              <w:kern w:val="2"/>
              <w:sz w:val="22"/>
              <w14:ligatures w14:val="standardContextual"/>
            </w:rPr>
          </w:pPr>
          <w:ins w:id="203"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"_Toc241154088"</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6.3</w:t>
            </w:r>
            <w:r w:rsidRPr="00B12958">
              <w:rPr>
                <w:rStyle w:val="Hyperlink"/>
                <w:noProof/>
              </w:rPr>
              <w:t xml:space="preserve">　评估指标</w:t>
            </w:r>
            <w:r>
              <w:rPr>
                <w:noProof/>
                <w:webHidden/>
              </w:rPr>
              <w:tab/>
            </w:r>
            <w:r>
              <w:rPr>
                <w:noProof/>
                <w:webHidden/>
              </w:rPr>
              <w:fldChar w:fldCharType="begin"/>
            </w:r>
            <w:r>
              <w:rPr>
                <w:noProof/>
                <w:webHidden/>
              </w:rPr>
              <w:instrText xml:space="preserve"> PAGEREF _Toc241154088 \h </w:instrText>
            </w:r>
            <w:r>
              <w:rPr>
                <w:noProof/>
                <w:webHidden/>
              </w:rPr>
            </w:r>
            <w:r>
              <w:rPr>
                <w:noProof/>
                <w:webHidden/>
              </w:rPr>
              <w:fldChar w:fldCharType="separate"/>
            </w:r>
            <w:r>
              <w:rPr>
                <w:noProof/>
                <w:webHidden/>
              </w:rPr>
              <w:t>- 54 -</w:t>
            </w:r>
            <w:r>
              <w:rPr>
                <w:noProof/>
                <w:webHidden/>
              </w:rPr>
              <w:fldChar w:fldCharType="end"/>
            </w:r>
            <w:r w:rsidRPr="00B12958">
              <w:rPr>
                <w:rStyle w:val="Hyperlink"/>
                <w:noProof/>
              </w:rPr>
              <w:fldChar w:fldCharType="end"/>
            </w:r>
          </w:ins>
        </w:p>
        <w:p w14:paraId="119DBF49" w14:textId="77777777" w:rsidR="00203955" w:rsidRDefault="00203955" w:rsidP="00203955">
          <w:pPr>
            <w:pStyle w:val="TOC2"/>
            <w:tabs>
              <w:tab w:val="right" w:leader="dot" w:pos="9062"/>
            </w:tabs>
            <w:rPr>
              <w:ins w:id="204" w:author="铜 高" w:date="2026-09-26T14:55:00Z" w16du:dateUtc="2026-09-26T06:55:00Z"/>
              <w:rFonts w:asciiTheme="minorHAnsi" w:eastAsiaTheme="minorEastAsia" w:hAnsiTheme="minorHAnsi" w:cstheme="minorBidi"/>
              <w:noProof/>
              <w:kern w:val="2"/>
              <w:sz w:val="22"/>
              <w14:ligatures w14:val="standardContextual"/>
            </w:rPr>
          </w:pPr>
          <w:ins w:id="205"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"_Toc241154089"</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6.4</w:t>
            </w:r>
            <w:r w:rsidRPr="00B12958">
              <w:rPr>
                <w:rStyle w:val="Hyperlink"/>
                <w:noProof/>
              </w:rPr>
              <w:t xml:space="preserve">　综合对比</w:t>
            </w:r>
            <w:r>
              <w:rPr>
                <w:noProof/>
                <w:webHidden/>
              </w:rPr>
              <w:tab/>
            </w:r>
            <w:r>
              <w:rPr>
                <w:noProof/>
                <w:webHidden/>
              </w:rPr>
              <w:fldChar w:fldCharType="begin"/>
            </w:r>
            <w:r>
              <w:rPr>
                <w:noProof/>
                <w:webHidden/>
              </w:rPr>
              <w:instrText xml:space="preserve"> PAGEREF _Toc241154089 \h </w:instrText>
            </w:r>
            <w:r>
              <w:rPr>
                <w:noProof/>
                <w:webHidden/>
              </w:rPr>
            </w:r>
            <w:r>
              <w:rPr>
                <w:noProof/>
                <w:webHidden/>
              </w:rPr>
              <w:fldChar w:fldCharType="separate"/>
            </w:r>
            <w:r>
              <w:rPr>
                <w:noProof/>
                <w:webHidden/>
              </w:rPr>
              <w:t>- 56 -</w:t>
            </w:r>
            <w:r>
              <w:rPr>
                <w:noProof/>
                <w:webHidden/>
              </w:rPr>
              <w:fldChar w:fldCharType="end"/>
            </w:r>
            <w:r w:rsidRPr="00B12958">
              <w:rPr>
                <w:rStyle w:val="Hyperlink"/>
                <w:noProof/>
              </w:rPr>
              <w:fldChar w:fldCharType="end"/>
            </w:r>
          </w:ins>
        </w:p>
        <w:p w14:paraId="6BC01F7F" w14:textId="77777777" w:rsidR="00203955" w:rsidRDefault="00203955" w:rsidP="00203955">
          <w:pPr>
            <w:pStyle w:val="TOC2"/>
            <w:tabs>
              <w:tab w:val="right" w:leader="dot" w:pos="9062"/>
            </w:tabs>
            <w:rPr>
              <w:ins w:id="206" w:author="铜 高" w:date="2026-09-26T14:55:00Z" w16du:dateUtc="2026-09-26T06:55:00Z"/>
              <w:rFonts w:asciiTheme="minorHAnsi" w:eastAsiaTheme="minorEastAsia" w:hAnsiTheme="minorHAnsi" w:cstheme="minorBidi"/>
              <w:noProof/>
              <w:kern w:val="2"/>
              <w:sz w:val="22"/>
              <w14:ligatures w14:val="standardContextual"/>
            </w:rPr>
          </w:pPr>
          <w:ins w:id="207"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"_Toc241154090"</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6.5</w:t>
            </w:r>
            <w:r w:rsidRPr="00B12958">
              <w:rPr>
                <w:rStyle w:val="Hyperlink"/>
                <w:noProof/>
              </w:rPr>
              <w:t xml:space="preserve">　分场景</w:t>
            </w:r>
            <w:r w:rsidRPr="00B12958">
              <w:rPr>
                <w:rStyle w:val="Hyperlink"/>
                <w:noProof/>
              </w:rPr>
              <w:t xml:space="preserve"> drill-down</w:t>
            </w:r>
            <w:r w:rsidRPr="00B12958">
              <w:rPr>
                <w:rStyle w:val="Hyperlink"/>
                <w:noProof/>
              </w:rPr>
              <w:t>（时序图）</w:t>
            </w:r>
            <w:r>
              <w:rPr>
                <w:noProof/>
                <w:webHidden/>
              </w:rPr>
              <w:tab/>
            </w:r>
            <w:r>
              <w:rPr>
                <w:noProof/>
                <w:webHidden/>
              </w:rPr>
              <w:fldChar w:fldCharType="begin"/>
            </w:r>
            <w:r>
              <w:rPr>
                <w:noProof/>
                <w:webHidden/>
              </w:rPr>
              <w:instrText xml:space="preserve"> PAGEREF _Toc241154090 \h </w:instrText>
            </w:r>
            <w:r>
              <w:rPr>
                <w:noProof/>
                <w:webHidden/>
              </w:rPr>
            </w:r>
            <w:r>
              <w:rPr>
                <w:noProof/>
                <w:webHidden/>
              </w:rPr>
              <w:fldChar w:fldCharType="separate"/>
            </w:r>
            <w:r>
              <w:rPr>
                <w:noProof/>
                <w:webHidden/>
              </w:rPr>
              <w:t>- 64 -</w:t>
            </w:r>
            <w:r>
              <w:rPr>
                <w:noProof/>
                <w:webHidden/>
              </w:rPr>
              <w:fldChar w:fldCharType="end"/>
            </w:r>
            <w:r w:rsidRPr="00B12958">
              <w:rPr>
                <w:rStyle w:val="Hyperlink"/>
                <w:noProof/>
              </w:rPr>
              <w:fldChar w:fldCharType="end"/>
            </w:r>
          </w:ins>
        </w:p>
        <w:p w14:paraId="44852C05" w14:textId="77777777" w:rsidR="00203955" w:rsidRDefault="00203955" w:rsidP="00203955">
          <w:pPr>
            <w:pStyle w:val="TOC2"/>
            <w:tabs>
              <w:tab w:val="right" w:leader="dot" w:pos="9062"/>
            </w:tabs>
            <w:rPr>
              <w:ins w:id="208" w:author="铜 高" w:date="2026-09-26T14:55:00Z" w16du:dateUtc="2026-09-26T06:55:00Z"/>
              <w:rFonts w:asciiTheme="minorHAnsi" w:eastAsiaTheme="minorEastAsia" w:hAnsiTheme="minorHAnsi" w:cstheme="minorBidi"/>
              <w:noProof/>
              <w:kern w:val="2"/>
              <w:sz w:val="22"/>
              <w14:ligatures w14:val="standardContextual"/>
            </w:rPr>
          </w:pPr>
          <w:ins w:id="209"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"_Toc241154091"</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6.6</w:t>
            </w:r>
            <w:r w:rsidRPr="00B12958">
              <w:rPr>
                <w:rStyle w:val="Hyperlink"/>
                <w:noProof/>
              </w:rPr>
              <w:t xml:space="preserve">　一致性容错机制的专项验证</w:t>
            </w:r>
            <w:r>
              <w:rPr>
                <w:noProof/>
                <w:webHidden/>
              </w:rPr>
              <w:tab/>
            </w:r>
            <w:r>
              <w:rPr>
                <w:noProof/>
                <w:webHidden/>
              </w:rPr>
              <w:fldChar w:fldCharType="begin"/>
            </w:r>
            <w:r>
              <w:rPr>
                <w:noProof/>
                <w:webHidden/>
              </w:rPr>
              <w:instrText xml:space="preserve"> PAGEREF _Toc241154091 \h </w:instrText>
            </w:r>
            <w:r>
              <w:rPr>
                <w:noProof/>
                <w:webHidden/>
              </w:rPr>
            </w:r>
            <w:r>
              <w:rPr>
                <w:noProof/>
                <w:webHidden/>
              </w:rPr>
              <w:fldChar w:fldCharType="separate"/>
            </w:r>
            <w:r>
              <w:rPr>
                <w:noProof/>
                <w:webHidden/>
              </w:rPr>
              <w:t>- 75 -</w:t>
            </w:r>
            <w:r>
              <w:rPr>
                <w:noProof/>
                <w:webHidden/>
              </w:rPr>
              <w:fldChar w:fldCharType="end"/>
            </w:r>
            <w:r w:rsidRPr="00B12958">
              <w:rPr>
                <w:rStyle w:val="Hyperlink"/>
                <w:noProof/>
              </w:rPr>
              <w:fldChar w:fldCharType="end"/>
            </w:r>
          </w:ins>
        </w:p>
        <w:p w14:paraId="43F69069" w14:textId="77777777" w:rsidR="00203955" w:rsidRDefault="00203955" w:rsidP="00203955">
          <w:pPr>
            <w:pStyle w:val="TOC2"/>
            <w:tabs>
              <w:tab w:val="right" w:leader="dot" w:pos="9062"/>
            </w:tabs>
            <w:rPr>
              <w:ins w:id="210" w:author="铜 高" w:date="2026-09-26T14:55:00Z" w16du:dateUtc="2026-09-26T06:55:00Z"/>
              <w:rFonts w:asciiTheme="minorHAnsi" w:eastAsiaTheme="minorEastAsia" w:hAnsiTheme="minorHAnsi" w:cstheme="minorBidi"/>
              <w:noProof/>
              <w:kern w:val="2"/>
              <w:sz w:val="22"/>
              <w14:ligatures w14:val="standardContextual"/>
            </w:rPr>
          </w:pPr>
          <w:ins w:id="211"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"_Toc241154092"</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6.7</w:t>
            </w:r>
            <w:r w:rsidRPr="00B12958">
              <w:rPr>
                <w:rStyle w:val="Hyperlink"/>
                <w:noProof/>
              </w:rPr>
              <w:t xml:space="preserve">　讨论：局限性与威胁效力</w:t>
            </w:r>
            <w:r>
              <w:rPr>
                <w:noProof/>
                <w:webHidden/>
              </w:rPr>
              <w:tab/>
            </w:r>
            <w:r>
              <w:rPr>
                <w:noProof/>
                <w:webHidden/>
              </w:rPr>
              <w:fldChar w:fldCharType="begin"/>
            </w:r>
            <w:r>
              <w:rPr>
                <w:noProof/>
                <w:webHidden/>
              </w:rPr>
              <w:instrText xml:space="preserve"> PAGEREF _Toc241154092 \h </w:instrText>
            </w:r>
            <w:r>
              <w:rPr>
                <w:noProof/>
                <w:webHidden/>
              </w:rPr>
            </w:r>
            <w:r>
              <w:rPr>
                <w:noProof/>
                <w:webHidden/>
              </w:rPr>
              <w:fldChar w:fldCharType="separate"/>
            </w:r>
            <w:r>
              <w:rPr>
                <w:noProof/>
                <w:webHidden/>
              </w:rPr>
              <w:t>- 82 -</w:t>
            </w:r>
            <w:r>
              <w:rPr>
                <w:noProof/>
                <w:webHidden/>
              </w:rPr>
              <w:fldChar w:fldCharType="end"/>
            </w:r>
            <w:r w:rsidRPr="00B12958">
              <w:rPr>
                <w:rStyle w:val="Hyperlink"/>
                <w:noProof/>
              </w:rPr>
              <w:fldChar w:fldCharType="end"/>
            </w:r>
          </w:ins>
        </w:p>
        <w:p w14:paraId="650EE8C1" w14:textId="77777777" w:rsidR="00203955" w:rsidRDefault="00203955" w:rsidP="00203955">
          <w:pPr>
            <w:pStyle w:val="TOC2"/>
            <w:tabs>
              <w:tab w:val="right" w:leader="dot" w:pos="9062"/>
            </w:tabs>
            <w:rPr>
              <w:ins w:id="212" w:author="铜 高" w:date="2026-09-26T14:55:00Z" w16du:dateUtc="2026-09-26T06:55:00Z"/>
              <w:rFonts w:asciiTheme="minorHAnsi" w:eastAsiaTheme="minorEastAsia" w:hAnsiTheme="minorHAnsi" w:cstheme="minorBidi"/>
              <w:noProof/>
              <w:kern w:val="2"/>
              <w:sz w:val="22"/>
              <w14:ligatures w14:val="standardContextual"/>
            </w:rPr>
          </w:pPr>
          <w:ins w:id="213"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"_Toc241154093"</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6.8</w:t>
            </w:r>
            <w:r w:rsidRPr="00B12958">
              <w:rPr>
                <w:rStyle w:val="Hyperlink"/>
                <w:noProof/>
              </w:rPr>
              <w:t xml:space="preserve">　本章小结</w:t>
            </w:r>
            <w:r>
              <w:rPr>
                <w:noProof/>
                <w:webHidden/>
              </w:rPr>
              <w:tab/>
            </w:r>
            <w:r>
              <w:rPr>
                <w:noProof/>
                <w:webHidden/>
              </w:rPr>
              <w:fldChar w:fldCharType="begin"/>
            </w:r>
            <w:r>
              <w:rPr>
                <w:noProof/>
                <w:webHidden/>
              </w:rPr>
              <w:instrText xml:space="preserve"> PAGEREF _Toc241154093 \h </w:instrText>
            </w:r>
            <w:r>
              <w:rPr>
                <w:noProof/>
                <w:webHidden/>
              </w:rPr>
            </w:r>
            <w:r>
              <w:rPr>
                <w:noProof/>
                <w:webHidden/>
              </w:rPr>
              <w:fldChar w:fldCharType="separate"/>
            </w:r>
            <w:r>
              <w:rPr>
                <w:noProof/>
                <w:webHidden/>
              </w:rPr>
              <w:t>- 85 -</w:t>
            </w:r>
            <w:r>
              <w:rPr>
                <w:noProof/>
                <w:webHidden/>
              </w:rPr>
              <w:fldChar w:fldCharType="end"/>
            </w:r>
            <w:r w:rsidRPr="00B12958">
              <w:rPr>
                <w:rStyle w:val="Hyperlink"/>
                <w:noProof/>
              </w:rPr>
              <w:fldChar w:fldCharType="end"/>
            </w:r>
          </w:ins>
        </w:p>
        <w:p w14:paraId="08042170" w14:textId="77777777" w:rsidR="00203955" w:rsidRDefault="00203955" w:rsidP="00203955">
          <w:pPr>
            <w:pStyle w:val="TOC1"/>
            <w:tabs>
              <w:tab w:val="right" w:leader="dot" w:pos="9062"/>
            </w:tabs>
            <w:rPr>
              <w:ins w:id="214" w:author="铜 高" w:date="2026-09-26T14:55:00Z" w16du:dateUtc="2026-09-26T06:55:00Z"/>
              <w:rFonts w:asciiTheme="minorHAnsi" w:eastAsiaTheme="minorEastAsia" w:hAnsiTheme="minorHAnsi" w:cstheme="minorBidi"/>
              <w:noProof/>
              <w:kern w:val="2"/>
              <w:sz w:val="22"/>
              <w14:ligatures w14:val="standardContextual"/>
            </w:rPr>
          </w:pPr>
          <w:ins w:id="215"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"_Toc241154094"</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第七章　总结与展望</w:t>
            </w:r>
            <w:r>
              <w:rPr>
                <w:noProof/>
                <w:webHidden/>
              </w:rPr>
              <w:tab/>
            </w:r>
            <w:r>
              <w:rPr>
                <w:noProof/>
                <w:webHidden/>
              </w:rPr>
              <w:fldChar w:fldCharType="begin"/>
            </w:r>
            <w:r>
              <w:rPr>
                <w:noProof/>
                <w:webHidden/>
              </w:rPr>
              <w:instrText xml:space="preserve"> PAGEREF _Toc241154094 \h </w:instrText>
            </w:r>
            <w:r>
              <w:rPr>
                <w:noProof/>
                <w:webHidden/>
              </w:rPr>
            </w:r>
            <w:r>
              <w:rPr>
                <w:noProof/>
                <w:webHidden/>
              </w:rPr>
              <w:fldChar w:fldCharType="separate"/>
            </w:r>
            <w:r>
              <w:rPr>
                <w:noProof/>
                <w:webHidden/>
              </w:rPr>
              <w:t>- 86 -</w:t>
            </w:r>
            <w:r>
              <w:rPr>
                <w:noProof/>
                <w:webHidden/>
              </w:rPr>
              <w:fldChar w:fldCharType="end"/>
            </w:r>
            <w:r w:rsidRPr="00B12958">
              <w:rPr>
                <w:rStyle w:val="Hyperlink"/>
                <w:noProof/>
              </w:rPr>
              <w:fldChar w:fldCharType="end"/>
            </w:r>
          </w:ins>
        </w:p>
        <w:p w14:paraId="218379B1" w14:textId="77777777" w:rsidR="00203955" w:rsidRDefault="00203955" w:rsidP="00203955">
          <w:pPr>
            <w:pStyle w:val="TOC2"/>
            <w:tabs>
              <w:tab w:val="right" w:leader="dot" w:pos="9062"/>
            </w:tabs>
            <w:rPr>
              <w:ins w:id="216" w:author="铜 高" w:date="2026-09-26T14:55:00Z" w16du:dateUtc="2026-09-26T06:55:00Z"/>
              <w:rFonts w:asciiTheme="minorHAnsi" w:eastAsiaTheme="minorEastAsia" w:hAnsiTheme="minorHAnsi" w:cstheme="minorBidi"/>
              <w:noProof/>
              <w:kern w:val="2"/>
              <w:sz w:val="22"/>
              <w14:ligatures w14:val="standardContextual"/>
            </w:rPr>
          </w:pPr>
          <w:ins w:id="217"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"_Toc241154095"</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7.1</w:t>
            </w:r>
            <w:r w:rsidRPr="00B12958">
              <w:rPr>
                <w:rStyle w:val="Hyperlink"/>
                <w:noProof/>
              </w:rPr>
              <w:t xml:space="preserve">　工作总结</w:t>
            </w:r>
            <w:r>
              <w:rPr>
                <w:noProof/>
                <w:webHidden/>
              </w:rPr>
              <w:tab/>
            </w:r>
            <w:r>
              <w:rPr>
                <w:noProof/>
                <w:webHidden/>
              </w:rPr>
              <w:fldChar w:fldCharType="begin"/>
            </w:r>
            <w:r>
              <w:rPr>
                <w:noProof/>
                <w:webHidden/>
              </w:rPr>
              <w:instrText xml:space="preserve"> PAGEREF _Toc241154095 \h </w:instrText>
            </w:r>
            <w:r>
              <w:rPr>
                <w:noProof/>
                <w:webHidden/>
              </w:rPr>
            </w:r>
            <w:r>
              <w:rPr>
                <w:noProof/>
                <w:webHidden/>
              </w:rPr>
              <w:fldChar w:fldCharType="separate"/>
            </w:r>
            <w:r>
              <w:rPr>
                <w:noProof/>
                <w:webHidden/>
              </w:rPr>
              <w:t>- 86 -</w:t>
            </w:r>
            <w:r>
              <w:rPr>
                <w:noProof/>
                <w:webHidden/>
              </w:rPr>
              <w:fldChar w:fldCharType="end"/>
            </w:r>
            <w:r w:rsidRPr="00B12958">
              <w:rPr>
                <w:rStyle w:val="Hyperlink"/>
                <w:noProof/>
              </w:rPr>
              <w:fldChar w:fldCharType="end"/>
            </w:r>
          </w:ins>
        </w:p>
        <w:p w14:paraId="4BE03106" w14:textId="77777777" w:rsidR="00203955" w:rsidRDefault="00203955" w:rsidP="00203955">
          <w:pPr>
            <w:pStyle w:val="TOC2"/>
            <w:tabs>
              <w:tab w:val="right" w:leader="dot" w:pos="9062"/>
            </w:tabs>
            <w:rPr>
              <w:ins w:id="218" w:author="铜 高" w:date="2026-09-26T14:55:00Z" w16du:dateUtc="2026-09-26T06:55:00Z"/>
              <w:rFonts w:asciiTheme="minorHAnsi" w:eastAsiaTheme="minorEastAsia" w:hAnsiTheme="minorHAnsi" w:cstheme="minorBidi"/>
              <w:noProof/>
              <w:kern w:val="2"/>
              <w:sz w:val="22"/>
              <w14:ligatures w14:val="standardContextual"/>
            </w:rPr>
          </w:pPr>
          <w:ins w:id="219"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"_Toc241154096"</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7.2</w:t>
            </w:r>
            <w:r w:rsidRPr="00B12958">
              <w:rPr>
                <w:rStyle w:val="Hyperlink"/>
                <w:noProof/>
              </w:rPr>
              <w:t xml:space="preserve">　主要贡献</w:t>
            </w:r>
            <w:r>
              <w:rPr>
                <w:noProof/>
                <w:webHidden/>
              </w:rPr>
              <w:tab/>
            </w:r>
            <w:r>
              <w:rPr>
                <w:noProof/>
                <w:webHidden/>
              </w:rPr>
              <w:fldChar w:fldCharType="begin"/>
            </w:r>
            <w:r>
              <w:rPr>
                <w:noProof/>
                <w:webHidden/>
              </w:rPr>
              <w:instrText xml:space="preserve"> PAGEREF _Toc241154096 \h </w:instrText>
            </w:r>
            <w:r>
              <w:rPr>
                <w:noProof/>
                <w:webHidden/>
              </w:rPr>
            </w:r>
            <w:r>
              <w:rPr>
                <w:noProof/>
                <w:webHidden/>
              </w:rPr>
              <w:fldChar w:fldCharType="separate"/>
            </w:r>
            <w:r>
              <w:rPr>
                <w:noProof/>
                <w:webHidden/>
              </w:rPr>
              <w:t>- 86 -</w:t>
            </w:r>
            <w:r>
              <w:rPr>
                <w:noProof/>
                <w:webHidden/>
              </w:rPr>
              <w:fldChar w:fldCharType="end"/>
            </w:r>
            <w:r w:rsidRPr="00B12958">
              <w:rPr>
                <w:rStyle w:val="Hyperlink"/>
                <w:noProof/>
              </w:rPr>
              <w:fldChar w:fldCharType="end"/>
            </w:r>
          </w:ins>
        </w:p>
        <w:p w14:paraId="72C59615" w14:textId="77777777" w:rsidR="00203955" w:rsidRDefault="00203955" w:rsidP="00203955">
          <w:pPr>
            <w:pStyle w:val="TOC2"/>
            <w:tabs>
              <w:tab w:val="right" w:leader="dot" w:pos="9062"/>
            </w:tabs>
            <w:rPr>
              <w:ins w:id="220" w:author="铜 高" w:date="2026-09-26T14:55:00Z" w16du:dateUtc="2026-09-26T06:55:00Z"/>
              <w:rFonts w:asciiTheme="minorHAnsi" w:eastAsiaTheme="minorEastAsia" w:hAnsiTheme="minorHAnsi" w:cstheme="minorBidi"/>
              <w:noProof/>
              <w:kern w:val="2"/>
              <w:sz w:val="22"/>
              <w14:ligatures w14:val="standardContextual"/>
            </w:rPr>
          </w:pPr>
          <w:ins w:id="221"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"_Toc241154097"</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7.3</w:t>
            </w:r>
            <w:r w:rsidRPr="00B12958">
              <w:rPr>
                <w:rStyle w:val="Hyperlink"/>
                <w:noProof/>
              </w:rPr>
              <w:t xml:space="preserve">　局限性</w:t>
            </w:r>
            <w:r>
              <w:rPr>
                <w:noProof/>
                <w:webHidden/>
              </w:rPr>
              <w:tab/>
            </w:r>
            <w:r>
              <w:rPr>
                <w:noProof/>
                <w:webHidden/>
              </w:rPr>
              <w:fldChar w:fldCharType="begin"/>
            </w:r>
            <w:r>
              <w:rPr>
                <w:noProof/>
                <w:webHidden/>
              </w:rPr>
              <w:instrText xml:space="preserve"> PAGEREF _Toc241154097 \h </w:instrText>
            </w:r>
            <w:r>
              <w:rPr>
                <w:noProof/>
                <w:webHidden/>
              </w:rPr>
            </w:r>
            <w:r>
              <w:rPr>
                <w:noProof/>
                <w:webHidden/>
              </w:rPr>
              <w:fldChar w:fldCharType="separate"/>
            </w:r>
            <w:r>
              <w:rPr>
                <w:noProof/>
                <w:webHidden/>
              </w:rPr>
              <w:t>- 87 -</w:t>
            </w:r>
            <w:r>
              <w:rPr>
                <w:noProof/>
                <w:webHidden/>
              </w:rPr>
              <w:fldChar w:fldCharType="end"/>
            </w:r>
            <w:r w:rsidRPr="00B12958">
              <w:rPr>
                <w:rStyle w:val="Hyperlink"/>
                <w:noProof/>
              </w:rPr>
              <w:fldChar w:fldCharType="end"/>
            </w:r>
          </w:ins>
        </w:p>
        <w:p w14:paraId="211B9AD8" w14:textId="77777777" w:rsidR="00203955" w:rsidRDefault="00203955" w:rsidP="00203955">
          <w:pPr>
            <w:pStyle w:val="TOC2"/>
            <w:tabs>
              <w:tab w:val="right" w:leader="dot" w:pos="9062"/>
            </w:tabs>
            <w:rPr>
              <w:ins w:id="222" w:author="铜 高" w:date="2026-09-26T14:55:00Z" w16du:dateUtc="2026-09-26T06:55:00Z"/>
              <w:rFonts w:asciiTheme="minorHAnsi" w:eastAsiaTheme="minorEastAsia" w:hAnsiTheme="minorHAnsi" w:cstheme="minorBidi"/>
              <w:noProof/>
              <w:kern w:val="2"/>
              <w:sz w:val="22"/>
              <w14:ligatures w14:val="standardContextual"/>
            </w:rPr>
          </w:pPr>
          <w:ins w:id="223"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"_Toc241154098"</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7.4</w:t>
            </w:r>
            <w:r w:rsidRPr="00B12958">
              <w:rPr>
                <w:rStyle w:val="Hyperlink"/>
                <w:noProof/>
              </w:rPr>
              <w:t xml:space="preserve">　未来工作</w:t>
            </w:r>
            <w:r>
              <w:rPr>
                <w:noProof/>
                <w:webHidden/>
              </w:rPr>
              <w:tab/>
            </w:r>
            <w:r>
              <w:rPr>
                <w:noProof/>
                <w:webHidden/>
              </w:rPr>
              <w:fldChar w:fldCharType="begin"/>
            </w:r>
            <w:r>
              <w:rPr>
                <w:noProof/>
                <w:webHidden/>
              </w:rPr>
              <w:instrText xml:space="preserve"> PAGEREF _Toc241154098 \h </w:instrText>
            </w:r>
            <w:r>
              <w:rPr>
                <w:noProof/>
                <w:webHidden/>
              </w:rPr>
            </w:r>
            <w:r>
              <w:rPr>
                <w:noProof/>
                <w:webHidden/>
              </w:rPr>
              <w:fldChar w:fldCharType="separate"/>
            </w:r>
            <w:r>
              <w:rPr>
                <w:noProof/>
                <w:webHidden/>
              </w:rPr>
              <w:t>- 87 -</w:t>
            </w:r>
            <w:r>
              <w:rPr>
                <w:noProof/>
                <w:webHidden/>
              </w:rPr>
              <w:fldChar w:fldCharType="end"/>
            </w:r>
            <w:r w:rsidRPr="00B12958">
              <w:rPr>
                <w:rStyle w:val="Hyperlink"/>
                <w:noProof/>
              </w:rPr>
              <w:fldChar w:fldCharType="end"/>
            </w:r>
          </w:ins>
        </w:p>
        <w:p w14:paraId="3B1003A5" w14:textId="77777777" w:rsidR="00203955" w:rsidRDefault="00203955" w:rsidP="00203955">
          <w:pPr>
            <w:pStyle w:val="TOC1"/>
            <w:tabs>
              <w:tab w:val="right" w:leader="dot" w:pos="9062"/>
            </w:tabs>
            <w:rPr>
              <w:ins w:id="224" w:author="铜 高" w:date="2026-09-26T14:55:00Z" w16du:dateUtc="2026-09-26T06:55:00Z"/>
              <w:rFonts w:asciiTheme="minorHAnsi" w:eastAsiaTheme="minorEastAsia" w:hAnsiTheme="minorHAnsi" w:cstheme="minorBidi"/>
              <w:noProof/>
              <w:kern w:val="2"/>
              <w:sz w:val="22"/>
              <w14:ligatures w14:val="standardContextual"/>
            </w:rPr>
          </w:pPr>
          <w:ins w:id="225"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"_Toc241154099"</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参考文献</w:t>
            </w:r>
            <w:r>
              <w:rPr>
                <w:noProof/>
                <w:webHidden/>
              </w:rPr>
              <w:tab/>
            </w:r>
            <w:r>
              <w:rPr>
                <w:noProof/>
                <w:webHidden/>
              </w:rPr>
              <w:fldChar w:fldCharType="begin"/>
            </w:r>
            <w:r>
              <w:rPr>
                <w:noProof/>
                <w:webHidden/>
              </w:rPr>
              <w:instrText xml:space="preserve"> PAGEREF _Toc241154099 \h </w:instrText>
            </w:r>
            <w:r>
              <w:rPr>
                <w:noProof/>
                <w:webHidden/>
              </w:rPr>
            </w:r>
            <w:r>
              <w:rPr>
                <w:noProof/>
                <w:webHidden/>
              </w:rPr>
              <w:fldChar w:fldCharType="separate"/>
            </w:r>
            <w:r>
              <w:rPr>
                <w:noProof/>
                <w:webHidden/>
              </w:rPr>
              <w:t>- 89 -</w:t>
            </w:r>
            <w:r>
              <w:rPr>
                <w:noProof/>
                <w:webHidden/>
              </w:rPr>
              <w:fldChar w:fldCharType="end"/>
            </w:r>
            <w:r w:rsidRPr="00B12958">
              <w:rPr>
                <w:rStyle w:val="Hyperlink"/>
                <w:noProof/>
              </w:rPr>
              <w:fldChar w:fldCharType="end"/>
            </w:r>
          </w:ins>
        </w:p>
        <w:p w14:paraId="7068AD1A" w14:textId="77777777" w:rsidR="00203955" w:rsidRDefault="00203955" w:rsidP="00203955">
          <w:pPr>
            <w:pStyle w:val="TOC1"/>
            <w:tabs>
              <w:tab w:val="right" w:leader="dot" w:pos="9062"/>
            </w:tabs>
            <w:rPr>
              <w:ins w:id="226" w:author="铜 高" w:date="2026-09-26T14:55:00Z" w16du:dateUtc="2026-09-26T06:55:00Z"/>
              <w:rFonts w:asciiTheme="minorHAnsi" w:eastAsiaTheme="minorEastAsia" w:hAnsiTheme="minorHAnsi" w:cstheme="minorBidi"/>
              <w:noProof/>
              <w:kern w:val="2"/>
              <w:sz w:val="22"/>
              <w14:ligatures w14:val="standardContextual"/>
            </w:rPr>
          </w:pPr>
          <w:ins w:id="227"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"_Toc241154100"</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附录</w:t>
            </w:r>
            <w:r>
              <w:rPr>
                <w:noProof/>
                <w:webHidden/>
              </w:rPr>
              <w:tab/>
            </w:r>
            <w:r>
              <w:rPr>
                <w:noProof/>
                <w:webHidden/>
              </w:rPr>
              <w:fldChar w:fldCharType="begin"/>
            </w:r>
            <w:r>
              <w:rPr>
                <w:noProof/>
                <w:webHidden/>
              </w:rPr>
              <w:instrText xml:space="preserve"> PAGEREF _Toc241154100 \h </w:instrText>
            </w:r>
            <w:r>
              <w:rPr>
                <w:noProof/>
                <w:webHidden/>
              </w:rPr>
            </w:r>
            <w:r>
              <w:rPr>
                <w:noProof/>
                <w:webHidden/>
              </w:rPr>
              <w:fldChar w:fldCharType="separate"/>
            </w:r>
            <w:r>
              <w:rPr>
                <w:noProof/>
                <w:webHidden/>
              </w:rPr>
              <w:t>- 93 -</w:t>
            </w:r>
            <w:r>
              <w:rPr>
                <w:noProof/>
                <w:webHidden/>
              </w:rPr>
              <w:fldChar w:fldCharType="end"/>
            </w:r>
            <w:r w:rsidRPr="00B12958">
              <w:rPr>
                <w:rStyle w:val="Hyperlink"/>
                <w:noProof/>
              </w:rPr>
              <w:fldChar w:fldCharType="end"/>
            </w:r>
          </w:ins>
        </w:p>
        <w:p w14:paraId="7AC5A851" w14:textId="77777777" w:rsidR="00203955" w:rsidRDefault="00203955" w:rsidP="00203955">
          <w:pPr>
            <w:pStyle w:val="TOC2"/>
            <w:tabs>
              <w:tab w:val="right" w:leader="dot" w:pos="9062"/>
            </w:tabs>
            <w:rPr>
              <w:ins w:id="228" w:author="铜 高" w:date="2026-09-26T14:55:00Z" w16du:dateUtc="2026-09-26T06:55:00Z"/>
              <w:rFonts w:asciiTheme="minorHAnsi" w:eastAsiaTheme="minorEastAsia" w:hAnsiTheme="minorHAnsi" w:cstheme="minorBidi"/>
              <w:noProof/>
              <w:kern w:val="2"/>
              <w:sz w:val="22"/>
              <w14:ligatures w14:val="standardContextual"/>
            </w:rPr>
          </w:pPr>
          <w:ins w:id="229"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"_Toc241154101"</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附录</w:t>
            </w:r>
            <w:r w:rsidRPr="00B12958">
              <w:rPr>
                <w:rStyle w:val="Hyperlink"/>
                <w:noProof/>
              </w:rPr>
              <w:t xml:space="preserve"> A </w:t>
            </w:r>
            <w:r w:rsidRPr="00B12958">
              <w:rPr>
                <w:rStyle w:val="Hyperlink"/>
                <w:noProof/>
              </w:rPr>
              <w:t>完整实验数据表</w:t>
            </w:r>
            <w:r>
              <w:rPr>
                <w:noProof/>
                <w:webHidden/>
              </w:rPr>
              <w:tab/>
            </w:r>
            <w:r>
              <w:rPr>
                <w:noProof/>
                <w:webHidden/>
              </w:rPr>
              <w:fldChar w:fldCharType="begin"/>
            </w:r>
            <w:r>
              <w:rPr>
                <w:noProof/>
                <w:webHidden/>
              </w:rPr>
              <w:instrText xml:space="preserve"> PAGEREF _Toc241154101 \h </w:instrText>
            </w:r>
            <w:r>
              <w:rPr>
                <w:noProof/>
                <w:webHidden/>
              </w:rPr>
            </w:r>
            <w:r>
              <w:rPr>
                <w:noProof/>
                <w:webHidden/>
              </w:rPr>
              <w:fldChar w:fldCharType="separate"/>
            </w:r>
            <w:r>
              <w:rPr>
                <w:noProof/>
                <w:webHidden/>
              </w:rPr>
              <w:t>- 93 -</w:t>
            </w:r>
            <w:r>
              <w:rPr>
                <w:noProof/>
                <w:webHidden/>
              </w:rPr>
              <w:fldChar w:fldCharType="end"/>
            </w:r>
            <w:r w:rsidRPr="00B12958">
              <w:rPr>
                <w:rStyle w:val="Hyperlink"/>
                <w:noProof/>
              </w:rPr>
              <w:fldChar w:fldCharType="end"/>
            </w:r>
          </w:ins>
        </w:p>
        <w:p w14:paraId="0BD71E98" w14:textId="77777777" w:rsidR="00203955" w:rsidRDefault="00203955" w:rsidP="00203955">
          <w:pPr>
            <w:pStyle w:val="TOC2"/>
            <w:tabs>
              <w:tab w:val="right" w:leader="dot" w:pos="9062"/>
            </w:tabs>
            <w:rPr>
              <w:ins w:id="230" w:author="铜 高" w:date="2026-09-26T14:55:00Z" w16du:dateUtc="2026-09-26T06:55:00Z"/>
              <w:rFonts w:asciiTheme="minorHAnsi" w:eastAsiaTheme="minorEastAsia" w:hAnsiTheme="minorHAnsi" w:cstheme="minorBidi"/>
              <w:noProof/>
              <w:kern w:val="2"/>
              <w:sz w:val="22"/>
              <w14:ligatures w14:val="standardContextual"/>
            </w:rPr>
          </w:pPr>
          <w:ins w:id="231"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"_Toc241154102"</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附录</w:t>
            </w:r>
            <w:r w:rsidRPr="00B12958">
              <w:rPr>
                <w:rStyle w:val="Hyperlink"/>
                <w:noProof/>
              </w:rPr>
              <w:t xml:space="preserve"> B </w:t>
            </w:r>
            <w:r w:rsidRPr="00B12958">
              <w:rPr>
                <w:rStyle w:val="Hyperlink"/>
                <w:noProof/>
              </w:rPr>
              <w:t>核心代码片段</w:t>
            </w:r>
            <w:r>
              <w:rPr>
                <w:noProof/>
                <w:webHidden/>
              </w:rPr>
              <w:tab/>
            </w:r>
            <w:r>
              <w:rPr>
                <w:noProof/>
                <w:webHidden/>
              </w:rPr>
              <w:fldChar w:fldCharType="begin"/>
            </w:r>
            <w:r>
              <w:rPr>
                <w:noProof/>
                <w:webHidden/>
              </w:rPr>
              <w:instrText xml:space="preserve"> PAGEREF _Toc241154102 \h </w:instrText>
            </w:r>
            <w:r>
              <w:rPr>
                <w:noProof/>
                <w:webHidden/>
              </w:rPr>
            </w:r>
            <w:r>
              <w:rPr>
                <w:noProof/>
                <w:webHidden/>
              </w:rPr>
              <w:fldChar w:fldCharType="separate"/>
            </w:r>
            <w:r>
              <w:rPr>
                <w:noProof/>
                <w:webHidden/>
              </w:rPr>
              <w:t>- 99 -</w:t>
            </w:r>
            <w:r>
              <w:rPr>
                <w:noProof/>
                <w:webHidden/>
              </w:rPr>
              <w:fldChar w:fldCharType="end"/>
            </w:r>
            <w:r w:rsidRPr="00B12958">
              <w:rPr>
                <w:rStyle w:val="Hyperlink"/>
                <w:noProof/>
              </w:rPr>
              <w:fldChar w:fldCharType="end"/>
            </w:r>
          </w:ins>
        </w:p>
        <w:p w14:paraId="56BD67BD" w14:textId="77777777" w:rsidR="00203955" w:rsidRDefault="00203955" w:rsidP="00203955">
          <w:pPr>
            <w:pStyle w:val="TOC2"/>
            <w:tabs>
              <w:tab w:val="right" w:leader="dot" w:pos="9062"/>
            </w:tabs>
            <w:rPr>
              <w:ins w:id="232" w:author="铜 高" w:date="2026-09-26T14:55:00Z" w16du:dateUtc="2026-09-26T06:55:00Z"/>
              <w:rFonts w:asciiTheme="minorHAnsi" w:eastAsiaTheme="minorEastAsia" w:hAnsiTheme="minorHAnsi" w:cstheme="minorBidi"/>
              <w:noProof/>
              <w:kern w:val="2"/>
              <w:sz w:val="22"/>
              <w14:ligatures w14:val="standardContextual"/>
            </w:rPr>
          </w:pPr>
          <w:ins w:id="233"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"_Toc241154103"</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附录</w:t>
            </w:r>
            <w:r w:rsidRPr="00B12958">
              <w:rPr>
                <w:rStyle w:val="Hyperlink"/>
                <w:noProof/>
              </w:rPr>
              <w:t xml:space="preserve"> C Prometheus recording rules </w:t>
            </w:r>
            <w:r w:rsidRPr="00B12958">
              <w:rPr>
                <w:rStyle w:val="Hyperlink"/>
                <w:noProof/>
              </w:rPr>
              <w:t>示例</w:t>
            </w:r>
            <w:r>
              <w:rPr>
                <w:noProof/>
                <w:webHidden/>
              </w:rPr>
              <w:tab/>
            </w:r>
            <w:r>
              <w:rPr>
                <w:noProof/>
                <w:webHidden/>
              </w:rPr>
              <w:fldChar w:fldCharType="begin"/>
            </w:r>
            <w:r>
              <w:rPr>
                <w:noProof/>
                <w:webHidden/>
              </w:rPr>
              <w:instrText xml:space="preserve"> PAGEREF _Toc241154103 \h </w:instrText>
            </w:r>
            <w:r>
              <w:rPr>
                <w:noProof/>
                <w:webHidden/>
              </w:rPr>
            </w:r>
            <w:r>
              <w:rPr>
                <w:noProof/>
                <w:webHidden/>
              </w:rPr>
              <w:fldChar w:fldCharType="separate"/>
            </w:r>
            <w:r>
              <w:rPr>
                <w:noProof/>
                <w:webHidden/>
              </w:rPr>
              <w:t>- 100 -</w:t>
            </w:r>
            <w:r>
              <w:rPr>
                <w:noProof/>
                <w:webHidden/>
              </w:rPr>
              <w:fldChar w:fldCharType="end"/>
            </w:r>
            <w:r w:rsidRPr="00B12958">
              <w:rPr>
                <w:rStyle w:val="Hyperlink"/>
                <w:noProof/>
              </w:rPr>
              <w:fldChar w:fldCharType="end"/>
            </w:r>
          </w:ins>
        </w:p>
        <w:p w14:paraId="3B41922E" w14:textId="77777777" w:rsidR="00203955" w:rsidRDefault="00203955" w:rsidP="00203955">
          <w:pPr>
            <w:pStyle w:val="TOC1"/>
            <w:tabs>
              <w:tab w:val="right" w:leader="dot" w:pos="9062"/>
            </w:tabs>
            <w:rPr>
              <w:ins w:id="234" w:author="铜 高" w:date="2026-09-26T14:55:00Z" w16du:dateUtc="2026-09-26T06:55:00Z"/>
              <w:rFonts w:asciiTheme="minorHAnsi" w:eastAsiaTheme="minorEastAsia" w:hAnsiTheme="minorHAnsi" w:cstheme="minorBidi"/>
              <w:noProof/>
              <w:kern w:val="2"/>
              <w:sz w:val="22"/>
              <w14:ligatures w14:val="standardContextual"/>
            </w:rPr>
          </w:pPr>
          <w:ins w:id="235" w:author="铜 高" w:date="2026-09-26T14:55:00Z" w16du:dateUtc="2026-09-26T06:55:00Z">
            <w:r w:rsidRPr="00B12958">
              <w:rPr>
                <w:rStyle w:val="Hyperlink"/>
                <w:noProof/>
              </w:rPr>
              <w:fldChar w:fldCharType="begin"/>
            </w:r>
            <w:r w:rsidRPr="00B12958">
              <w:rPr>
                <w:rStyle w:val="Hyperlink"/>
                <w:noProof/>
              </w:rPr>
              <w:instrText xml:space="preserve"> </w:instrText>
            </w:r>
            <w:r>
              <w:rPr>
                <w:noProof/>
              </w:rPr>
              <w:instrText>HYPERLINK \l "_Toc241154104"</w:instrText>
            </w:r>
            <w:r w:rsidRPr="00B12958">
              <w:rPr>
                <w:rStyle w:val="Hyperlink"/>
                <w:noProof/>
              </w:rPr>
              <w:instrText xml:space="preserve"> </w:instrText>
            </w:r>
            <w:r w:rsidRPr="00B12958">
              <w:rPr>
                <w:rStyle w:val="Hyperlink"/>
                <w:noProof/>
              </w:rPr>
            </w:r>
            <w:r w:rsidRPr="00B12958">
              <w:rPr>
                <w:rStyle w:val="Hyperlink"/>
                <w:noProof/>
              </w:rPr>
              <w:fldChar w:fldCharType="separate"/>
            </w:r>
            <w:r w:rsidRPr="00B12958">
              <w:rPr>
                <w:rStyle w:val="Hyperlink"/>
                <w:noProof/>
              </w:rPr>
              <w:t>致谢</w:t>
            </w:r>
            <w:r>
              <w:rPr>
                <w:noProof/>
                <w:webHidden/>
              </w:rPr>
              <w:tab/>
            </w:r>
            <w:r>
              <w:rPr>
                <w:noProof/>
                <w:webHidden/>
              </w:rPr>
              <w:fldChar w:fldCharType="begin"/>
            </w:r>
            <w:r>
              <w:rPr>
                <w:noProof/>
                <w:webHidden/>
              </w:rPr>
              <w:instrText xml:space="preserve"> PAGEREF _Toc241154104 \h </w:instrText>
            </w:r>
            <w:r>
              <w:rPr>
                <w:noProof/>
                <w:webHidden/>
              </w:rPr>
            </w:r>
            <w:r>
              <w:rPr>
                <w:noProof/>
                <w:webHidden/>
              </w:rPr>
              <w:fldChar w:fldCharType="separate"/>
            </w:r>
            <w:r>
              <w:rPr>
                <w:noProof/>
                <w:webHidden/>
              </w:rPr>
              <w:t>- 101 -</w:t>
            </w:r>
            <w:r>
              <w:rPr>
                <w:noProof/>
                <w:webHidden/>
              </w:rPr>
              <w:fldChar w:fldCharType="end"/>
            </w:r>
            <w:r w:rsidRPr="00B12958">
              <w:rPr>
                <w:rStyle w:val="Hyperlink"/>
                <w:noProof/>
              </w:rPr>
              <w:fldChar w:fldCharType="end"/>
            </w:r>
          </w:ins>
        </w:p>
        <w:p w14:paraId="5D91C45A" w14:textId="77777777" w:rsidR="00203955" w:rsidRDefault="00203955" w:rsidP="00203955">
          <w:pPr>
            <w:rPr>
              <w:ins w:id="236" w:author="铜 高" w:date="2026-09-26T14:55:00Z" w16du:dateUtc="2026-09-26T06:55:00Z"/>
            </w:rPr>
          </w:pPr>
          <w:ins w:id="237" w:author="铜 高" w:date="2026-09-26T14:55:00Z" w16du:dateUtc="2026-09-26T06:55:00Z">
            <w:r>
              <w:fldChar w:fldCharType="end"/>
            </w:r>
          </w:ins>
        </w:p>
        <w:customXmlInsRangeStart w:id="238" w:author="铜 高" w:date="2026-09-26T14:55:00Z"/>
      </w:sdtContent>
    </w:sdt>
    <w:customXmlInsRangeEnd w:id="238"/>
    <w:p w14:paraId="35163406" w14:textId="3C26A223" w:rsidR="00957881" w:rsidRDefault="00957881"/>
    <w:p w14:paraId="2FD6A5D1" w14:textId="77777777" w:rsidR="00957881" w:rsidRDefault="00000000">
      <w:pPr>
        <w:pStyle w:val="Heading1"/>
        <w:spacing w:before="156" w:after="156"/>
      </w:pPr>
      <w:bookmarkStart w:id="239" w:name="_Toc241154053"/>
      <w:bookmarkStart w:id="240" w:name="第一章-绪论"/>
      <w:bookmarkEnd w:id="50"/>
      <w:r>
        <w:rPr>
          <w:rFonts w:hint="eastAsia"/>
        </w:rPr>
        <w:lastRenderedPageBreak/>
        <w:t>第一章</w:t>
      </w:r>
      <w:r>
        <w:t xml:space="preserve">　</w:t>
      </w:r>
      <w:r>
        <w:rPr>
          <w:rFonts w:hint="eastAsia"/>
        </w:rPr>
        <w:t>绪论</w:t>
      </w:r>
      <w:bookmarkEnd w:id="239"/>
    </w:p>
    <w:p w14:paraId="58A42262" w14:textId="77777777" w:rsidR="00957881" w:rsidRDefault="00000000">
      <w:pPr>
        <w:pStyle w:val="Heading2"/>
        <w:spacing w:before="156" w:after="156"/>
      </w:pPr>
      <w:bookmarkStart w:id="241" w:name="_Toc241154054"/>
      <w:bookmarkStart w:id="242" w:name="研究背景与意义"/>
      <w:r>
        <w:t>1.1</w:t>
      </w:r>
      <w:r>
        <w:t xml:space="preserve">　</w:t>
      </w:r>
      <w:r>
        <w:rPr>
          <w:rFonts w:hint="eastAsia"/>
        </w:rPr>
        <w:t>研究背景与意义</w:t>
      </w:r>
      <w:bookmarkEnd w:id="241"/>
    </w:p>
    <w:p w14:paraId="2BC7F32D" w14:textId="77777777" w:rsidR="00957881" w:rsidRDefault="00000000">
      <w:pPr>
        <w:pStyle w:val="FirstParagraph"/>
      </w:pPr>
      <w:r>
        <w:rPr>
          <w:rFonts w:hint="eastAsia"/>
        </w:rPr>
        <w:t>自</w:t>
      </w:r>
      <w:r>
        <w:t xml:space="preserve"> 2014 </w:t>
      </w:r>
      <w:r>
        <w:rPr>
          <w:rFonts w:hint="eastAsia"/>
        </w:rPr>
        <w:t>年</w:t>
      </w:r>
      <w:r>
        <w:t xml:space="preserve"> Google </w:t>
      </w:r>
      <w:r>
        <w:rPr>
          <w:rFonts w:hint="eastAsia"/>
        </w:rPr>
        <w:t>开源以来，</w:t>
      </w:r>
      <w:r>
        <w:rPr>
          <w:rFonts w:hint="eastAsia"/>
        </w:rPr>
        <w:t>Kubernetes</w:t>
      </w:r>
      <w:r>
        <w:t xml:space="preserve"> </w:t>
      </w:r>
      <w:r>
        <w:rPr>
          <w:rFonts w:hint="eastAsia"/>
        </w:rPr>
        <w:t>已发展成为云原生领域的事实标准容器编排平台，被全球范围内的互联网企业、金融机构与科研机构广泛部署。</w:t>
      </w:r>
      <w:r>
        <w:rPr>
          <w:rFonts w:hint="eastAsia"/>
        </w:rPr>
        <w:t>Kubernetes</w:t>
      </w:r>
      <w:r>
        <w:t xml:space="preserve"> </w:t>
      </w:r>
      <w:r>
        <w:rPr>
          <w:rFonts w:hint="eastAsia"/>
        </w:rPr>
        <w:t>通过声明式</w:t>
      </w:r>
      <w:r>
        <w:t xml:space="preserve"> API </w:t>
      </w:r>
      <w:r>
        <w:rPr>
          <w:rFonts w:hint="eastAsia"/>
        </w:rPr>
        <w:t>与控制器模式抽象了底层基础设施，使得开发者可以以统一的方式管理计算、存储、网络资源。而在</w:t>
      </w:r>
      <w:r>
        <w:t xml:space="preserve"> Kubernetes </w:t>
      </w:r>
      <w:r>
        <w:rPr>
          <w:rFonts w:hint="eastAsia"/>
        </w:rPr>
        <w:t>的诸多控制器中，调度器（</w:t>
      </w:r>
      <w:r>
        <w:rPr>
          <w:rFonts w:hint="eastAsia"/>
        </w:rPr>
        <w:t>Scheduler</w:t>
      </w:r>
      <w:r>
        <w:rPr>
          <w:rFonts w:hint="eastAsia"/>
        </w:rPr>
        <w:t>）承担着为待运行的</w:t>
      </w:r>
      <w:r>
        <w:t xml:space="preserve"> Pod </w:t>
      </w:r>
      <w:r>
        <w:rPr>
          <w:rFonts w:hint="eastAsia"/>
        </w:rPr>
        <w:t>选择合适</w:t>
      </w:r>
      <w:r>
        <w:t xml:space="preserve"> Node </w:t>
      </w:r>
      <w:r>
        <w:rPr>
          <w:rFonts w:hint="eastAsia"/>
        </w:rPr>
        <w:t>的核心职责，其吞吐量与延迟直接影响整个集群的资源利用率与工作负载响应速度。</w:t>
      </w:r>
    </w:p>
    <w:p w14:paraId="30C8DC91" w14:textId="77777777" w:rsidR="00957881" w:rsidRDefault="00000000">
      <w:pPr>
        <w:pStyle w:val="BodyText"/>
      </w:pPr>
      <w:r>
        <w:t xml:space="preserve">Kubernetes </w:t>
      </w:r>
      <w:r>
        <w:rPr>
          <w:rFonts w:hint="eastAsia"/>
        </w:rPr>
        <w:t>原生调度器（</w:t>
      </w:r>
      <w:r>
        <w:rPr>
          <w:rFonts w:hint="eastAsia"/>
        </w:rPr>
        <w:t>kube-scheduler</w:t>
      </w:r>
      <w:r>
        <w:rPr>
          <w:rFonts w:hint="eastAsia"/>
        </w:rPr>
        <w:t>）采用单实例串行架构，即整个集群中只有一个</w:t>
      </w:r>
      <w:r>
        <w:t xml:space="preserve"> kube-scheduler </w:t>
      </w:r>
      <w:r>
        <w:rPr>
          <w:rFonts w:hint="eastAsia"/>
        </w:rPr>
        <w:t>处于活跃状态处理</w:t>
      </w:r>
      <w:r>
        <w:t xml:space="preserve"> Pod </w:t>
      </w:r>
      <w:r>
        <w:rPr>
          <w:rFonts w:hint="eastAsia"/>
        </w:rPr>
        <w:t>调度请求。这一设计在千节点规模、百级别并发的常规工作负载下运行良好，但在超大规模集群与高并发调度场景中逐渐暴露出瓶颈：</w:t>
      </w:r>
    </w:p>
    <w:p w14:paraId="24C26AA3" w14:textId="77777777" w:rsidR="00957881" w:rsidRDefault="00000000">
      <w:pPr>
        <w:pStyle w:val="Compact"/>
        <w:numPr>
          <w:ilvl w:val="0"/>
          <w:numId w:val="3"/>
        </w:numPr>
        <w:ind w:left="780"/>
      </w:pPr>
      <w:r>
        <w:rPr>
          <w:rFonts w:hint="eastAsia"/>
        </w:rPr>
        <w:t>吞吐量瓶颈：</w:t>
      </w:r>
      <w:r>
        <w:rPr>
          <w:rFonts w:hint="eastAsia"/>
        </w:rPr>
        <w:t>kube-scheduler</w:t>
      </w:r>
      <w:r>
        <w:t xml:space="preserve"> </w:t>
      </w:r>
      <w:r>
        <w:rPr>
          <w:rFonts w:hint="eastAsia"/>
        </w:rPr>
        <w:t>单进程内部通过一个</w:t>
      </w:r>
      <w:r>
        <w:t xml:space="preserve"> activeQ </w:t>
      </w:r>
      <w:r>
        <w:rPr>
          <w:rFonts w:hint="eastAsia"/>
        </w:rPr>
        <w:t>串行处理</w:t>
      </w:r>
      <w:r>
        <w:t xml:space="preserve"> </w:t>
      </w:r>
      <w:r>
        <w:rPr>
          <w:rFonts w:hint="eastAsia"/>
        </w:rPr>
        <w:t>Pod</w:t>
      </w:r>
      <w:r>
        <w:rPr>
          <w:rFonts w:hint="eastAsia"/>
        </w:rPr>
        <w:t>，实测有效吞吐上限约</w:t>
      </w:r>
      <w:r>
        <w:t xml:space="preserve"> 300 </w:t>
      </w:r>
      <w:r>
        <w:rPr>
          <w:rFonts w:hint="eastAsia"/>
        </w:rPr>
        <w:t>pods/s</w:t>
      </w:r>
      <w:r>
        <w:rPr>
          <w:rFonts w:hint="eastAsia"/>
        </w:rPr>
        <w:t>，无法满足在线服务大规模弹性伸缩、批量任务快速启动等场景的调度速度要求；</w:t>
      </w:r>
    </w:p>
    <w:p w14:paraId="5181BF63" w14:textId="77777777" w:rsidR="00957881" w:rsidRDefault="00000000">
      <w:pPr>
        <w:pStyle w:val="Compact"/>
        <w:numPr>
          <w:ilvl w:val="0"/>
          <w:numId w:val="3"/>
        </w:numPr>
        <w:ind w:left="780"/>
      </w:pPr>
      <w:r>
        <w:rPr>
          <w:rFonts w:hint="eastAsia"/>
        </w:rPr>
        <w:t>延迟抬升：随集群节点数增长，</w:t>
      </w:r>
      <w:r>
        <w:rPr>
          <w:rFonts w:hint="eastAsia"/>
        </w:rPr>
        <w:t>Filter</w:t>
      </w:r>
      <w:r>
        <w:t xml:space="preserve"> </w:t>
      </w:r>
      <w:r>
        <w:rPr>
          <w:rFonts w:hint="eastAsia"/>
        </w:rPr>
        <w:t>与</w:t>
      </w:r>
      <w:r>
        <w:t xml:space="preserve"> Score </w:t>
      </w:r>
      <w:r>
        <w:rPr>
          <w:rFonts w:hint="eastAsia"/>
        </w:rPr>
        <w:t>阶段遍历节点的开销线性上升，</w:t>
      </w:r>
      <w:r>
        <w:rPr>
          <w:rFonts w:hint="eastAsia"/>
        </w:rPr>
        <w:t>P99</w:t>
      </w:r>
      <w:r>
        <w:t xml:space="preserve"> </w:t>
      </w:r>
      <w:r>
        <w:rPr>
          <w:rFonts w:hint="eastAsia"/>
        </w:rPr>
        <w:t>调度延迟在</w:t>
      </w:r>
      <w:r>
        <w:t xml:space="preserve"> 5000 </w:t>
      </w:r>
      <w:r>
        <w:rPr>
          <w:rFonts w:hint="eastAsia"/>
        </w:rPr>
        <w:t>节点规模下明显恶化；</w:t>
      </w:r>
    </w:p>
    <w:p w14:paraId="79982070" w14:textId="77777777" w:rsidR="00957881" w:rsidRDefault="00000000">
      <w:pPr>
        <w:pStyle w:val="Compact"/>
        <w:numPr>
          <w:ilvl w:val="0"/>
          <w:numId w:val="3"/>
        </w:numPr>
        <w:ind w:left="780"/>
      </w:pPr>
      <w:r>
        <w:rPr>
          <w:rFonts w:hint="eastAsia"/>
        </w:rPr>
        <w:t>单点故障：</w:t>
      </w:r>
      <w:r>
        <w:rPr>
          <w:rFonts w:hint="eastAsia"/>
        </w:rPr>
        <w:t>kube-scheduler</w:t>
      </w:r>
      <w:r>
        <w:t xml:space="preserve"> </w:t>
      </w:r>
      <w:r>
        <w:rPr>
          <w:rFonts w:hint="eastAsia"/>
        </w:rPr>
        <w:t>通过</w:t>
      </w:r>
      <w:r>
        <w:t xml:space="preserve"> Leader Election </w:t>
      </w:r>
      <w:r>
        <w:rPr>
          <w:rFonts w:hint="eastAsia"/>
        </w:rPr>
        <w:t>保证单实例活跃，一旦</w:t>
      </w:r>
      <w:r>
        <w:t xml:space="preserve"> Leader </w:t>
      </w:r>
      <w:r>
        <w:rPr>
          <w:rFonts w:hint="eastAsia"/>
        </w:rPr>
        <w:t>崩溃需要等待</w:t>
      </w:r>
      <w:r>
        <w:t xml:space="preserve"> Standby </w:t>
      </w:r>
      <w:r>
        <w:rPr>
          <w:rFonts w:hint="eastAsia"/>
        </w:rPr>
        <w:t>接管，期间集群完全无法调度。</w:t>
      </w:r>
    </w:p>
    <w:p w14:paraId="5C2162F8" w14:textId="77777777" w:rsidR="00957881" w:rsidRDefault="00000000">
      <w:pPr>
        <w:pStyle w:val="FirstParagraph"/>
      </w:pPr>
      <w:r>
        <w:rPr>
          <w:rFonts w:hint="eastAsia"/>
        </w:rPr>
        <w:t>为应对上述挑战，业界与学界陆续提出了多种分布式调度器改造方案，通过将调度职责拆分到多个组件、多个实例并发执行的方式突破单实例架构的性能天花板。然而，分布式改造在带来吞吐提升的同时，也引入了新的关键问题——多实例并发场景下的一致性保证：如何确保任一</w:t>
      </w:r>
      <w:r>
        <w:t xml:space="preserve"> Pod </w:t>
      </w:r>
      <w:r>
        <w:rPr>
          <w:rFonts w:hint="eastAsia"/>
        </w:rPr>
        <w:t>在任意时刻至多被绑定到一个节点、如何处理节点分区归属变更引发的边界情况、如何在</w:t>
      </w:r>
      <w:r>
        <w:t xml:space="preserve"> Bind API </w:t>
      </w:r>
      <w:r>
        <w:rPr>
          <w:rFonts w:hint="eastAsia"/>
        </w:rPr>
        <w:t>暂态失败后正确恢复而不残留脏数据，都需要在系统设计层面给出严谨解答。这些问题的答案高度依赖</w:t>
      </w:r>
      <w:r>
        <w:t xml:space="preserve"> Kubernetes </w:t>
      </w:r>
      <w:r>
        <w:rPr>
          <w:rFonts w:hint="eastAsia"/>
        </w:rPr>
        <w:t>底层存储</w:t>
      </w:r>
      <w:r>
        <w:t xml:space="preserve"> etcd </w:t>
      </w:r>
      <w:r>
        <w:rPr>
          <w:rFonts w:hint="eastAsia"/>
        </w:rPr>
        <w:t>所提供的原子性保证——包括</w:t>
      </w:r>
      <w:r>
        <w:t xml:space="preserve"> Watch API </w:t>
      </w:r>
      <w:r>
        <w:rPr>
          <w:rFonts w:hint="eastAsia"/>
        </w:rPr>
        <w:t>的一致性视图、</w:t>
      </w:r>
      <w:r>
        <w:rPr>
          <w:rFonts w:hint="eastAsia"/>
        </w:rPr>
        <w:t>Pod</w:t>
      </w:r>
      <w:r>
        <w:t xml:space="preserve"> </w:t>
      </w:r>
      <w:r>
        <w:rPr>
          <w:rFonts w:hint="eastAsia"/>
        </w:rPr>
        <w:t>资源的乐观并发控制（</w:t>
      </w:r>
      <w:r>
        <w:t xml:space="preserve">resourceVersion </w:t>
      </w:r>
      <w:r>
        <w:rPr>
          <w:rFonts w:hint="eastAsia"/>
        </w:rPr>
        <w:t>语义）、以及</w:t>
      </w:r>
      <w:r>
        <w:t xml:space="preserve"> Bind </w:t>
      </w:r>
      <w:r>
        <w:rPr>
          <w:rFonts w:hint="eastAsia"/>
        </w:rPr>
        <w:t>子资源的原子写入语义。</w:t>
      </w:r>
    </w:p>
    <w:p w14:paraId="07DEAEB8" w14:textId="77777777" w:rsidR="00957881" w:rsidRDefault="00000000">
      <w:pPr>
        <w:pStyle w:val="Heading2"/>
        <w:spacing w:before="156" w:after="156"/>
      </w:pPr>
      <w:bookmarkStart w:id="243" w:name="_Toc241154055"/>
      <w:bookmarkStart w:id="244" w:name="国内外研究现状"/>
      <w:bookmarkEnd w:id="242"/>
      <w:r>
        <w:lastRenderedPageBreak/>
        <w:t>1.2</w:t>
      </w:r>
      <w:r>
        <w:t xml:space="preserve">　</w:t>
      </w:r>
      <w:r>
        <w:rPr>
          <w:rFonts w:hint="eastAsia"/>
        </w:rPr>
        <w:t>国内外研究现状</w:t>
      </w:r>
      <w:bookmarkEnd w:id="243"/>
    </w:p>
    <w:p w14:paraId="04E18E88" w14:textId="77777777" w:rsidR="00957881" w:rsidRDefault="00000000">
      <w:pPr>
        <w:pStyle w:val="FirstParagraph"/>
      </w:pPr>
      <w:r>
        <w:t xml:space="preserve">Kubernetes </w:t>
      </w:r>
      <w:r>
        <w:rPr>
          <w:rFonts w:hint="eastAsia"/>
        </w:rPr>
        <w:t>调度器的相关研究主要沿三条主线展开：架构演进、批处理与混部、大规模一致性。</w:t>
      </w:r>
    </w:p>
    <w:p w14:paraId="5C25A809" w14:textId="77777777" w:rsidR="00957881" w:rsidRDefault="00000000">
      <w:pPr>
        <w:pStyle w:val="BodyText"/>
      </w:pPr>
      <w:r>
        <w:rPr>
          <w:rFonts w:hint="eastAsia"/>
        </w:rPr>
        <w:t>（一）架构演进方向。</w:t>
      </w:r>
      <w:r>
        <w:t xml:space="preserve"> Google </w:t>
      </w:r>
      <w:r>
        <w:rPr>
          <w:rFonts w:hint="eastAsia"/>
        </w:rPr>
        <w:t>在</w:t>
      </w:r>
      <w:r>
        <w:t xml:space="preserve"> 2013 </w:t>
      </w:r>
      <w:r>
        <w:rPr>
          <w:rFonts w:hint="eastAsia"/>
        </w:rPr>
        <w:t>年发表的</w:t>
      </w:r>
      <w:r>
        <w:t xml:space="preserve"> Omega </w:t>
      </w:r>
      <w:r>
        <w:rPr>
          <w:rFonts w:hint="eastAsia"/>
        </w:rPr>
        <w:t>论文</w:t>
      </w:r>
      <w:r w:rsidR="00957881">
        <w:fldChar w:fldCharType="begin"/>
      </w:r>
      <w:r w:rsidR="00957881">
        <w:instrText>HYPERLINK \l "ref1" \h</w:instrText>
      </w:r>
      <w:r w:rsidR="00957881">
        <w:fldChar w:fldCharType="separate"/>
      </w:r>
      <w:r w:rsidR="00957881">
        <w:rPr>
          <w:vertAlign w:val="superscript"/>
        </w:rPr>
        <w:t>[1]</w:t>
      </w:r>
      <w:r w:rsidR="00957881">
        <w:fldChar w:fldCharType="end"/>
      </w:r>
      <w:r>
        <w:t xml:space="preserve"> </w:t>
      </w:r>
      <w:r>
        <w:rPr>
          <w:rFonts w:hint="eastAsia"/>
        </w:rPr>
        <w:t>提出共享状态与乐观并发控制的调度模型，后续分布式调度器的设计大多沿用这一思路；</w:t>
      </w:r>
      <w:r>
        <w:rPr>
          <w:rFonts w:hint="eastAsia"/>
        </w:rPr>
        <w:t>Kubernetes</w:t>
      </w:r>
      <w:r>
        <w:t xml:space="preserve"> </w:t>
      </w:r>
      <w:r>
        <w:rPr>
          <w:rFonts w:hint="eastAsia"/>
        </w:rPr>
        <w:t>上游社区在此基础上引入</w:t>
      </w:r>
      <w:r>
        <w:t xml:space="preserve"> Scheduling Framework</w:t>
      </w:r>
      <w:r w:rsidR="00957881">
        <w:fldChar w:fldCharType="begin"/>
      </w:r>
      <w:r w:rsidR="00957881">
        <w:instrText>HYPERLINK \l "ref2" \h</w:instrText>
      </w:r>
      <w:r w:rsidR="00957881">
        <w:fldChar w:fldCharType="separate"/>
      </w:r>
      <w:r w:rsidR="00957881">
        <w:rPr>
          <w:vertAlign w:val="superscript"/>
        </w:rPr>
        <w:t>[2]</w:t>
      </w:r>
      <w:r w:rsidR="00957881">
        <w:fldChar w:fldCharType="end"/>
      </w:r>
      <w:r>
        <w:t xml:space="preserve"> </w:t>
      </w:r>
      <w:r>
        <w:rPr>
          <w:rFonts w:hint="eastAsia"/>
        </w:rPr>
        <w:t>插件化机制，将</w:t>
      </w:r>
      <w:r>
        <w:t xml:space="preserve"> Filter / Score / Bind </w:t>
      </w:r>
      <w:r>
        <w:rPr>
          <w:rFonts w:hint="eastAsia"/>
        </w:rPr>
        <w:t>等阶段解耦，使第三方调度器无需</w:t>
      </w:r>
      <w:r>
        <w:t xml:space="preserve"> fork </w:t>
      </w:r>
      <w:r>
        <w:rPr>
          <w:rFonts w:hint="eastAsia"/>
        </w:rPr>
        <w:t>主线代码即可扩展调度能力。</w:t>
      </w:r>
    </w:p>
    <w:p w14:paraId="2BAC36B0" w14:textId="77777777" w:rsidR="00957881" w:rsidRDefault="00000000">
      <w:pPr>
        <w:pStyle w:val="BodyText"/>
      </w:pPr>
      <w:r>
        <w:rPr>
          <w:rFonts w:hint="eastAsia"/>
        </w:rPr>
        <w:t>进一步地，为突破单实例架构的吞吐上限，业界陆续提出多实例并发调度的完整实现。其中，字节跳动于</w:t>
      </w:r>
      <w:r>
        <w:t xml:space="preserve"> 2023 </w:t>
      </w:r>
      <w:r>
        <w:rPr>
          <w:rFonts w:hint="eastAsia"/>
        </w:rPr>
        <w:t>年开源的</w:t>
      </w:r>
      <w:r>
        <w:t xml:space="preserve"> Gödel Scheduler</w:t>
      </w:r>
      <w:r w:rsidR="00957881">
        <w:fldChar w:fldCharType="begin"/>
      </w:r>
      <w:r w:rsidR="00957881">
        <w:instrText>HYPERLINK \l "ref3" \h</w:instrText>
      </w:r>
      <w:r w:rsidR="00957881">
        <w:fldChar w:fldCharType="separate"/>
      </w:r>
      <w:r w:rsidR="00957881">
        <w:rPr>
          <w:vertAlign w:val="superscript"/>
        </w:rPr>
        <w:t>[3]</w:t>
      </w:r>
      <w:r w:rsidR="00957881">
        <w:fldChar w:fldCharType="end"/>
      </w:r>
      <w:r>
        <w:t xml:space="preserve"> </w:t>
      </w:r>
      <w:r>
        <w:rPr>
          <w:rFonts w:hint="eastAsia"/>
        </w:rPr>
        <w:t>是目前公开可获得的、较为完整的分布式</w:t>
      </w:r>
      <w:r>
        <w:t xml:space="preserve"> Kubernetes </w:t>
      </w:r>
      <w:r>
        <w:rPr>
          <w:rFonts w:hint="eastAsia"/>
        </w:rPr>
        <w:t>调度器实现：它将调度职责拆分到</w:t>
      </w:r>
      <w:r>
        <w:t xml:space="preserve"> Dispatcher / Scheduler / Binder </w:t>
      </w:r>
      <w:r>
        <w:rPr>
          <w:rFonts w:hint="eastAsia"/>
        </w:rPr>
        <w:t>三层，其中</w:t>
      </w:r>
      <w:r>
        <w:t xml:space="preserve"> Scheduler </w:t>
      </w:r>
      <w:r>
        <w:rPr>
          <w:rFonts w:hint="eastAsia"/>
        </w:rPr>
        <w:t>支持多实例水平扩展，通过节点分区（</w:t>
      </w:r>
      <w:r>
        <w:rPr>
          <w:rFonts w:hint="eastAsia"/>
        </w:rPr>
        <w:t>Node</w:t>
      </w:r>
      <w:r>
        <w:t xml:space="preserve"> </w:t>
      </w:r>
      <w:r>
        <w:rPr>
          <w:rFonts w:hint="eastAsia"/>
        </w:rPr>
        <w:t>Partition</w:t>
      </w:r>
      <w:r>
        <w:rPr>
          <w:rFonts w:hint="eastAsia"/>
        </w:rPr>
        <w:t>）机制将全集群节点划分为若干互不相交的子集，每个</w:t>
      </w:r>
      <w:r>
        <w:t xml:space="preserve"> Scheduler </w:t>
      </w:r>
      <w:r>
        <w:rPr>
          <w:rFonts w:hint="eastAsia"/>
        </w:rPr>
        <w:t>实例只负责其分区内节点的调度决策，从而消除了多实例间的资源竞争。</w:t>
      </w:r>
      <w:r>
        <w:rPr>
          <w:rFonts w:hint="eastAsia"/>
        </w:rPr>
        <w:t>Gödel</w:t>
      </w:r>
      <w:r>
        <w:t xml:space="preserve"> </w:t>
      </w:r>
      <w:r>
        <w:rPr>
          <w:rFonts w:hint="eastAsia"/>
        </w:rPr>
        <w:t>在字节跳动内部支撑了</w:t>
      </w:r>
      <w:r>
        <w:t xml:space="preserve"> 3 </w:t>
      </w:r>
      <w:r>
        <w:rPr>
          <w:rFonts w:hint="eastAsia"/>
        </w:rPr>
        <w:t>万节点级别的生产集群运行</w:t>
      </w:r>
      <w:r w:rsidR="00957881">
        <w:fldChar w:fldCharType="begin"/>
      </w:r>
      <w:r w:rsidR="00957881">
        <w:instrText>HYPERLINK \l "ref4" \h</w:instrText>
      </w:r>
      <w:r w:rsidR="00957881">
        <w:fldChar w:fldCharType="separate"/>
      </w:r>
      <w:r w:rsidR="00957881">
        <w:rPr>
          <w:vertAlign w:val="superscript"/>
        </w:rPr>
        <w:t>[4]</w:t>
      </w:r>
      <w:r w:rsidR="00957881">
        <w:fldChar w:fldCharType="end"/>
      </w:r>
      <w:r>
        <w:t>。</w:t>
      </w:r>
    </w:p>
    <w:p w14:paraId="08BADA7A" w14:textId="77777777" w:rsidR="00957881" w:rsidRDefault="00000000">
      <w:pPr>
        <w:pStyle w:val="BodyText"/>
      </w:pPr>
      <w:r>
        <w:rPr>
          <w:rFonts w:hint="eastAsia"/>
        </w:rPr>
        <w:t>然而，</w:t>
      </w:r>
      <w:r>
        <w:rPr>
          <w:rFonts w:hint="eastAsia"/>
        </w:rPr>
        <w:t>Gödel</w:t>
      </w:r>
      <w:r>
        <w:t xml:space="preserve"> </w:t>
      </w:r>
      <w:r>
        <w:rPr>
          <w:rFonts w:hint="eastAsia"/>
        </w:rPr>
        <w:t>类分布式调度器架构中的</w:t>
      </w:r>
      <w:r>
        <w:t xml:space="preserve"> Binder </w:t>
      </w:r>
      <w:r>
        <w:rPr>
          <w:rFonts w:hint="eastAsia"/>
        </w:rPr>
        <w:t>组件仍然是独立的</w:t>
      </w:r>
      <w:r>
        <w:t xml:space="preserve"> </w:t>
      </w:r>
      <w:r>
        <w:rPr>
          <w:rFonts w:hint="eastAsia"/>
        </w:rPr>
        <w:t>Deployment</w:t>
      </w:r>
      <w:r>
        <w:rPr>
          <w:rFonts w:hint="eastAsia"/>
        </w:rPr>
        <w:t>，负责统一执行</w:t>
      </w:r>
      <w:r>
        <w:t xml:space="preserve"> Pod </w:t>
      </w:r>
      <w:r>
        <w:rPr>
          <w:rFonts w:hint="eastAsia"/>
        </w:rPr>
        <w:t>的绑定（</w:t>
      </w:r>
      <w:r>
        <w:rPr>
          <w:rFonts w:hint="eastAsia"/>
        </w:rPr>
        <w:t>Bind</w:t>
      </w:r>
      <w:r>
        <w:t xml:space="preserve"> API </w:t>
      </w:r>
      <w:r>
        <w:rPr>
          <w:rFonts w:hint="eastAsia"/>
        </w:rPr>
        <w:t>调用）与冲突处理。这一设计在保持强一致性的同时，也带来了两方面的开销：</w:t>
      </w:r>
    </w:p>
    <w:p w14:paraId="035C3A50" w14:textId="77777777" w:rsidR="00957881" w:rsidRDefault="00000000">
      <w:pPr>
        <w:pStyle w:val="Compact"/>
        <w:numPr>
          <w:ilvl w:val="0"/>
          <w:numId w:val="4"/>
        </w:numPr>
        <w:ind w:left="780"/>
      </w:pPr>
      <w:r>
        <w:rPr>
          <w:rFonts w:hint="eastAsia"/>
        </w:rPr>
        <w:t>绑定阶段的串行化瓶颈：所有</w:t>
      </w:r>
      <w:r>
        <w:t xml:space="preserve"> Scheduler </w:t>
      </w:r>
      <w:r>
        <w:rPr>
          <w:rFonts w:hint="eastAsia"/>
        </w:rPr>
        <w:t>实例的调度决策均需汇聚到</w:t>
      </w:r>
      <w:r>
        <w:t xml:space="preserve"> Binder </w:t>
      </w:r>
      <w:r>
        <w:rPr>
          <w:rFonts w:hint="eastAsia"/>
        </w:rPr>
        <w:t>才能落盘，</w:t>
      </w:r>
      <w:r>
        <w:rPr>
          <w:rFonts w:hint="eastAsia"/>
        </w:rPr>
        <w:t>Binder</w:t>
      </w:r>
      <w:r>
        <w:t xml:space="preserve"> </w:t>
      </w:r>
      <w:r>
        <w:rPr>
          <w:rFonts w:hint="eastAsia"/>
        </w:rPr>
        <w:t>的处理能力再次成为整个流水线的天花板；</w:t>
      </w:r>
    </w:p>
    <w:p w14:paraId="0435C730" w14:textId="77777777" w:rsidR="00957881" w:rsidRDefault="00000000">
      <w:pPr>
        <w:pStyle w:val="Compact"/>
        <w:numPr>
          <w:ilvl w:val="0"/>
          <w:numId w:val="4"/>
        </w:numPr>
        <w:ind w:left="780"/>
      </w:pPr>
      <w:r>
        <w:rPr>
          <w:rFonts w:hint="eastAsia"/>
        </w:rPr>
        <w:t>跨进程通信开销：</w:t>
      </w:r>
      <w:r>
        <w:rPr>
          <w:rFonts w:hint="eastAsia"/>
        </w:rPr>
        <w:t>Scheduler</w:t>
      </w:r>
      <w:r>
        <w:t xml:space="preserve"> </w:t>
      </w:r>
      <w:r>
        <w:rPr>
          <w:rFonts w:hint="eastAsia"/>
        </w:rPr>
        <w:t>与</w:t>
      </w:r>
      <w:r>
        <w:t xml:space="preserve"> Binder </w:t>
      </w:r>
      <w:r>
        <w:rPr>
          <w:rFonts w:hint="eastAsia"/>
        </w:rPr>
        <w:t>之间通过</w:t>
      </w:r>
      <w:r>
        <w:t xml:space="preserve"> Kubernetes API </w:t>
      </w:r>
      <w:r>
        <w:rPr>
          <w:rFonts w:hint="eastAsia"/>
        </w:rPr>
        <w:t>Server</w:t>
      </w:r>
      <w:r>
        <w:rPr>
          <w:rFonts w:hint="eastAsia"/>
        </w:rPr>
        <w:t>（也即</w:t>
      </w:r>
      <w:r>
        <w:t xml:space="preserve"> </w:t>
      </w:r>
      <w:r>
        <w:rPr>
          <w:rFonts w:hint="eastAsia"/>
        </w:rPr>
        <w:t>etcd</w:t>
      </w:r>
      <w:r>
        <w:rPr>
          <w:rFonts w:hint="eastAsia"/>
        </w:rPr>
        <w:t>）进行事件通信，涉及序列化、网络往返、</w:t>
      </w:r>
      <w:r>
        <w:rPr>
          <w:rFonts w:hint="eastAsia"/>
        </w:rPr>
        <w:t>Informer</w:t>
      </w:r>
      <w:r>
        <w:t xml:space="preserve"> </w:t>
      </w:r>
      <w:r>
        <w:rPr>
          <w:rFonts w:hint="eastAsia"/>
        </w:rPr>
        <w:t>事件延迟等额外成本。</w:t>
      </w:r>
    </w:p>
    <w:p w14:paraId="1E2731CA" w14:textId="77777777" w:rsidR="00957881" w:rsidRDefault="00000000">
      <w:pPr>
        <w:pStyle w:val="FirstParagraph"/>
      </w:pPr>
      <w:r>
        <w:rPr>
          <w:rFonts w:hint="eastAsia"/>
        </w:rPr>
        <w:t>（二）批处理与混部方向。华为孵化的</w:t>
      </w:r>
      <w:r>
        <w:t xml:space="preserve"> Volcano</w:t>
      </w:r>
      <w:r w:rsidR="00957881">
        <w:fldChar w:fldCharType="begin"/>
      </w:r>
      <w:r w:rsidR="00957881">
        <w:instrText>HYPERLINK \l "ref5" \h</w:instrText>
      </w:r>
      <w:r w:rsidR="00957881">
        <w:fldChar w:fldCharType="separate"/>
      </w:r>
      <w:r w:rsidR="00957881">
        <w:rPr>
          <w:vertAlign w:val="superscript"/>
        </w:rPr>
        <w:t>[5]</w:t>
      </w:r>
      <w:r w:rsidR="00957881">
        <w:fldChar w:fldCharType="end"/>
      </w:r>
      <w:r>
        <w:t xml:space="preserve"> </w:t>
      </w:r>
      <w:r>
        <w:rPr>
          <w:rFonts w:hint="eastAsia"/>
        </w:rPr>
        <w:t>面向</w:t>
      </w:r>
      <w:r>
        <w:t xml:space="preserve"> AI / </w:t>
      </w:r>
      <w:r>
        <w:rPr>
          <w:rFonts w:hint="eastAsia"/>
        </w:rPr>
        <w:t>大数据场景引入了</w:t>
      </w:r>
      <w:r>
        <w:t xml:space="preserve"> Gang </w:t>
      </w:r>
      <w:r>
        <w:rPr>
          <w:rFonts w:hint="eastAsia"/>
        </w:rPr>
        <w:t>调度、</w:t>
      </w:r>
      <w:r>
        <w:rPr>
          <w:rFonts w:hint="eastAsia"/>
        </w:rPr>
        <w:t>Session-based</w:t>
      </w:r>
      <w:r>
        <w:t xml:space="preserve"> </w:t>
      </w:r>
      <w:r>
        <w:rPr>
          <w:rFonts w:hint="eastAsia"/>
        </w:rPr>
        <w:t>调度、公平共享等特性；阿里巴巴的</w:t>
      </w:r>
      <w:r>
        <w:t xml:space="preserve"> Koordinator</w:t>
      </w:r>
      <w:r w:rsidR="00957881">
        <w:fldChar w:fldCharType="begin"/>
      </w:r>
      <w:r w:rsidR="00957881">
        <w:instrText>HYPERLINK \l "ref6" \h</w:instrText>
      </w:r>
      <w:r w:rsidR="00957881">
        <w:fldChar w:fldCharType="separate"/>
      </w:r>
      <w:r w:rsidR="00957881">
        <w:rPr>
          <w:vertAlign w:val="superscript"/>
        </w:rPr>
        <w:t>[6]</w:t>
      </w:r>
      <w:r w:rsidR="00957881">
        <w:fldChar w:fldCharType="end"/>
      </w:r>
      <w:r>
        <w:t xml:space="preserve"> </w:t>
      </w:r>
      <w:r>
        <w:rPr>
          <w:rFonts w:hint="eastAsia"/>
        </w:rPr>
        <w:t>侧重在线离线混部场景，通过</w:t>
      </w:r>
      <w:r>
        <w:t xml:space="preserve"> QoS </w:t>
      </w:r>
      <w:r>
        <w:rPr>
          <w:rFonts w:hint="eastAsia"/>
        </w:rPr>
        <w:t>感知调度、资源超卖机制提升集群整体利用率。这两个项目均延续了</w:t>
      </w:r>
      <w:r>
        <w:t xml:space="preserve"> kube-scheduler </w:t>
      </w:r>
      <w:r>
        <w:rPr>
          <w:rFonts w:hint="eastAsia"/>
        </w:rPr>
        <w:t>的单实例架构，通过在插件层面扩展</w:t>
      </w:r>
      <w:r>
        <w:t xml:space="preserve"> K8s </w:t>
      </w:r>
      <w:r>
        <w:rPr>
          <w:rFonts w:hint="eastAsia"/>
        </w:rPr>
        <w:t>原生调度器实现差异化能力，其性能扩展性受制于单实例架构本身。</w:t>
      </w:r>
    </w:p>
    <w:p w14:paraId="60ADD272" w14:textId="77777777" w:rsidR="00957881" w:rsidRDefault="00000000">
      <w:pPr>
        <w:pStyle w:val="BodyText"/>
      </w:pPr>
      <w:r>
        <w:rPr>
          <w:rFonts w:hint="eastAsia"/>
        </w:rPr>
        <w:t>（三）大规模一致性方向。学界与业界均意识到分布式调度器需要在多实例并发场景下保持”任一</w:t>
      </w:r>
      <w:r>
        <w:t xml:space="preserve"> Pod </w:t>
      </w:r>
      <w:r>
        <w:rPr>
          <w:rFonts w:hint="eastAsia"/>
        </w:rPr>
        <w:t>至多绑定到一个节点”这一核心不变量。</w:t>
      </w:r>
      <w:r>
        <w:rPr>
          <w:rFonts w:hint="eastAsia"/>
        </w:rPr>
        <w:t>Omega</w:t>
      </w:r>
      <w:r>
        <w:t xml:space="preserve"> </w:t>
      </w:r>
      <w:r>
        <w:rPr>
          <w:rFonts w:hint="eastAsia"/>
        </w:rPr>
        <w:t>论文以乐观锁</w:t>
      </w:r>
      <w:r>
        <w:t xml:space="preserve"> + </w:t>
      </w:r>
      <w:r>
        <w:rPr>
          <w:rFonts w:hint="eastAsia"/>
        </w:rPr>
        <w:t>冲突重试的方式给出答案，而工业界的实现（包括</w:t>
      </w:r>
      <w:r>
        <w:t xml:space="preserve"> </w:t>
      </w:r>
      <w:r>
        <w:rPr>
          <w:rFonts w:hint="eastAsia"/>
        </w:rPr>
        <w:t>Gödel</w:t>
      </w:r>
      <w:r>
        <w:rPr>
          <w:rFonts w:hint="eastAsia"/>
        </w:rPr>
        <w:t>）则更多依赖</w:t>
      </w:r>
      <w:r>
        <w:t xml:space="preserve"> Kubernetes API </w:t>
      </w:r>
      <w:r>
        <w:lastRenderedPageBreak/>
        <w:t xml:space="preserve">Server </w:t>
      </w:r>
      <w:r>
        <w:rPr>
          <w:rFonts w:hint="eastAsia"/>
        </w:rPr>
        <w:t>的事务语义。然而，围绕分区调度器在节点归属动态变更场景下的严格一致性保证，公开发表的完整分析仍然罕见。表</w:t>
      </w:r>
      <w:r>
        <w:t xml:space="preserve"> 1 </w:t>
      </w:r>
      <w:r>
        <w:rPr>
          <w:rFonts w:hint="eastAsia"/>
        </w:rPr>
        <w:t>对上述典型调度系统进行了横向对比。</w:t>
      </w:r>
    </w:p>
    <w:p w14:paraId="076F44DF" w14:textId="77777777" w:rsidR="00957881" w:rsidRDefault="00000000">
      <w:pPr>
        <w:pStyle w:val="TableCaption"/>
      </w:pPr>
      <w:r>
        <w:rPr>
          <w:rFonts w:hint="eastAsia"/>
        </w:rPr>
        <w:t>表</w:t>
      </w:r>
      <w:r>
        <w:t xml:space="preserve"> 1 </w:t>
      </w:r>
      <w:r>
        <w:rPr>
          <w:rFonts w:hint="eastAsia"/>
        </w:rPr>
        <w:t>典型集群调度系统对比</w:t>
      </w:r>
    </w:p>
    <w:tbl>
      <w:tblPr>
        <w:tblStyle w:val="Table"/>
        <w:tblW w:w="9072" w:type="dxa"/>
        <w:tblInd w:w="0" w:type="dxa"/>
        <w:tblLayout w:type="fixed"/>
        <w:tblLook w:val="0020" w:firstRow="1" w:lastRow="0" w:firstColumn="0" w:lastColumn="0" w:noHBand="0" w:noVBand="0"/>
        <w:tblCaption w:val="表 1 典型集群调度系统对比"/>
      </w:tblPr>
      <w:tblGrid>
        <w:gridCol w:w="2268"/>
        <w:gridCol w:w="2268"/>
        <w:gridCol w:w="2268"/>
        <w:gridCol w:w="2268"/>
      </w:tblGrid>
      <w:tr w:rsidR="00957881" w14:paraId="2E7834AE" w14:textId="77777777" w:rsidTr="00957881">
        <w:trPr>
          <w:cnfStyle w:val="100000000000" w:firstRow="1" w:lastRow="0" w:firstColumn="0" w:lastColumn="0" w:oddVBand="0" w:evenVBand="0" w:oddHBand="0" w:evenHBand="0" w:firstRowFirstColumn="0" w:firstRowLastColumn="0" w:lastRowFirstColumn="0" w:lastRowLastColumn="0"/>
          <w:tblHeader/>
        </w:trPr>
        <w:tc>
          <w:tcPr>
            <w:tcW w:w="2268" w:type="dxa"/>
          </w:tcPr>
          <w:p w14:paraId="52B1D03D" w14:textId="77777777" w:rsidR="00957881" w:rsidRDefault="00000000">
            <w:pPr>
              <w:pStyle w:val="TableCell"/>
            </w:pPr>
            <w:r>
              <w:rPr>
                <w:rFonts w:hint="eastAsia"/>
              </w:rPr>
              <w:t>调度系统</w:t>
            </w:r>
          </w:p>
        </w:tc>
        <w:tc>
          <w:tcPr>
            <w:tcW w:w="2268" w:type="dxa"/>
          </w:tcPr>
          <w:p w14:paraId="0A8E9AF7" w14:textId="77777777" w:rsidR="00957881" w:rsidRDefault="00000000">
            <w:pPr>
              <w:pStyle w:val="TableCell"/>
            </w:pPr>
            <w:r>
              <w:rPr>
                <w:rFonts w:hint="eastAsia"/>
              </w:rPr>
              <w:t>架构特征</w:t>
            </w:r>
          </w:p>
        </w:tc>
        <w:tc>
          <w:tcPr>
            <w:tcW w:w="2268" w:type="dxa"/>
          </w:tcPr>
          <w:p w14:paraId="1BDBB14D" w14:textId="77777777" w:rsidR="00957881" w:rsidRDefault="00000000">
            <w:pPr>
              <w:pStyle w:val="TableCell"/>
            </w:pPr>
            <w:r>
              <w:rPr>
                <w:rFonts w:hint="eastAsia"/>
              </w:rPr>
              <w:t>主要优势</w:t>
            </w:r>
          </w:p>
        </w:tc>
        <w:tc>
          <w:tcPr>
            <w:tcW w:w="2268" w:type="dxa"/>
          </w:tcPr>
          <w:p w14:paraId="562D99F5" w14:textId="77777777" w:rsidR="00957881" w:rsidRDefault="00000000">
            <w:pPr>
              <w:pStyle w:val="TableCell"/>
            </w:pPr>
            <w:r>
              <w:rPr>
                <w:rFonts w:hint="eastAsia"/>
              </w:rPr>
              <w:t>局限性</w:t>
            </w:r>
          </w:p>
        </w:tc>
      </w:tr>
      <w:tr w:rsidR="00957881" w14:paraId="2E495D86" w14:textId="77777777">
        <w:tc>
          <w:tcPr>
            <w:tcW w:w="2268" w:type="dxa"/>
          </w:tcPr>
          <w:p w14:paraId="5489C788" w14:textId="77777777" w:rsidR="00957881" w:rsidRDefault="00000000">
            <w:pPr>
              <w:pStyle w:val="TableCell"/>
            </w:pPr>
            <w:r>
              <w:t>Borg</w:t>
            </w:r>
          </w:p>
        </w:tc>
        <w:tc>
          <w:tcPr>
            <w:tcW w:w="2268" w:type="dxa"/>
          </w:tcPr>
          <w:p w14:paraId="44B8A1D2" w14:textId="77777777" w:rsidR="00957881" w:rsidRDefault="00000000">
            <w:pPr>
              <w:pStyle w:val="TableCell"/>
            </w:pPr>
            <w:r>
              <w:rPr>
                <w:rFonts w:hint="eastAsia"/>
              </w:rPr>
              <w:t>集中式</w:t>
            </w:r>
          </w:p>
        </w:tc>
        <w:tc>
          <w:tcPr>
            <w:tcW w:w="2268" w:type="dxa"/>
          </w:tcPr>
          <w:p w14:paraId="7A24C0F7" w14:textId="77777777" w:rsidR="00957881" w:rsidRDefault="00000000">
            <w:pPr>
              <w:pStyle w:val="TableCell"/>
            </w:pPr>
            <w:r>
              <w:rPr>
                <w:rFonts w:hint="eastAsia"/>
              </w:rPr>
              <w:t>全局视图与成熟工程实践</w:t>
            </w:r>
          </w:p>
        </w:tc>
        <w:tc>
          <w:tcPr>
            <w:tcW w:w="2268" w:type="dxa"/>
          </w:tcPr>
          <w:p w14:paraId="6F0BAF1A" w14:textId="77777777" w:rsidR="00957881" w:rsidRDefault="00000000">
            <w:pPr>
              <w:pStyle w:val="TableCell"/>
            </w:pPr>
            <w:r>
              <w:rPr>
                <w:rFonts w:hint="eastAsia"/>
              </w:rPr>
              <w:t>单点决策路径上限</w:t>
            </w:r>
          </w:p>
        </w:tc>
      </w:tr>
      <w:tr w:rsidR="00957881" w14:paraId="78D4C9EB" w14:textId="77777777">
        <w:tc>
          <w:tcPr>
            <w:tcW w:w="2268" w:type="dxa"/>
          </w:tcPr>
          <w:p w14:paraId="4F95B8DE" w14:textId="77777777" w:rsidR="00957881" w:rsidRDefault="00000000">
            <w:pPr>
              <w:pStyle w:val="TableCell"/>
            </w:pPr>
            <w:r>
              <w:t>Omega</w:t>
            </w:r>
          </w:p>
        </w:tc>
        <w:tc>
          <w:tcPr>
            <w:tcW w:w="2268" w:type="dxa"/>
          </w:tcPr>
          <w:p w14:paraId="3DE1F8A9" w14:textId="77777777" w:rsidR="00957881" w:rsidRDefault="00000000">
            <w:pPr>
              <w:pStyle w:val="TableCell"/>
            </w:pPr>
            <w:r>
              <w:rPr>
                <w:rFonts w:hint="eastAsia"/>
              </w:rPr>
              <w:t>共享状态</w:t>
            </w:r>
            <w:r>
              <w:t xml:space="preserve"> + </w:t>
            </w:r>
            <w:r>
              <w:rPr>
                <w:rFonts w:hint="eastAsia"/>
              </w:rPr>
              <w:t>乐观并发控制</w:t>
            </w:r>
          </w:p>
        </w:tc>
        <w:tc>
          <w:tcPr>
            <w:tcW w:w="2268" w:type="dxa"/>
          </w:tcPr>
          <w:p w14:paraId="210D4755" w14:textId="77777777" w:rsidR="00957881" w:rsidRDefault="00000000">
            <w:pPr>
              <w:pStyle w:val="TableCell"/>
            </w:pPr>
            <w:r>
              <w:rPr>
                <w:rFonts w:hint="eastAsia"/>
              </w:rPr>
              <w:t>并发调度能力强</w:t>
            </w:r>
          </w:p>
        </w:tc>
        <w:tc>
          <w:tcPr>
            <w:tcW w:w="2268" w:type="dxa"/>
          </w:tcPr>
          <w:p w14:paraId="15765CDA" w14:textId="77777777" w:rsidR="00957881" w:rsidRDefault="00000000">
            <w:pPr>
              <w:pStyle w:val="TableCell"/>
            </w:pPr>
            <w:r>
              <w:rPr>
                <w:rFonts w:hint="eastAsia"/>
              </w:rPr>
              <w:t>冲突处理复杂</w:t>
            </w:r>
          </w:p>
        </w:tc>
      </w:tr>
      <w:tr w:rsidR="00957881" w14:paraId="181B4941" w14:textId="77777777">
        <w:tc>
          <w:tcPr>
            <w:tcW w:w="2268" w:type="dxa"/>
          </w:tcPr>
          <w:p w14:paraId="16533B74" w14:textId="77777777" w:rsidR="00957881" w:rsidRDefault="00000000">
            <w:pPr>
              <w:pStyle w:val="TableCell"/>
            </w:pPr>
            <w:r>
              <w:t>kube-scheduler</w:t>
            </w:r>
          </w:p>
        </w:tc>
        <w:tc>
          <w:tcPr>
            <w:tcW w:w="2268" w:type="dxa"/>
          </w:tcPr>
          <w:p w14:paraId="121C8704" w14:textId="77777777" w:rsidR="00957881" w:rsidRDefault="00000000">
            <w:pPr>
              <w:pStyle w:val="TableCell"/>
            </w:pPr>
            <w:r>
              <w:rPr>
                <w:rFonts w:hint="eastAsia"/>
              </w:rPr>
              <w:t>中心式插件框架</w:t>
            </w:r>
          </w:p>
        </w:tc>
        <w:tc>
          <w:tcPr>
            <w:tcW w:w="2268" w:type="dxa"/>
          </w:tcPr>
          <w:p w14:paraId="6B746EEE" w14:textId="77777777" w:rsidR="00957881" w:rsidRDefault="00000000">
            <w:pPr>
              <w:pStyle w:val="TableCell"/>
            </w:pPr>
            <w:r>
              <w:rPr>
                <w:rFonts w:hint="eastAsia"/>
              </w:rPr>
              <w:t>插件机制完善、兼容性高</w:t>
            </w:r>
          </w:p>
        </w:tc>
        <w:tc>
          <w:tcPr>
            <w:tcW w:w="2268" w:type="dxa"/>
          </w:tcPr>
          <w:p w14:paraId="6CD08F6D" w14:textId="77777777" w:rsidR="00957881" w:rsidRDefault="00000000">
            <w:pPr>
              <w:pStyle w:val="TableCell"/>
            </w:pPr>
            <w:r>
              <w:rPr>
                <w:rFonts w:hint="eastAsia"/>
              </w:rPr>
              <w:t>超大规模扩展受限</w:t>
            </w:r>
          </w:p>
        </w:tc>
      </w:tr>
      <w:tr w:rsidR="00957881" w14:paraId="79714F98" w14:textId="77777777">
        <w:tc>
          <w:tcPr>
            <w:tcW w:w="2268" w:type="dxa"/>
          </w:tcPr>
          <w:p w14:paraId="69D5F171" w14:textId="77777777" w:rsidR="00957881" w:rsidRDefault="00000000">
            <w:pPr>
              <w:pStyle w:val="TableCell"/>
            </w:pPr>
            <w:r>
              <w:t>Volcano</w:t>
            </w:r>
          </w:p>
        </w:tc>
        <w:tc>
          <w:tcPr>
            <w:tcW w:w="2268" w:type="dxa"/>
          </w:tcPr>
          <w:p w14:paraId="4F9C6A0B" w14:textId="77777777" w:rsidR="00957881" w:rsidRDefault="00000000">
            <w:pPr>
              <w:pStyle w:val="TableCell"/>
            </w:pPr>
            <w:r>
              <w:rPr>
                <w:rFonts w:hint="eastAsia"/>
              </w:rPr>
              <w:t>插件增强（</w:t>
            </w:r>
            <w:r>
              <w:rPr>
                <w:rFonts w:hint="eastAsia"/>
              </w:rPr>
              <w:t>Gang</w:t>
            </w:r>
            <w:r>
              <w:t xml:space="preserve"> </w:t>
            </w:r>
            <w:r>
              <w:rPr>
                <w:rFonts w:hint="eastAsia"/>
              </w:rPr>
              <w:t>调度</w:t>
            </w:r>
            <w:r>
              <w:rPr>
                <w:rFonts w:hint="eastAsia"/>
              </w:rPr>
              <w:t>/</w:t>
            </w:r>
            <w:r>
              <w:rPr>
                <w:rFonts w:hint="eastAsia"/>
              </w:rPr>
              <w:t>队列）</w:t>
            </w:r>
          </w:p>
        </w:tc>
        <w:tc>
          <w:tcPr>
            <w:tcW w:w="2268" w:type="dxa"/>
          </w:tcPr>
          <w:p w14:paraId="3E9D1AB6" w14:textId="77777777" w:rsidR="00957881" w:rsidRDefault="00000000">
            <w:pPr>
              <w:pStyle w:val="TableCell"/>
            </w:pPr>
            <w:r>
              <w:rPr>
                <w:rFonts w:hint="eastAsia"/>
              </w:rPr>
              <w:t>批调度与队列能力强</w:t>
            </w:r>
          </w:p>
        </w:tc>
        <w:tc>
          <w:tcPr>
            <w:tcW w:w="2268" w:type="dxa"/>
          </w:tcPr>
          <w:p w14:paraId="2C16957B" w14:textId="77777777" w:rsidR="00957881" w:rsidRDefault="00000000">
            <w:pPr>
              <w:pStyle w:val="TableCell"/>
            </w:pPr>
            <w:r>
              <w:rPr>
                <w:rFonts w:hint="eastAsia"/>
              </w:rPr>
              <w:t>中心路径仍存在瓶颈</w:t>
            </w:r>
          </w:p>
        </w:tc>
      </w:tr>
      <w:tr w:rsidR="00957881" w14:paraId="79B6A06D" w14:textId="77777777">
        <w:tc>
          <w:tcPr>
            <w:tcW w:w="2268" w:type="dxa"/>
          </w:tcPr>
          <w:p w14:paraId="0B07781A" w14:textId="77777777" w:rsidR="00957881" w:rsidRDefault="00000000">
            <w:pPr>
              <w:pStyle w:val="TableCell"/>
            </w:pPr>
            <w:r>
              <w:t>Koordinator</w:t>
            </w:r>
          </w:p>
        </w:tc>
        <w:tc>
          <w:tcPr>
            <w:tcW w:w="2268" w:type="dxa"/>
          </w:tcPr>
          <w:p w14:paraId="389736EB" w14:textId="77777777" w:rsidR="00957881" w:rsidRDefault="00000000">
            <w:pPr>
              <w:pStyle w:val="TableCell"/>
            </w:pPr>
            <w:r>
              <w:rPr>
                <w:rFonts w:hint="eastAsia"/>
              </w:rPr>
              <w:t>插件增强（</w:t>
            </w:r>
            <w:r>
              <w:rPr>
                <w:rFonts w:hint="eastAsia"/>
              </w:rPr>
              <w:t>QoS</w:t>
            </w:r>
            <w:r>
              <w:t xml:space="preserve"> </w:t>
            </w:r>
            <w:r>
              <w:rPr>
                <w:rFonts w:hint="eastAsia"/>
              </w:rPr>
              <w:t>感知</w:t>
            </w:r>
            <w:r>
              <w:rPr>
                <w:rFonts w:hint="eastAsia"/>
              </w:rPr>
              <w:t>/</w:t>
            </w:r>
            <w:r>
              <w:rPr>
                <w:rFonts w:hint="eastAsia"/>
              </w:rPr>
              <w:t>超卖）</w:t>
            </w:r>
          </w:p>
        </w:tc>
        <w:tc>
          <w:tcPr>
            <w:tcW w:w="2268" w:type="dxa"/>
          </w:tcPr>
          <w:p w14:paraId="1C229510" w14:textId="77777777" w:rsidR="00957881" w:rsidRDefault="00000000">
            <w:pPr>
              <w:pStyle w:val="TableCell"/>
            </w:pPr>
            <w:r>
              <w:rPr>
                <w:rFonts w:hint="eastAsia"/>
              </w:rPr>
              <w:t>混部场景资源利用率高</w:t>
            </w:r>
          </w:p>
        </w:tc>
        <w:tc>
          <w:tcPr>
            <w:tcW w:w="2268" w:type="dxa"/>
          </w:tcPr>
          <w:p w14:paraId="75BD496C" w14:textId="77777777" w:rsidR="00957881" w:rsidRDefault="00000000">
            <w:pPr>
              <w:pStyle w:val="TableCell"/>
            </w:pPr>
            <w:r>
              <w:rPr>
                <w:rFonts w:hint="eastAsia"/>
              </w:rPr>
              <w:t>单实例架构扩展受限</w:t>
            </w:r>
          </w:p>
        </w:tc>
      </w:tr>
      <w:tr w:rsidR="00957881" w14:paraId="3B0E32C4" w14:textId="77777777">
        <w:tc>
          <w:tcPr>
            <w:tcW w:w="2268" w:type="dxa"/>
          </w:tcPr>
          <w:p w14:paraId="6E3580E3" w14:textId="77777777" w:rsidR="00957881" w:rsidRDefault="00000000">
            <w:pPr>
              <w:pStyle w:val="TableCell"/>
            </w:pPr>
            <w:r>
              <w:t>Gödel</w:t>
            </w:r>
          </w:p>
        </w:tc>
        <w:tc>
          <w:tcPr>
            <w:tcW w:w="2268" w:type="dxa"/>
          </w:tcPr>
          <w:p w14:paraId="159E7815" w14:textId="77777777" w:rsidR="00957881" w:rsidRDefault="00000000">
            <w:pPr>
              <w:pStyle w:val="TableCell"/>
            </w:pPr>
            <w:r>
              <w:rPr>
                <w:rFonts w:hint="eastAsia"/>
              </w:rPr>
              <w:t>分片式分布式</w:t>
            </w:r>
          </w:p>
        </w:tc>
        <w:tc>
          <w:tcPr>
            <w:tcW w:w="2268" w:type="dxa"/>
          </w:tcPr>
          <w:p w14:paraId="7B717B97" w14:textId="77777777" w:rsidR="00957881" w:rsidRDefault="00000000">
            <w:pPr>
              <w:pStyle w:val="TableCell"/>
            </w:pPr>
            <w:r>
              <w:rPr>
                <w:rFonts w:hint="eastAsia"/>
              </w:rPr>
              <w:t>吞吐可水平扩展</w:t>
            </w:r>
          </w:p>
        </w:tc>
        <w:tc>
          <w:tcPr>
            <w:tcW w:w="2268" w:type="dxa"/>
          </w:tcPr>
          <w:p w14:paraId="4B9F5860" w14:textId="77777777" w:rsidR="00957881" w:rsidRDefault="00000000">
            <w:pPr>
              <w:pStyle w:val="TableCell"/>
            </w:pPr>
            <w:r>
              <w:rPr>
                <w:rFonts w:hint="eastAsia"/>
              </w:rPr>
              <w:t>独立</w:t>
            </w:r>
            <w:r>
              <w:t xml:space="preserve"> Binder </w:t>
            </w:r>
            <w:r>
              <w:rPr>
                <w:rFonts w:hint="eastAsia"/>
              </w:rPr>
              <w:t>存在瓶颈</w:t>
            </w:r>
          </w:p>
        </w:tc>
      </w:tr>
      <w:tr w:rsidR="00957881" w14:paraId="69385ADA" w14:textId="77777777">
        <w:tc>
          <w:tcPr>
            <w:tcW w:w="2268" w:type="dxa"/>
          </w:tcPr>
          <w:p w14:paraId="2ABE6584" w14:textId="77777777" w:rsidR="00957881" w:rsidRDefault="00000000">
            <w:pPr>
              <w:pStyle w:val="TableCell"/>
            </w:pPr>
            <w:r>
              <w:rPr>
                <w:rFonts w:hint="eastAsia"/>
              </w:rPr>
              <w:t>本文方案（</w:t>
            </w:r>
            <w:r>
              <w:rPr>
                <w:rFonts w:hint="eastAsia"/>
              </w:rPr>
              <w:t>ENO</w:t>
            </w:r>
            <w:r>
              <w:rPr>
                <w:rFonts w:hint="eastAsia"/>
              </w:rPr>
              <w:t>）</w:t>
            </w:r>
          </w:p>
        </w:tc>
        <w:tc>
          <w:tcPr>
            <w:tcW w:w="2268" w:type="dxa"/>
          </w:tcPr>
          <w:p w14:paraId="65494A66" w14:textId="77777777" w:rsidR="00957881" w:rsidRDefault="00000000">
            <w:pPr>
              <w:pStyle w:val="TableCell"/>
            </w:pPr>
            <w:r>
              <w:rPr>
                <w:rFonts w:hint="eastAsia"/>
              </w:rPr>
              <w:t>分发</w:t>
            </w:r>
            <w:r>
              <w:rPr>
                <w:rFonts w:hint="eastAsia"/>
              </w:rPr>
              <w:t>-</w:t>
            </w:r>
            <w:r>
              <w:rPr>
                <w:rFonts w:hint="eastAsia"/>
              </w:rPr>
              <w:t>执行解耦的多实例协同</w:t>
            </w:r>
          </w:p>
        </w:tc>
        <w:tc>
          <w:tcPr>
            <w:tcW w:w="2268" w:type="dxa"/>
          </w:tcPr>
          <w:p w14:paraId="47B815E7" w14:textId="77777777" w:rsidR="00957881" w:rsidRDefault="00000000">
            <w:pPr>
              <w:pStyle w:val="TableCell"/>
            </w:pPr>
            <w:r>
              <w:rPr>
                <w:rFonts w:hint="eastAsia"/>
              </w:rPr>
              <w:t>并发调度</w:t>
            </w:r>
            <w:r>
              <w:t xml:space="preserve"> + </w:t>
            </w:r>
            <w:r>
              <w:rPr>
                <w:rFonts w:hint="eastAsia"/>
              </w:rPr>
              <w:t>四层容错</w:t>
            </w:r>
            <w:r>
              <w:t xml:space="preserve"> + </w:t>
            </w:r>
            <w:r>
              <w:rPr>
                <w:rFonts w:hint="eastAsia"/>
              </w:rPr>
              <w:t>进程内绑定</w:t>
            </w:r>
          </w:p>
        </w:tc>
        <w:tc>
          <w:tcPr>
            <w:tcW w:w="2268" w:type="dxa"/>
          </w:tcPr>
          <w:p w14:paraId="7C2D1981" w14:textId="77777777" w:rsidR="00957881" w:rsidRDefault="00000000">
            <w:pPr>
              <w:pStyle w:val="TableCell"/>
            </w:pPr>
            <w:r>
              <w:rPr>
                <w:rFonts w:hint="eastAsia"/>
              </w:rPr>
              <w:t>全局公平性仍需持续优化</w:t>
            </w:r>
          </w:p>
        </w:tc>
      </w:tr>
    </w:tbl>
    <w:p w14:paraId="32025A1A" w14:textId="77777777" w:rsidR="00957881" w:rsidRDefault="00000000">
      <w:pPr>
        <w:pStyle w:val="Heading2"/>
        <w:spacing w:before="156" w:after="156"/>
      </w:pPr>
      <w:bookmarkStart w:id="245" w:name="_Toc241154056"/>
      <w:bookmarkStart w:id="246" w:name="研究目标与主要贡献"/>
      <w:bookmarkEnd w:id="244"/>
      <w:r>
        <w:t>1.3</w:t>
      </w:r>
      <w:r>
        <w:t xml:space="preserve">　</w:t>
      </w:r>
      <w:r>
        <w:rPr>
          <w:rFonts w:hint="eastAsia"/>
        </w:rPr>
        <w:t>研究目标与主要贡献</w:t>
      </w:r>
      <w:bookmarkEnd w:id="245"/>
    </w:p>
    <w:p w14:paraId="1F47696B" w14:textId="77777777" w:rsidR="00957881" w:rsidRDefault="00000000">
      <w:pPr>
        <w:pStyle w:val="FirstParagraph"/>
      </w:pPr>
      <w:r>
        <w:rPr>
          <w:rFonts w:hint="eastAsia"/>
        </w:rPr>
        <w:t>针对上述现状，本文围绕大规模分布式</w:t>
      </w:r>
      <w:r>
        <w:t xml:space="preserve"> Kubernetes </w:t>
      </w:r>
      <w:r>
        <w:rPr>
          <w:rFonts w:hint="eastAsia"/>
        </w:rPr>
        <w:t>调度器开展系统性研究，聚焦于分布式调度场景下的一致性保证与大规模性能优化两类核心问题，采用”集中式任务分发</w:t>
      </w:r>
      <w:r>
        <w:t xml:space="preserve"> + </w:t>
      </w:r>
      <w:r>
        <w:rPr>
          <w:rFonts w:hint="eastAsia"/>
        </w:rPr>
        <w:t>分布式调度执行”（即分发</w:t>
      </w:r>
      <w:r>
        <w:rPr>
          <w:rFonts w:hint="eastAsia"/>
        </w:rPr>
        <w:t>-</w:t>
      </w:r>
      <w:r>
        <w:rPr>
          <w:rFonts w:hint="eastAsia"/>
        </w:rPr>
        <w:t>执行解耦）的总体技术路线。研究目标包括：</w:t>
      </w:r>
    </w:p>
    <w:p w14:paraId="11A3FCC6" w14:textId="77777777" w:rsidR="00957881" w:rsidRDefault="00000000">
      <w:pPr>
        <w:pStyle w:val="Compact"/>
        <w:numPr>
          <w:ilvl w:val="0"/>
          <w:numId w:val="5"/>
        </w:numPr>
        <w:ind w:left="780"/>
      </w:pPr>
      <w:r>
        <w:rPr>
          <w:rFonts w:hint="eastAsia"/>
        </w:rPr>
        <w:t>目标一：设计高效、无锁化的多调度器实例状态一致性与冲突调解架构。引入分片（</w:t>
      </w:r>
      <w:r>
        <w:rPr>
          <w:rFonts w:hint="eastAsia"/>
        </w:rPr>
        <w:t>Sharding</w:t>
      </w:r>
      <w:r>
        <w:rPr>
          <w:rFonts w:hint="eastAsia"/>
        </w:rPr>
        <w:t>）与隔离（</w:t>
      </w:r>
      <w:r>
        <w:rPr>
          <w:rFonts w:hint="eastAsia"/>
        </w:rPr>
        <w:t>Isolation</w:t>
      </w:r>
      <w:r>
        <w:rPr>
          <w:rFonts w:hint="eastAsia"/>
        </w:rPr>
        <w:t>）思想，将全局状态按节点维度进行逻辑分区，结合</w:t>
      </w:r>
      <w:r>
        <w:t xml:space="preserve"> etcd </w:t>
      </w:r>
      <w:r>
        <w:rPr>
          <w:rFonts w:hint="eastAsia"/>
        </w:rPr>
        <w:t>的</w:t>
      </w:r>
      <w:r>
        <w:t xml:space="preserve"> MVCC</w:t>
      </w:r>
      <w:r>
        <w:t>、</w:t>
      </w:r>
      <w:r>
        <w:t xml:space="preserve">resourceVersion </w:t>
      </w:r>
      <w:r>
        <w:rPr>
          <w:rFonts w:hint="eastAsia"/>
        </w:rPr>
        <w:t>乐观并发与</w:t>
      </w:r>
      <w:r>
        <w:t xml:space="preserve"> CAS </w:t>
      </w:r>
      <w:r>
        <w:rPr>
          <w:rFonts w:hint="eastAsia"/>
        </w:rPr>
        <w:t>事务实现无锁化冲突调解，从机制上杜绝重复调度；</w:t>
      </w:r>
    </w:p>
    <w:p w14:paraId="5B24F5AB" w14:textId="77777777" w:rsidR="00957881" w:rsidRDefault="00000000">
      <w:pPr>
        <w:pStyle w:val="Compact"/>
        <w:numPr>
          <w:ilvl w:val="0"/>
          <w:numId w:val="5"/>
        </w:numPr>
        <w:ind w:left="780"/>
      </w:pPr>
      <w:r>
        <w:rPr>
          <w:rFonts w:hint="eastAsia"/>
        </w:rPr>
        <w:t>目标二：构建调度器实例故障检测与自动任务重分配机制。通过实例心跳与失活判定及时发现失效的调度器实例，将其名下未完成任务重置并重新分发，保障系统整体高可用；</w:t>
      </w:r>
    </w:p>
    <w:p w14:paraId="33F194BD" w14:textId="77777777" w:rsidR="00957881" w:rsidRDefault="00000000">
      <w:pPr>
        <w:pStyle w:val="Compact"/>
        <w:numPr>
          <w:ilvl w:val="0"/>
          <w:numId w:val="5"/>
        </w:numPr>
        <w:ind w:left="780"/>
      </w:pPr>
      <w:r>
        <w:rPr>
          <w:rFonts w:hint="eastAsia"/>
        </w:rPr>
        <w:t>目标三：消除独立</w:t>
      </w:r>
      <w:r>
        <w:t xml:space="preserve"> Binder </w:t>
      </w:r>
      <w:r>
        <w:rPr>
          <w:rFonts w:hint="eastAsia"/>
        </w:rPr>
        <w:t>部署形态引入的跨进程开销与串行化瓶颈。设计并实现进程内绑定架构，将</w:t>
      </w:r>
      <w:r>
        <w:t xml:space="preserve"> Binder </w:t>
      </w:r>
      <w:r>
        <w:rPr>
          <w:rFonts w:hint="eastAsia"/>
        </w:rPr>
        <w:t>绑定执行链路合并进</w:t>
      </w:r>
      <w:r>
        <w:t xml:space="preserve"> Scheduler </w:t>
      </w:r>
      <w:r>
        <w:rPr>
          <w:rFonts w:hint="eastAsia"/>
        </w:rPr>
        <w:t>进程，通过</w:t>
      </w:r>
      <w:r>
        <w:t xml:space="preserve"> CacheAdapter </w:t>
      </w:r>
      <w:r>
        <w:rPr>
          <w:rFonts w:hint="eastAsia"/>
        </w:rPr>
        <w:t>共享缓存适配层实现零拷贝状态复用。</w:t>
      </w:r>
    </w:p>
    <w:p w14:paraId="55E3D48D" w14:textId="77777777" w:rsidR="00957881" w:rsidRDefault="00000000">
      <w:pPr>
        <w:pStyle w:val="FirstParagraph"/>
      </w:pPr>
      <w:r>
        <w:rPr>
          <w:rFonts w:hint="eastAsia"/>
        </w:rPr>
        <w:lastRenderedPageBreak/>
        <w:t>本文的主要贡献包括：</w:t>
      </w:r>
    </w:p>
    <w:p w14:paraId="205E006A" w14:textId="77777777" w:rsidR="00957881" w:rsidRDefault="00000000">
      <w:pPr>
        <w:pStyle w:val="BodyText"/>
      </w:pPr>
      <w:r>
        <w:rPr>
          <w:rFonts w:hint="eastAsia"/>
        </w:rPr>
        <w:t>创新点</w:t>
      </w:r>
      <w:r>
        <w:t xml:space="preserve"> </w:t>
      </w:r>
      <w:r>
        <w:rPr>
          <w:rFonts w:hint="eastAsia"/>
        </w:rPr>
        <w:t>1</w:t>
      </w:r>
      <w:r>
        <w:rPr>
          <w:rFonts w:hint="eastAsia"/>
        </w:rPr>
        <w:t>：单</w:t>
      </w:r>
      <w:r>
        <w:t xml:space="preserve"> </w:t>
      </w:r>
      <w:r>
        <w:rPr>
          <w:rFonts w:hint="eastAsia"/>
        </w:rPr>
        <w:t>Dispatcher</w:t>
      </w:r>
      <w:r>
        <w:rPr>
          <w:rFonts w:hint="eastAsia"/>
        </w:rPr>
        <w:t>、多独立</w:t>
      </w:r>
      <w:r>
        <w:t xml:space="preserve"> Scheduler </w:t>
      </w:r>
      <w:r>
        <w:rPr>
          <w:rFonts w:hint="eastAsia"/>
        </w:rPr>
        <w:t>分布式调度架构（</w:t>
      </w:r>
      <w:r>
        <w:rPr>
          <w:rFonts w:hint="eastAsia"/>
        </w:rPr>
        <w:t>ENO</w:t>
      </w:r>
      <w:r>
        <w:rPr>
          <w:rFonts w:hint="eastAsia"/>
        </w:rPr>
        <w:t>）。构建”单</w:t>
      </w:r>
      <w:r>
        <w:t xml:space="preserve"> Dispatcher </w:t>
      </w:r>
      <w:r>
        <w:rPr>
          <w:rFonts w:hint="eastAsia"/>
        </w:rPr>
        <w:t>统一分发</w:t>
      </w:r>
      <w:r>
        <w:t xml:space="preserve"> + </w:t>
      </w:r>
      <w:r>
        <w:rPr>
          <w:rFonts w:hint="eastAsia"/>
        </w:rPr>
        <w:t>多</w:t>
      </w:r>
      <w:r>
        <w:t xml:space="preserve"> Scheduler </w:t>
      </w:r>
      <w:r>
        <w:rPr>
          <w:rFonts w:hint="eastAsia"/>
        </w:rPr>
        <w:t>独立并行执行”的协同模型，使系统整体吞吐能力可随</w:t>
      </w:r>
      <w:r>
        <w:t xml:space="preserve"> Scheduler </w:t>
      </w:r>
      <w:r>
        <w:rPr>
          <w:rFonts w:hint="eastAsia"/>
        </w:rPr>
        <w:t>实例数亚线性扩展（第</w:t>
      </w:r>
      <w:r>
        <w:t xml:space="preserve"> 6 </w:t>
      </w:r>
      <w:r>
        <w:rPr>
          <w:rFonts w:hint="eastAsia"/>
        </w:rPr>
        <w:t>章</w:t>
      </w:r>
      <w:r>
        <w:t xml:space="preserve"> s3/w3 </w:t>
      </w:r>
      <w:r>
        <w:rPr>
          <w:rFonts w:hint="eastAsia"/>
        </w:rPr>
        <w:t>实测：实例数</w:t>
      </w:r>
      <w:r>
        <w:t xml:space="preserve"> 1→3 </w:t>
      </w:r>
      <w:r>
        <w:rPr>
          <w:rFonts w:hint="eastAsia"/>
        </w:rPr>
        <w:t>时</w:t>
      </w:r>
      <w:r>
        <w:t xml:space="preserve"> ENO </w:t>
      </w:r>
      <w:r>
        <w:rPr>
          <w:rFonts w:hint="eastAsia"/>
        </w:rPr>
        <w:t>有效吞吐</w:t>
      </w:r>
      <w:r>
        <w:t xml:space="preserve"> </w:t>
      </w:r>
      <w:r>
        <w:rPr>
          <w:rFonts w:hint="eastAsia"/>
        </w:rPr>
        <w:t>+17.5%</w:t>
      </w:r>
      <w:r>
        <w:rPr>
          <w:rFonts w:hint="eastAsia"/>
        </w:rPr>
        <w:t>、峰值吞吐</w:t>
      </w:r>
      <w:r>
        <w:t xml:space="preserve"> </w:t>
      </w:r>
      <w:r>
        <w:rPr>
          <w:rFonts w:hint="eastAsia"/>
        </w:rPr>
        <w:t>+19.2%</w:t>
      </w:r>
      <w:r>
        <w:rPr>
          <w:rFonts w:hint="eastAsia"/>
        </w:rPr>
        <w:t>）。设计并实现了</w:t>
      </w:r>
      <w:r>
        <w:t xml:space="preserve"> CacheAdapter </w:t>
      </w:r>
      <w:r>
        <w:rPr>
          <w:rFonts w:hint="eastAsia"/>
        </w:rPr>
        <w:t>共享缓存适配层，使</w:t>
      </w:r>
      <w:r>
        <w:t xml:space="preserve"> Scheduler </w:t>
      </w:r>
      <w:r>
        <w:rPr>
          <w:rFonts w:hint="eastAsia"/>
        </w:rPr>
        <w:t>与进程内</w:t>
      </w:r>
      <w:r>
        <w:t xml:space="preserve"> Binder </w:t>
      </w:r>
      <w:r>
        <w:rPr>
          <w:rFonts w:hint="eastAsia"/>
        </w:rPr>
        <w:t>通过对象引用共享同一份</w:t>
      </w:r>
      <w:r>
        <w:t xml:space="preserve"> SchedulerCache </w:t>
      </w:r>
      <w:r>
        <w:rPr>
          <w:rFonts w:hint="eastAsia"/>
        </w:rPr>
        <w:t>内存实例，实现零拷贝、零同步延迟的状态复用。相比独立</w:t>
      </w:r>
      <w:r>
        <w:t xml:space="preserve"> Binder </w:t>
      </w:r>
      <w:r>
        <w:rPr>
          <w:rFonts w:hint="eastAsia"/>
        </w:rPr>
        <w:t>部署形态，</w:t>
      </w:r>
      <w:r>
        <w:rPr>
          <w:rFonts w:hint="eastAsia"/>
        </w:rPr>
        <w:t>ENO</w:t>
      </w:r>
      <w:r>
        <w:t xml:space="preserve"> </w:t>
      </w:r>
      <w:r>
        <w:rPr>
          <w:rFonts w:hint="eastAsia"/>
        </w:rPr>
        <w:t>消除了跨进程</w:t>
      </w:r>
      <w:r>
        <w:t xml:space="preserve"> API </w:t>
      </w:r>
      <w:r>
        <w:rPr>
          <w:rFonts w:hint="eastAsia"/>
        </w:rPr>
        <w:t>往返与相应的序列化开销。</w:t>
      </w:r>
    </w:p>
    <w:p w14:paraId="51429828" w14:textId="77777777" w:rsidR="00957881" w:rsidRDefault="00000000">
      <w:pPr>
        <w:pStyle w:val="BodyText"/>
      </w:pPr>
      <w:r>
        <w:rPr>
          <w:rFonts w:hint="eastAsia"/>
        </w:rPr>
        <w:t>创新点</w:t>
      </w:r>
      <w:r>
        <w:t xml:space="preserve"> </w:t>
      </w:r>
      <w:r>
        <w:rPr>
          <w:rFonts w:hint="eastAsia"/>
        </w:rPr>
        <w:t>2</w:t>
      </w:r>
      <w:r>
        <w:rPr>
          <w:rFonts w:hint="eastAsia"/>
        </w:rPr>
        <w:t>：基于</w:t>
      </w:r>
      <w:r>
        <w:t xml:space="preserve"> etcd </w:t>
      </w:r>
      <w:r>
        <w:rPr>
          <w:rFonts w:hint="eastAsia"/>
        </w:rPr>
        <w:t>语义的分层绑定容错策略。针对分布式调度中最易被忽视的绑定阶段异常，构建四层结构化容错链路：节点分区验证（</w:t>
      </w:r>
      <w:r>
        <w:rPr>
          <w:rFonts w:hint="eastAsia"/>
        </w:rPr>
        <w:t>Layer</w:t>
      </w:r>
      <w:r>
        <w:t xml:space="preserve"> </w:t>
      </w:r>
      <w:r>
        <w:rPr>
          <w:rFonts w:hint="eastAsia"/>
        </w:rPr>
        <w:t>0</w:t>
      </w:r>
      <w:r>
        <w:rPr>
          <w:rFonts w:hint="eastAsia"/>
        </w:rPr>
        <w:t>，预防层）通过</w:t>
      </w:r>
      <w:r>
        <w:t xml:space="preserve"> Bind </w:t>
      </w:r>
      <w:r>
        <w:rPr>
          <w:rFonts w:hint="eastAsia"/>
        </w:rPr>
        <w:t>前置校验拦截节点归属漂移；同步指数退避重试（</w:t>
      </w:r>
      <w:r>
        <w:rPr>
          <w:rFonts w:hint="eastAsia"/>
        </w:rPr>
        <w:t>Layer</w:t>
      </w:r>
      <w:r>
        <w:t xml:space="preserve"> </w:t>
      </w:r>
      <w:r>
        <w:rPr>
          <w:rFonts w:hint="eastAsia"/>
        </w:rPr>
        <w:t>1</w:t>
      </w:r>
      <w:r>
        <w:rPr>
          <w:rFonts w:hint="eastAsia"/>
        </w:rPr>
        <w:t>，即时恢复层）处理</w:t>
      </w:r>
      <w:r>
        <w:t xml:space="preserve"> apiserver </w:t>
      </w:r>
      <w:r>
        <w:rPr>
          <w:rFonts w:hint="eastAsia"/>
        </w:rPr>
        <w:t>暂态错误；异步</w:t>
      </w:r>
      <w:r>
        <w:t xml:space="preserve"> Reconciler </w:t>
      </w:r>
      <w:r>
        <w:rPr>
          <w:rFonts w:hint="eastAsia"/>
        </w:rPr>
        <w:t>队列（</w:t>
      </w:r>
      <w:r>
        <w:rPr>
          <w:rFonts w:hint="eastAsia"/>
        </w:rPr>
        <w:t>Layer</w:t>
      </w:r>
      <w:r>
        <w:t xml:space="preserve"> </w:t>
      </w:r>
      <w:r>
        <w:rPr>
          <w:rFonts w:hint="eastAsia"/>
        </w:rPr>
        <w:t>2</w:t>
      </w:r>
      <w:r>
        <w:rPr>
          <w:rFonts w:hint="eastAsia"/>
        </w:rPr>
        <w:t>，后台恢复层）清理孤儿</w:t>
      </w:r>
      <w:r>
        <w:t xml:space="preserve"> Assumed </w:t>
      </w:r>
      <w:r>
        <w:rPr>
          <w:rFonts w:hint="eastAsia"/>
        </w:rPr>
        <w:t>状态；</w:t>
      </w:r>
      <w:r>
        <w:rPr>
          <w:rFonts w:hint="eastAsia"/>
        </w:rPr>
        <w:t>Dispatcher</w:t>
      </w:r>
      <w:r>
        <w:t xml:space="preserve"> </w:t>
      </w:r>
      <w:r>
        <w:rPr>
          <w:rFonts w:hint="eastAsia"/>
        </w:rPr>
        <w:t>跨</w:t>
      </w:r>
      <w:r>
        <w:t xml:space="preserve"> Scheduler </w:t>
      </w:r>
      <w:r>
        <w:rPr>
          <w:rFonts w:hint="eastAsia"/>
        </w:rPr>
        <w:t>实例回退（</w:t>
      </w:r>
      <w:r>
        <w:rPr>
          <w:rFonts w:hint="eastAsia"/>
        </w:rPr>
        <w:t>Layer</w:t>
      </w:r>
      <w:r>
        <w:t xml:space="preserve"> </w:t>
      </w:r>
      <w:r>
        <w:rPr>
          <w:rFonts w:hint="eastAsia"/>
        </w:rPr>
        <w:t>3</w:t>
      </w:r>
      <w:r>
        <w:rPr>
          <w:rFonts w:hint="eastAsia"/>
        </w:rPr>
        <w:t>，全局恢复层）通过清理</w:t>
      </w:r>
      <w:r>
        <w:t xml:space="preserve"> scheduler-name </w:t>
      </w:r>
      <w:r>
        <w:rPr>
          <w:rFonts w:hint="eastAsia"/>
        </w:rPr>
        <w:t>注解触发全局重分发。四层机制形成本文所见分布式</w:t>
      </w:r>
      <w:r>
        <w:t xml:space="preserve"> Kubernetes </w:t>
      </w:r>
      <w:r>
        <w:rPr>
          <w:rFonts w:hint="eastAsia"/>
        </w:rPr>
        <w:t>调度系统中首个结构化的绑定容错模型，并给出了核心不变量”任一</w:t>
      </w:r>
      <w:r>
        <w:t xml:space="preserve"> Pod </w:t>
      </w:r>
      <w:r>
        <w:rPr>
          <w:rFonts w:hint="eastAsia"/>
        </w:rPr>
        <w:t>至多绑定到一个节点”的完整证明要点，明确了每一层如何依赖</w:t>
      </w:r>
      <w:r>
        <w:t xml:space="preserve"> etcd </w:t>
      </w:r>
      <w:r>
        <w:rPr>
          <w:rFonts w:hint="eastAsia"/>
        </w:rPr>
        <w:t>的原子性语义维护不变量。</w:t>
      </w:r>
    </w:p>
    <w:p w14:paraId="02D41279" w14:textId="77777777" w:rsidR="00957881" w:rsidRDefault="00000000">
      <w:pPr>
        <w:pStyle w:val="Heading2"/>
        <w:spacing w:before="156" w:after="156"/>
      </w:pPr>
      <w:bookmarkStart w:id="247" w:name="_Toc241154057"/>
      <w:bookmarkStart w:id="248" w:name="论文组织结构"/>
      <w:bookmarkEnd w:id="246"/>
      <w:r>
        <w:t>1.4</w:t>
      </w:r>
      <w:r>
        <w:t xml:space="preserve">　</w:t>
      </w:r>
      <w:r>
        <w:rPr>
          <w:rFonts w:hint="eastAsia"/>
        </w:rPr>
        <w:t>论文组织结构</w:t>
      </w:r>
      <w:bookmarkEnd w:id="247"/>
    </w:p>
    <w:p w14:paraId="1CD55A91" w14:textId="77777777" w:rsidR="00957881" w:rsidRDefault="00000000">
      <w:pPr>
        <w:pStyle w:val="FirstParagraph"/>
      </w:pPr>
      <w:r>
        <w:rPr>
          <w:rFonts w:hint="eastAsia"/>
        </w:rPr>
        <w:t>本文共分七章，结构如下：</w:t>
      </w:r>
    </w:p>
    <w:p w14:paraId="40001F68" w14:textId="77777777" w:rsidR="00957881" w:rsidRDefault="00000000">
      <w:pPr>
        <w:pStyle w:val="BodyText"/>
      </w:pPr>
      <w:r>
        <w:rPr>
          <w:rFonts w:hint="eastAsia"/>
        </w:rPr>
        <w:t>第一章绪论，即本章，介绍研究背景、国内外研究现状、研究目标与主要贡献，以及论文组织结构。</w:t>
      </w:r>
    </w:p>
    <w:p w14:paraId="5FC1A222" w14:textId="77777777" w:rsidR="00957881" w:rsidRDefault="00000000">
      <w:pPr>
        <w:pStyle w:val="BodyText"/>
      </w:pPr>
      <w:r>
        <w:rPr>
          <w:rFonts w:hint="eastAsia"/>
        </w:rPr>
        <w:t>第二章相关工作与技术依赖，梳理</w:t>
      </w:r>
      <w:r>
        <w:t xml:space="preserve"> Kubernetes </w:t>
      </w:r>
      <w:r>
        <w:rPr>
          <w:rFonts w:hint="eastAsia"/>
        </w:rPr>
        <w:t>原生调度器、</w:t>
      </w:r>
      <w:r>
        <w:rPr>
          <w:rFonts w:hint="eastAsia"/>
        </w:rPr>
        <w:t>Volcano</w:t>
      </w:r>
      <w:r>
        <w:rPr>
          <w:rFonts w:hint="eastAsia"/>
        </w:rPr>
        <w:t>、</w:t>
      </w:r>
      <w:r>
        <w:rPr>
          <w:rFonts w:hint="eastAsia"/>
        </w:rPr>
        <w:t>Koordinator</w:t>
      </w:r>
      <w:r>
        <w:rPr>
          <w:rFonts w:hint="eastAsia"/>
        </w:rPr>
        <w:t>、</w:t>
      </w:r>
      <w:r>
        <w:rPr>
          <w:rFonts w:hint="eastAsia"/>
        </w:rPr>
        <w:t>Gödel</w:t>
      </w:r>
      <w:r>
        <w:t xml:space="preserve"> </w:t>
      </w:r>
      <w:r>
        <w:rPr>
          <w:rFonts w:hint="eastAsia"/>
        </w:rPr>
        <w:t>四种代表性调度器的架构与特点，并简要介绍</w:t>
      </w:r>
      <w:r>
        <w:t xml:space="preserve"> etcd </w:t>
      </w:r>
      <w:r>
        <w:rPr>
          <w:rFonts w:hint="eastAsia"/>
        </w:rPr>
        <w:t>的一致性模型与本文关键依赖的原子性语义。</w:t>
      </w:r>
    </w:p>
    <w:p w14:paraId="2275EBE3" w14:textId="77777777" w:rsidR="00957881" w:rsidRDefault="00000000">
      <w:pPr>
        <w:pStyle w:val="BodyText"/>
      </w:pPr>
      <w:r>
        <w:rPr>
          <w:rFonts w:hint="eastAsia"/>
        </w:rPr>
        <w:t>第三章分布式</w:t>
      </w:r>
      <w:r>
        <w:t xml:space="preserve"> Kubernetes </w:t>
      </w:r>
      <w:r>
        <w:rPr>
          <w:rFonts w:hint="eastAsia"/>
        </w:rPr>
        <w:t>调度器系统架构，系统阐述</w:t>
      </w:r>
      <w:r>
        <w:t xml:space="preserve"> Dispatcher/Scheduler/Binder </w:t>
      </w:r>
      <w:r>
        <w:rPr>
          <w:rFonts w:hint="eastAsia"/>
        </w:rPr>
        <w:t>三层架构、节点分区机制、以及基于</w:t>
      </w:r>
      <w:r>
        <w:t xml:space="preserve"> etcd </w:t>
      </w:r>
      <w:r>
        <w:rPr>
          <w:rFonts w:hint="eastAsia"/>
        </w:rPr>
        <w:t>的三步事务写入模型（</w:t>
      </w:r>
      <w:r>
        <w:rPr>
          <w:rFonts w:hint="eastAsia"/>
        </w:rPr>
        <w:t>dispatching</w:t>
      </w:r>
      <w:r>
        <w:t xml:space="preserve"> → assuming → </w:t>
      </w:r>
      <w:r>
        <w:rPr>
          <w:rFonts w:hint="eastAsia"/>
        </w:rPr>
        <w:t>binding</w:t>
      </w:r>
      <w:r>
        <w:rPr>
          <w:rFonts w:hint="eastAsia"/>
        </w:rPr>
        <w:t>），并配合三张原创系统图分别展示总体架构、</w:t>
      </w:r>
      <w:r>
        <w:rPr>
          <w:rFonts w:hint="eastAsia"/>
        </w:rPr>
        <w:t>Dispatcher</w:t>
      </w:r>
      <w:r>
        <w:t xml:space="preserve"> </w:t>
      </w:r>
      <w:r>
        <w:rPr>
          <w:rFonts w:hint="eastAsia"/>
        </w:rPr>
        <w:t>内部流程、单个</w:t>
      </w:r>
      <w:r>
        <w:t xml:space="preserve"> Scheduler </w:t>
      </w:r>
      <w:r>
        <w:rPr>
          <w:rFonts w:hint="eastAsia"/>
        </w:rPr>
        <w:t>内部流程。</w:t>
      </w:r>
    </w:p>
    <w:p w14:paraId="20E72EC5" w14:textId="77777777" w:rsidR="00957881" w:rsidRDefault="00000000">
      <w:pPr>
        <w:pStyle w:val="BodyText"/>
      </w:pPr>
      <w:r>
        <w:rPr>
          <w:rFonts w:hint="eastAsia"/>
        </w:rPr>
        <w:t>第四章基于</w:t>
      </w:r>
      <w:r>
        <w:t xml:space="preserve"> etcd </w:t>
      </w:r>
      <w:r>
        <w:rPr>
          <w:rFonts w:hint="eastAsia"/>
        </w:rPr>
        <w:t>语义的一致性容错机制，是本文的核心章节之一，详细展开四层容错机制的设计、实现与不变量证明。</w:t>
      </w:r>
    </w:p>
    <w:p w14:paraId="5FFA0418" w14:textId="77777777" w:rsidR="00957881" w:rsidRDefault="00000000">
      <w:pPr>
        <w:pStyle w:val="BodyText"/>
      </w:pPr>
      <w:r>
        <w:rPr>
          <w:rFonts w:hint="eastAsia"/>
        </w:rPr>
        <w:lastRenderedPageBreak/>
        <w:t>第五章面向大规模场景的进程内</w:t>
      </w:r>
      <w:r>
        <w:t xml:space="preserve"> Binder </w:t>
      </w:r>
      <w:r>
        <w:rPr>
          <w:rFonts w:hint="eastAsia"/>
        </w:rPr>
        <w:t>架构，阐述独立</w:t>
      </w:r>
      <w:r>
        <w:t xml:space="preserve"> Binder </w:t>
      </w:r>
      <w:r>
        <w:rPr>
          <w:rFonts w:hint="eastAsia"/>
        </w:rPr>
        <w:t>到进程内</w:t>
      </w:r>
      <w:r>
        <w:t xml:space="preserve"> Binder </w:t>
      </w:r>
      <w:r>
        <w:rPr>
          <w:rFonts w:hint="eastAsia"/>
        </w:rPr>
        <w:t>的架构改造思路（</w:t>
      </w:r>
      <w:r>
        <w:rPr>
          <w:rFonts w:hint="eastAsia"/>
        </w:rPr>
        <w:t>ENO</w:t>
      </w:r>
      <w:r>
        <w:rPr>
          <w:rFonts w:hint="eastAsia"/>
        </w:rPr>
        <w:t>）、</w:t>
      </w:r>
      <w:r>
        <w:rPr>
          <w:rFonts w:hint="eastAsia"/>
        </w:rPr>
        <w:t>Cache</w:t>
      </w:r>
      <w:r>
        <w:t xml:space="preserve"> </w:t>
      </w:r>
      <w:r>
        <w:rPr>
          <w:rFonts w:hint="eastAsia"/>
        </w:rPr>
        <w:t>零拷贝共享机制、部署形态变化，以及</w:t>
      </w:r>
      <w:r>
        <w:t xml:space="preserve"> CLI </w:t>
      </w:r>
      <w:r>
        <w:rPr>
          <w:rFonts w:hint="eastAsia"/>
        </w:rPr>
        <w:t>开关的可切换性设计。</w:t>
      </w:r>
    </w:p>
    <w:p w14:paraId="157C0655" w14:textId="77777777" w:rsidR="00957881" w:rsidRDefault="00000000">
      <w:pPr>
        <w:pStyle w:val="BodyText"/>
      </w:pPr>
      <w:r>
        <w:rPr>
          <w:rFonts w:hint="eastAsia"/>
        </w:rPr>
        <w:t>第六章实验设计与评估，介绍实验环境、工作负载、评估指标，并给出</w:t>
      </w:r>
      <w:r>
        <w:t xml:space="preserve"> ENO </w:t>
      </w:r>
      <w:r>
        <w:rPr>
          <w:rFonts w:hint="eastAsia"/>
        </w:rPr>
        <w:t>与四种基线调度器的对比结果分析。</w:t>
      </w:r>
    </w:p>
    <w:p w14:paraId="520B96C9" w14:textId="77777777" w:rsidR="00957881" w:rsidRDefault="00000000">
      <w:pPr>
        <w:pStyle w:val="BodyText"/>
      </w:pPr>
      <w:r>
        <w:rPr>
          <w:rFonts w:hint="eastAsia"/>
        </w:rPr>
        <w:t>第七章总结与展望，回顾主要贡献，诚实讨论工作的局限性，并展望后续研究方向。</w:t>
      </w:r>
    </w:p>
    <w:p w14:paraId="21A487CB" w14:textId="77777777" w:rsidR="00957881" w:rsidRDefault="00000000">
      <w:r>
        <w:br w:type="page"/>
      </w:r>
    </w:p>
    <w:p w14:paraId="3FFA4A5E" w14:textId="77777777" w:rsidR="00957881" w:rsidRDefault="00000000">
      <w:pPr>
        <w:pStyle w:val="Heading1"/>
        <w:spacing w:before="156" w:after="156"/>
      </w:pPr>
      <w:bookmarkStart w:id="249" w:name="_Toc241154058"/>
      <w:bookmarkStart w:id="250" w:name="第二章-相关工作与技术依赖"/>
      <w:bookmarkEnd w:id="240"/>
      <w:bookmarkEnd w:id="248"/>
      <w:r>
        <w:rPr>
          <w:rFonts w:hint="eastAsia"/>
        </w:rPr>
        <w:lastRenderedPageBreak/>
        <w:t>第二章</w:t>
      </w:r>
      <w:r>
        <w:t xml:space="preserve">　</w:t>
      </w:r>
      <w:r>
        <w:rPr>
          <w:rFonts w:hint="eastAsia"/>
        </w:rPr>
        <w:t>相关工作与技术依赖</w:t>
      </w:r>
      <w:bookmarkEnd w:id="249"/>
    </w:p>
    <w:p w14:paraId="0003C6E7" w14:textId="77777777" w:rsidR="00957881" w:rsidRDefault="00000000">
      <w:pPr>
        <w:pStyle w:val="FirstParagraph"/>
      </w:pPr>
      <w:r>
        <w:rPr>
          <w:rFonts w:hint="eastAsia"/>
        </w:rPr>
        <w:t>本章围绕本文研究涉及的四个方向展开：</w:t>
      </w:r>
      <w:r>
        <w:rPr>
          <w:rFonts w:hint="eastAsia"/>
        </w:rPr>
        <w:t>Kubernetes</w:t>
      </w:r>
      <w:r>
        <w:t xml:space="preserve"> </w:t>
      </w:r>
      <w:r>
        <w:rPr>
          <w:rFonts w:hint="eastAsia"/>
        </w:rPr>
        <w:t>原生调度器架构、批处理调度器（</w:t>
      </w:r>
      <w:r>
        <w:rPr>
          <w:rFonts w:hint="eastAsia"/>
        </w:rPr>
        <w:t>Volcano</w:t>
      </w:r>
      <w:r>
        <w:rPr>
          <w:rFonts w:hint="eastAsia"/>
        </w:rPr>
        <w:t>）、混部调度器（</w:t>
      </w:r>
      <w:r>
        <w:rPr>
          <w:rFonts w:hint="eastAsia"/>
        </w:rPr>
        <w:t>Koordinator</w:t>
      </w:r>
      <w:r>
        <w:rPr>
          <w:rFonts w:hint="eastAsia"/>
        </w:rPr>
        <w:t>）、大规模分布式调度器（</w:t>
      </w:r>
      <w:r>
        <w:rPr>
          <w:rFonts w:hint="eastAsia"/>
        </w:rPr>
        <w:t>Gödel</w:t>
      </w:r>
      <w:r>
        <w:rPr>
          <w:rFonts w:hint="eastAsia"/>
        </w:rPr>
        <w:t>）；最后简要介绍</w:t>
      </w:r>
      <w:r>
        <w:t xml:space="preserve"> etcd </w:t>
      </w:r>
      <w:r>
        <w:rPr>
          <w:rFonts w:hint="eastAsia"/>
        </w:rPr>
        <w:t>的一致性模型与本文所依赖的三种原子性语义。</w:t>
      </w:r>
    </w:p>
    <w:p w14:paraId="2BF23BB9" w14:textId="77777777" w:rsidR="00957881" w:rsidRDefault="00000000">
      <w:pPr>
        <w:pStyle w:val="Heading2"/>
        <w:spacing w:before="156" w:after="156"/>
      </w:pPr>
      <w:bookmarkStart w:id="251" w:name="_Toc241154059"/>
      <w:bookmarkStart w:id="252" w:name="kubernetes-原生调度器"/>
      <w:r>
        <w:t>2.1</w:t>
      </w:r>
      <w:r>
        <w:t xml:space="preserve">　</w:t>
      </w:r>
      <w:r>
        <w:t xml:space="preserve">Kubernetes </w:t>
      </w:r>
      <w:r>
        <w:rPr>
          <w:rFonts w:hint="eastAsia"/>
        </w:rPr>
        <w:t>原生调度器</w:t>
      </w:r>
      <w:bookmarkEnd w:id="251"/>
    </w:p>
    <w:p w14:paraId="06E9FDB5" w14:textId="77777777" w:rsidR="00957881" w:rsidRDefault="00000000">
      <w:pPr>
        <w:pStyle w:val="FirstParagraph"/>
      </w:pPr>
      <w:r>
        <w:t xml:space="preserve">kube-scheduler </w:t>
      </w:r>
      <w:r>
        <w:rPr>
          <w:rFonts w:hint="eastAsia"/>
        </w:rPr>
        <w:t>是</w:t>
      </w:r>
      <w:r>
        <w:t xml:space="preserve"> Kubernetes </w:t>
      </w:r>
      <w:r>
        <w:rPr>
          <w:rFonts w:hint="eastAsia"/>
        </w:rPr>
        <w:t>集群中的默认调度器</w:t>
      </w:r>
      <w:r w:rsidR="00957881">
        <w:fldChar w:fldCharType="begin"/>
      </w:r>
      <w:r w:rsidR="00957881">
        <w:instrText>HYPERLINK \l "ref7" \h</w:instrText>
      </w:r>
      <w:r w:rsidR="00957881">
        <w:fldChar w:fldCharType="separate"/>
      </w:r>
      <w:r w:rsidR="00957881">
        <w:rPr>
          <w:vertAlign w:val="superscript"/>
        </w:rPr>
        <w:t>[7]</w:t>
      </w:r>
      <w:r w:rsidR="00957881">
        <w:fldChar w:fldCharType="end"/>
      </w:r>
      <w:r>
        <w:rPr>
          <w:rFonts w:hint="eastAsia"/>
        </w:rPr>
        <w:t>，也是本文其他调度器的共同基线。其核心工作流程包括三个阶段：</w:t>
      </w:r>
    </w:p>
    <w:p w14:paraId="59B6AD5B" w14:textId="77777777" w:rsidR="00957881" w:rsidRDefault="00000000">
      <w:pPr>
        <w:pStyle w:val="Compact"/>
        <w:numPr>
          <w:ilvl w:val="0"/>
          <w:numId w:val="6"/>
        </w:numPr>
        <w:ind w:left="780"/>
      </w:pPr>
      <w:r>
        <w:rPr>
          <w:rFonts w:hint="eastAsia"/>
        </w:rPr>
        <w:t>入队与排序：待调度的</w:t>
      </w:r>
      <w:r>
        <w:t xml:space="preserve"> Pod </w:t>
      </w:r>
      <w:r>
        <w:rPr>
          <w:rFonts w:hint="eastAsia"/>
        </w:rPr>
        <w:t>通过</w:t>
      </w:r>
      <w:r>
        <w:t xml:space="preserve"> Informer </w:t>
      </w:r>
      <w:r>
        <w:rPr>
          <w:rFonts w:hint="eastAsia"/>
        </w:rPr>
        <w:t>事件进入调度队列</w:t>
      </w:r>
      <w:r>
        <w:t xml:space="preserve"> </w:t>
      </w:r>
      <w:r>
        <w:rPr>
          <w:rFonts w:hint="eastAsia"/>
        </w:rPr>
        <w:t>activeQ</w:t>
      </w:r>
      <w:r>
        <w:rPr>
          <w:rFonts w:hint="eastAsia"/>
        </w:rPr>
        <w:t>，按优先级与创建时间排序；调度失败的</w:t>
      </w:r>
      <w:r>
        <w:t xml:space="preserve"> Pod </w:t>
      </w:r>
      <w:r>
        <w:rPr>
          <w:rFonts w:hint="eastAsia"/>
        </w:rPr>
        <w:t>进入</w:t>
      </w:r>
      <w:r>
        <w:t xml:space="preserve"> backoffQ </w:t>
      </w:r>
      <w:r>
        <w:rPr>
          <w:rFonts w:hint="eastAsia"/>
        </w:rPr>
        <w:t>等待退避后重试；</w:t>
      </w:r>
    </w:p>
    <w:p w14:paraId="50255EC7" w14:textId="77777777" w:rsidR="00957881" w:rsidRDefault="00000000">
      <w:pPr>
        <w:pStyle w:val="Compact"/>
        <w:numPr>
          <w:ilvl w:val="0"/>
          <w:numId w:val="6"/>
        </w:numPr>
        <w:ind w:left="780"/>
      </w:pPr>
      <w:r>
        <w:rPr>
          <w:rFonts w:hint="eastAsia"/>
        </w:rPr>
        <w:t>调度决策：从</w:t>
      </w:r>
      <w:r>
        <w:t xml:space="preserve"> activeQ </w:t>
      </w:r>
      <w:r>
        <w:rPr>
          <w:rFonts w:hint="eastAsia"/>
        </w:rPr>
        <w:t>弹出</w:t>
      </w:r>
      <w:r>
        <w:t xml:space="preserve"> Pod </w:t>
      </w:r>
      <w:r>
        <w:rPr>
          <w:rFonts w:hint="eastAsia"/>
        </w:rPr>
        <w:t>后，依次执行</w:t>
      </w:r>
      <w:r>
        <w:t xml:space="preserve"> PreFilter → Filter → PostFilter → PreScore → Score → Reserve → Permit </w:t>
      </w:r>
      <w:r>
        <w:rPr>
          <w:rFonts w:hint="eastAsia"/>
        </w:rPr>
        <w:t>一系列插件，最终产出目标节点；</w:t>
      </w:r>
    </w:p>
    <w:p w14:paraId="44B1CAF0" w14:textId="77777777" w:rsidR="00957881" w:rsidRDefault="00000000">
      <w:pPr>
        <w:pStyle w:val="Compact"/>
        <w:numPr>
          <w:ilvl w:val="0"/>
          <w:numId w:val="6"/>
        </w:numPr>
        <w:ind w:left="780"/>
      </w:pPr>
      <w:r>
        <w:rPr>
          <w:rFonts w:hint="eastAsia"/>
        </w:rPr>
        <w:t>绑定：将调度决策通过</w:t>
      </w:r>
      <w:r>
        <w:t xml:space="preserve"> Bind API </w:t>
      </w:r>
      <w:r>
        <w:rPr>
          <w:rFonts w:hint="eastAsia"/>
        </w:rPr>
        <w:t>写入</w:t>
      </w:r>
      <w:r>
        <w:t xml:space="preserve"> </w:t>
      </w:r>
      <w:r>
        <w:rPr>
          <w:rFonts w:hint="eastAsia"/>
        </w:rPr>
        <w:t>kube-apiserver</w:t>
      </w:r>
      <w:r>
        <w:rPr>
          <w:rFonts w:hint="eastAsia"/>
        </w:rPr>
        <w:t>，</w:t>
      </w:r>
      <w:r>
        <w:rPr>
          <w:rFonts w:hint="eastAsia"/>
        </w:rPr>
        <w:t>Bind</w:t>
      </w:r>
      <w:r>
        <w:t xml:space="preserve"> API </w:t>
      </w:r>
      <w:r>
        <w:rPr>
          <w:rFonts w:hint="eastAsia"/>
        </w:rPr>
        <w:t>是</w:t>
      </w:r>
      <w:r>
        <w:t xml:space="preserve"> Pod </w:t>
      </w:r>
      <w:r>
        <w:rPr>
          <w:rFonts w:hint="eastAsia"/>
        </w:rPr>
        <w:t>资源的一个子资源，</w:t>
      </w:r>
      <w:r>
        <w:rPr>
          <w:rFonts w:hint="eastAsia"/>
        </w:rPr>
        <w:t>Kubernetes</w:t>
      </w:r>
      <w:r>
        <w:t xml:space="preserve"> </w:t>
      </w:r>
      <w:r>
        <w:rPr>
          <w:rFonts w:hint="eastAsia"/>
        </w:rPr>
        <w:t>提供了对该操作的原子性保证。</w:t>
      </w:r>
    </w:p>
    <w:p w14:paraId="73C34070" w14:textId="77777777" w:rsidR="00957881" w:rsidRDefault="00000000">
      <w:pPr>
        <w:pStyle w:val="FirstParagraph"/>
      </w:pPr>
      <w:r>
        <w:t xml:space="preserve">kube-scheduler </w:t>
      </w:r>
      <w:r>
        <w:rPr>
          <w:rFonts w:hint="eastAsia"/>
        </w:rPr>
        <w:t>采用单实例架构，虽然内部通过</w:t>
      </w:r>
      <w:r>
        <w:t xml:space="preserve"> goroutine </w:t>
      </w:r>
      <w:r>
        <w:rPr>
          <w:rFonts w:hint="eastAsia"/>
        </w:rPr>
        <w:t>池并发执行</w:t>
      </w:r>
      <w:r>
        <w:t xml:space="preserve"> </w:t>
      </w:r>
      <w:r>
        <w:rPr>
          <w:rFonts w:hint="eastAsia"/>
        </w:rPr>
        <w:t>Filter/Score</w:t>
      </w:r>
      <w:r>
        <w:rPr>
          <w:rFonts w:hint="eastAsia"/>
        </w:rPr>
        <w:t>、并将绑定放到独立</w:t>
      </w:r>
      <w:r>
        <w:t xml:space="preserve"> goroutine </w:t>
      </w:r>
      <w:r>
        <w:rPr>
          <w:rFonts w:hint="eastAsia"/>
        </w:rPr>
        <w:t>上异步于后续</w:t>
      </w:r>
      <w:r>
        <w:t xml:space="preserve"> Pod </w:t>
      </w:r>
      <w:r>
        <w:rPr>
          <w:rFonts w:hint="eastAsia"/>
        </w:rPr>
        <w:t>的调度决策执行，但调度周期（</w:t>
      </w:r>
      <w:r>
        <w:rPr>
          <w:rFonts w:hint="eastAsia"/>
        </w:rPr>
        <w:t>Filter/Score/Reserve</w:t>
      </w:r>
      <w:r>
        <w:rPr>
          <w:rFonts w:hint="eastAsia"/>
        </w:rPr>
        <w:t>）本身在单一</w:t>
      </w:r>
      <w:r>
        <w:t xml:space="preserve"> goroutine </w:t>
      </w:r>
      <w:r>
        <w:rPr>
          <w:rFonts w:hint="eastAsia"/>
        </w:rPr>
        <w:t>内串行推进，全部实例的绑定也统一由单点的</w:t>
      </w:r>
      <w:r>
        <w:t xml:space="preserve"> apiserver </w:t>
      </w:r>
      <w:r>
        <w:rPr>
          <w:rFonts w:hint="eastAsia"/>
        </w:rPr>
        <w:t>承接。这一设计的主要优势是天然避免了多实例并发绑定同一节点的冲突——不需要额外的一致性协议——但其吞吐上限也就此固定：本文实验测得</w:t>
      </w:r>
      <w:r>
        <w:t xml:space="preserve"> kube-scheduler </w:t>
      </w:r>
      <w:r>
        <w:rPr>
          <w:rFonts w:hint="eastAsia"/>
        </w:rPr>
        <w:t>的稳态调度吞吐为</w:t>
      </w:r>
      <w:r>
        <w:t xml:space="preserve"> 465~800 </w:t>
      </w:r>
      <w:r>
        <w:rPr>
          <w:rFonts w:hint="eastAsia"/>
        </w:rPr>
        <w:t>pods/s</w:t>
      </w:r>
      <w:r>
        <w:rPr>
          <w:rFonts w:hint="eastAsia"/>
        </w:rPr>
        <w:t>（见</w:t>
      </w:r>
      <w:r>
        <w:t xml:space="preserve"> 6.4.1 </w:t>
      </w:r>
      <w:r>
        <w:rPr>
          <w:rFonts w:hint="eastAsia"/>
        </w:rPr>
        <w:t>节），与</w:t>
      </w:r>
      <w:r>
        <w:t xml:space="preserve"> Gödel </w:t>
      </w:r>
      <w:r>
        <w:rPr>
          <w:rFonts w:hint="eastAsia"/>
        </w:rPr>
        <w:t>官方性能评估中对</w:t>
      </w:r>
      <w:r>
        <w:t xml:space="preserve"> kube-scheduler </w:t>
      </w:r>
      <w:r>
        <w:rPr>
          <w:rFonts w:hint="eastAsia"/>
        </w:rPr>
        <w:t>的测量结果处于同一量级</w:t>
      </w:r>
      <w:r w:rsidR="00957881">
        <w:fldChar w:fldCharType="begin"/>
      </w:r>
      <w:r w:rsidR="00957881">
        <w:instrText>HYPERLINK \l "ref3" \h</w:instrText>
      </w:r>
      <w:r w:rsidR="00957881">
        <w:fldChar w:fldCharType="separate"/>
      </w:r>
      <w:r w:rsidR="00957881">
        <w:rPr>
          <w:vertAlign w:val="superscript"/>
        </w:rPr>
        <w:t>[3]</w:t>
      </w:r>
      <w:r w:rsidR="00957881">
        <w:fldChar w:fldCharType="end"/>
      </w:r>
      <w:r>
        <w:t>。</w:t>
      </w:r>
      <w:r>
        <w:t xml:space="preserve">Burns </w:t>
      </w:r>
      <w:r>
        <w:rPr>
          <w:rFonts w:hint="eastAsia"/>
        </w:rPr>
        <w:t>等在《</w:t>
      </w:r>
      <w:r>
        <w:rPr>
          <w:rFonts w:hint="eastAsia"/>
        </w:rPr>
        <w:t>Kubernetes:</w:t>
      </w:r>
      <w:r>
        <w:t xml:space="preserve"> Up and </w:t>
      </w:r>
      <w:r>
        <w:rPr>
          <w:rFonts w:hint="eastAsia"/>
        </w:rPr>
        <w:t>Running</w:t>
      </w:r>
      <w:r>
        <w:rPr>
          <w:rFonts w:hint="eastAsia"/>
        </w:rPr>
        <w:t>》中亦系统阐述了</w:t>
      </w:r>
      <w:r>
        <w:t xml:space="preserve"> kube-scheduler </w:t>
      </w:r>
      <w:r>
        <w:rPr>
          <w:rFonts w:hint="eastAsia"/>
        </w:rPr>
        <w:t>的单实例架构与调度流程</w:t>
      </w:r>
      <w:r w:rsidR="00957881">
        <w:fldChar w:fldCharType="begin"/>
      </w:r>
      <w:r w:rsidR="00957881">
        <w:instrText>HYPERLINK \l "ref8" \h</w:instrText>
      </w:r>
      <w:r w:rsidR="00957881">
        <w:fldChar w:fldCharType="separate"/>
      </w:r>
      <w:r w:rsidR="00957881">
        <w:rPr>
          <w:vertAlign w:val="superscript"/>
        </w:rPr>
        <w:t>[8]</w:t>
      </w:r>
      <w:r w:rsidR="00957881">
        <w:fldChar w:fldCharType="end"/>
      </w:r>
      <w:r>
        <w:rPr>
          <w:rFonts w:hint="eastAsia"/>
        </w:rPr>
        <w:t>；张磊对</w:t>
      </w:r>
      <w:r>
        <w:t xml:space="preserve"> kube-scheduler </w:t>
      </w:r>
      <w:r>
        <w:rPr>
          <w:rFonts w:hint="eastAsia"/>
        </w:rPr>
        <w:t>的内部实现进行了源码级剖析</w:t>
      </w:r>
      <w:r w:rsidR="00957881">
        <w:fldChar w:fldCharType="begin"/>
      </w:r>
      <w:r w:rsidR="00957881">
        <w:instrText>HYPERLINK \l "ref9" \h</w:instrText>
      </w:r>
      <w:r w:rsidR="00957881">
        <w:fldChar w:fldCharType="separate"/>
      </w:r>
      <w:r w:rsidR="00957881">
        <w:rPr>
          <w:vertAlign w:val="superscript"/>
        </w:rPr>
        <w:t>[9]</w:t>
      </w:r>
      <w:r w:rsidR="00957881">
        <w:fldChar w:fldCharType="end"/>
      </w:r>
      <w:r>
        <w:rPr>
          <w:rFonts w:hint="eastAsia"/>
        </w:rPr>
        <w:t>。调度约束通过污点容忍</w:t>
      </w:r>
      <w:r w:rsidR="00957881">
        <w:fldChar w:fldCharType="begin"/>
      </w:r>
      <w:r w:rsidR="00957881">
        <w:instrText>HYPERLINK \l "ref10" \h</w:instrText>
      </w:r>
      <w:r w:rsidR="00957881">
        <w:fldChar w:fldCharType="separate"/>
      </w:r>
      <w:r w:rsidR="00957881">
        <w:rPr>
          <w:vertAlign w:val="superscript"/>
        </w:rPr>
        <w:t>[10]</w:t>
      </w:r>
      <w:r w:rsidR="00957881">
        <w:fldChar w:fldCharType="end"/>
      </w:r>
      <w:r>
        <w:rPr>
          <w:rFonts w:hint="eastAsia"/>
        </w:rPr>
        <w:t>与节点亲和</w:t>
      </w:r>
      <w:r>
        <w:rPr>
          <w:rFonts w:hint="eastAsia"/>
        </w:rPr>
        <w:t>/</w:t>
      </w:r>
      <w:r>
        <w:rPr>
          <w:rFonts w:hint="eastAsia"/>
        </w:rPr>
        <w:t>反亲和</w:t>
      </w:r>
      <w:r w:rsidR="00957881">
        <w:fldChar w:fldCharType="begin"/>
      </w:r>
      <w:r w:rsidR="00957881">
        <w:instrText>HYPERLINK \l "ref11" \h</w:instrText>
      </w:r>
      <w:r w:rsidR="00957881">
        <w:fldChar w:fldCharType="separate"/>
      </w:r>
      <w:r w:rsidR="00957881">
        <w:rPr>
          <w:vertAlign w:val="superscript"/>
        </w:rPr>
        <w:t>[11]</w:t>
      </w:r>
      <w:r w:rsidR="00957881">
        <w:fldChar w:fldCharType="end"/>
      </w:r>
      <w:r>
        <w:rPr>
          <w:rFonts w:hint="eastAsia"/>
        </w:rPr>
        <w:t>等机制表达，</w:t>
      </w:r>
      <w:r>
        <w:rPr>
          <w:rFonts w:hint="eastAsia"/>
        </w:rPr>
        <w:t>Pod</w:t>
      </w:r>
      <w:r>
        <w:t xml:space="preserve"> </w:t>
      </w:r>
      <w:r>
        <w:rPr>
          <w:rFonts w:hint="eastAsia"/>
        </w:rPr>
        <w:t>优先级与抢占</w:t>
      </w:r>
      <w:r w:rsidR="00957881">
        <w:fldChar w:fldCharType="begin"/>
      </w:r>
      <w:r w:rsidR="00957881">
        <w:instrText>HYPERLINK \l "ref12" \h</w:instrText>
      </w:r>
      <w:r w:rsidR="00957881">
        <w:fldChar w:fldCharType="separate"/>
      </w:r>
      <w:r w:rsidR="00957881">
        <w:rPr>
          <w:vertAlign w:val="superscript"/>
        </w:rPr>
        <w:t>[12]</w:t>
      </w:r>
      <w:r w:rsidR="00957881">
        <w:fldChar w:fldCharType="end"/>
      </w:r>
      <w:r>
        <w:rPr>
          <w:rFonts w:hint="eastAsia"/>
        </w:rPr>
        <w:t>则决定队列排序与资源竞争时的处理次序。</w:t>
      </w:r>
    </w:p>
    <w:p w14:paraId="248BEE11" w14:textId="77777777" w:rsidR="00957881" w:rsidRDefault="00000000">
      <w:pPr>
        <w:pStyle w:val="BodyText"/>
      </w:pPr>
      <w:r>
        <w:t xml:space="preserve">kube-scheduler 2019 </w:t>
      </w:r>
      <w:r>
        <w:rPr>
          <w:rFonts w:hint="eastAsia"/>
        </w:rPr>
        <w:t>年引入的</w:t>
      </w:r>
      <w:r>
        <w:t xml:space="preserve"> Scheduling Framework</w:t>
      </w:r>
      <w:r w:rsidR="00957881">
        <w:fldChar w:fldCharType="begin"/>
      </w:r>
      <w:r w:rsidR="00957881">
        <w:instrText>HYPERLINK \l "ref2" \h</w:instrText>
      </w:r>
      <w:r w:rsidR="00957881">
        <w:fldChar w:fldCharType="separate"/>
      </w:r>
      <w:r w:rsidR="00957881">
        <w:rPr>
          <w:vertAlign w:val="superscript"/>
        </w:rPr>
        <w:t>[2]</w:t>
      </w:r>
      <w:r w:rsidR="00957881">
        <w:fldChar w:fldCharType="end"/>
      </w:r>
      <w:r>
        <w:rPr>
          <w:vertAlign w:val="superscript"/>
        </w:rPr>
        <w:t>,</w:t>
      </w:r>
      <w:r w:rsidR="00957881">
        <w:fldChar w:fldCharType="begin"/>
      </w:r>
      <w:r w:rsidR="00957881">
        <w:instrText>HYPERLINK \l "ref13" \h</w:instrText>
      </w:r>
      <w:r w:rsidR="00957881">
        <w:fldChar w:fldCharType="separate"/>
      </w:r>
      <w:r w:rsidR="00957881">
        <w:rPr>
          <w:vertAlign w:val="superscript"/>
        </w:rPr>
        <w:t>[13]</w:t>
      </w:r>
      <w:r w:rsidR="00957881">
        <w:fldChar w:fldCharType="end"/>
      </w:r>
      <w:r>
        <w:t xml:space="preserve"> </w:t>
      </w:r>
      <w:r>
        <w:rPr>
          <w:rFonts w:hint="eastAsia"/>
        </w:rPr>
        <w:t>通过插件化机制将调度流程解耦为若干扩展点，使得第三方项目（</w:t>
      </w:r>
      <w:r>
        <w:rPr>
          <w:rFonts w:hint="eastAsia"/>
        </w:rPr>
        <w:t>Volcano</w:t>
      </w:r>
      <w:r>
        <w:rPr>
          <w:rFonts w:hint="eastAsia"/>
        </w:rPr>
        <w:t>、</w:t>
      </w:r>
      <w:r>
        <w:rPr>
          <w:rFonts w:hint="eastAsia"/>
        </w:rPr>
        <w:t>Koordinator</w:t>
      </w:r>
      <w:r>
        <w:t xml:space="preserve"> </w:t>
      </w:r>
      <w:r>
        <w:rPr>
          <w:rFonts w:hint="eastAsia"/>
        </w:rPr>
        <w:t>等）可以在不</w:t>
      </w:r>
      <w:r>
        <w:t xml:space="preserve"> fork </w:t>
      </w:r>
      <w:r>
        <w:rPr>
          <w:rFonts w:hint="eastAsia"/>
        </w:rPr>
        <w:t>主线代码的前提下扩展调度能力，这也构成了本章后续调度器的技术起点。</w:t>
      </w:r>
    </w:p>
    <w:p w14:paraId="2738D2E0" w14:textId="77777777" w:rsidR="00957881" w:rsidRDefault="00000000">
      <w:pPr>
        <w:pStyle w:val="Heading2"/>
        <w:spacing w:before="156" w:after="156"/>
      </w:pPr>
      <w:bookmarkStart w:id="253" w:name="_Toc241154060"/>
      <w:bookmarkStart w:id="254" w:name="批处理调度器-volcano"/>
      <w:bookmarkEnd w:id="252"/>
      <w:r>
        <w:lastRenderedPageBreak/>
        <w:t>2.2</w:t>
      </w:r>
      <w:r>
        <w:t xml:space="preserve">　</w:t>
      </w:r>
      <w:r>
        <w:rPr>
          <w:rFonts w:hint="eastAsia"/>
        </w:rPr>
        <w:t>批处理调度器</w:t>
      </w:r>
      <w:r>
        <w:t xml:space="preserve"> Volcano</w:t>
      </w:r>
      <w:bookmarkEnd w:id="253"/>
    </w:p>
    <w:p w14:paraId="49FEA6E7" w14:textId="77777777" w:rsidR="00957881" w:rsidRDefault="00000000">
      <w:pPr>
        <w:pStyle w:val="FirstParagraph"/>
      </w:pPr>
      <w:r>
        <w:t xml:space="preserve">Volcano </w:t>
      </w:r>
      <w:r>
        <w:rPr>
          <w:rFonts w:hint="eastAsia"/>
        </w:rPr>
        <w:t>是</w:t>
      </w:r>
      <w:r>
        <w:t xml:space="preserve"> CNCF </w:t>
      </w:r>
      <w:r>
        <w:rPr>
          <w:rFonts w:hint="eastAsia"/>
        </w:rPr>
        <w:t>孵化的</w:t>
      </w:r>
      <w:r>
        <w:t xml:space="preserve"> Kubernetes </w:t>
      </w:r>
      <w:r>
        <w:rPr>
          <w:rFonts w:hint="eastAsia"/>
        </w:rPr>
        <w:t>批处理调度器</w:t>
      </w:r>
      <w:r w:rsidR="00957881">
        <w:fldChar w:fldCharType="begin"/>
      </w:r>
      <w:r w:rsidR="00957881">
        <w:instrText>HYPERLINK \l "ref5" \h</w:instrText>
      </w:r>
      <w:r w:rsidR="00957881">
        <w:fldChar w:fldCharType="separate"/>
      </w:r>
      <w:r w:rsidR="00957881">
        <w:rPr>
          <w:vertAlign w:val="superscript"/>
        </w:rPr>
        <w:t>[5]</w:t>
      </w:r>
      <w:r w:rsidR="00957881">
        <w:fldChar w:fldCharType="end"/>
      </w:r>
      <w:r>
        <w:rPr>
          <w:rFonts w:hint="eastAsia"/>
        </w:rPr>
        <w:t>，主要面向</w:t>
      </w:r>
      <w:r>
        <w:t xml:space="preserve"> AI </w:t>
      </w:r>
      <w:r>
        <w:rPr>
          <w:rFonts w:hint="eastAsia"/>
        </w:rPr>
        <w:t>训练、大数据、</w:t>
      </w:r>
      <w:r>
        <w:rPr>
          <w:rFonts w:hint="eastAsia"/>
        </w:rPr>
        <w:t>HPC</w:t>
      </w:r>
      <w:r>
        <w:t xml:space="preserve"> </w:t>
      </w:r>
      <w:r>
        <w:rPr>
          <w:rFonts w:hint="eastAsia"/>
        </w:rPr>
        <w:t>等场景。相比</w:t>
      </w:r>
      <w:r>
        <w:t xml:space="preserve"> </w:t>
      </w:r>
      <w:r>
        <w:rPr>
          <w:rFonts w:hint="eastAsia"/>
        </w:rPr>
        <w:t>kube-scheduler</w:t>
      </w:r>
      <w:r>
        <w:rPr>
          <w:rFonts w:hint="eastAsia"/>
        </w:rPr>
        <w:t>，其关键差异有三处。最突出的是</w:t>
      </w:r>
      <w:r>
        <w:t xml:space="preserve"> Gang </w:t>
      </w:r>
      <w:r>
        <w:rPr>
          <w:rFonts w:hint="eastAsia"/>
        </w:rPr>
        <w:t>调度：批处理任务（例如分布式训练）通常要求”要么全部</w:t>
      </w:r>
      <w:r>
        <w:t xml:space="preserve"> Pod </w:t>
      </w:r>
      <w:r>
        <w:rPr>
          <w:rFonts w:hint="eastAsia"/>
        </w:rPr>
        <w:t>都被调度，要么全部不调度”，</w:t>
      </w:r>
      <w:r>
        <w:rPr>
          <w:rFonts w:hint="eastAsia"/>
        </w:rPr>
        <w:t>Volcano</w:t>
      </w:r>
      <w:r>
        <w:t xml:space="preserve"> </w:t>
      </w:r>
      <w:r>
        <w:rPr>
          <w:rFonts w:hint="eastAsia"/>
        </w:rPr>
        <w:t>通过</w:t>
      </w:r>
      <w:r>
        <w:t xml:space="preserve"> PodGroup </w:t>
      </w:r>
      <w:r>
        <w:rPr>
          <w:rFonts w:hint="eastAsia"/>
        </w:rPr>
        <w:t>抽象与</w:t>
      </w:r>
      <w:r>
        <w:t xml:space="preserve"> gang </w:t>
      </w:r>
      <w:r>
        <w:rPr>
          <w:rFonts w:hint="eastAsia"/>
        </w:rPr>
        <w:t>插件在决策阶段整体判断是否满足</w:t>
      </w:r>
      <w:r>
        <w:t xml:space="preserve"> Gang </w:t>
      </w:r>
      <w:r>
        <w:rPr>
          <w:rFonts w:hint="eastAsia"/>
        </w:rPr>
        <w:t>约束</w:t>
      </w:r>
      <w:r w:rsidR="00957881">
        <w:fldChar w:fldCharType="begin"/>
      </w:r>
      <w:r w:rsidR="00957881">
        <w:instrText>HYPERLINK \l "ref14" \h</w:instrText>
      </w:r>
      <w:r w:rsidR="00957881">
        <w:fldChar w:fldCharType="separate"/>
      </w:r>
      <w:r w:rsidR="00957881">
        <w:rPr>
          <w:vertAlign w:val="superscript"/>
        </w:rPr>
        <w:t>[14]</w:t>
      </w:r>
      <w:r w:rsidR="00957881">
        <w:fldChar w:fldCharType="end"/>
      </w:r>
      <w:r>
        <w:rPr>
          <w:rFonts w:hint="eastAsia"/>
        </w:rPr>
        <w:t>。其次是</w:t>
      </w:r>
      <w:r>
        <w:t xml:space="preserve"> Session-based </w:t>
      </w:r>
      <w:r>
        <w:rPr>
          <w:rFonts w:hint="eastAsia"/>
        </w:rPr>
        <w:t>调度周期，</w:t>
      </w:r>
      <w:r>
        <w:rPr>
          <w:rFonts w:hint="eastAsia"/>
        </w:rPr>
        <w:t>Volcano</w:t>
      </w:r>
      <w:r>
        <w:t xml:space="preserve"> </w:t>
      </w:r>
      <w:r>
        <w:rPr>
          <w:rFonts w:hint="eastAsia"/>
        </w:rPr>
        <w:t>将一次调度周期封装为</w:t>
      </w:r>
      <w:r>
        <w:t xml:space="preserve"> </w:t>
      </w:r>
      <w:r>
        <w:rPr>
          <w:rFonts w:hint="eastAsia"/>
        </w:rPr>
        <w:t>Session</w:t>
      </w:r>
      <w:r>
        <w:rPr>
          <w:rFonts w:hint="eastAsia"/>
        </w:rPr>
        <w:t>，在</w:t>
      </w:r>
      <w:r>
        <w:t xml:space="preserve"> Session </w:t>
      </w:r>
      <w:r>
        <w:rPr>
          <w:rFonts w:hint="eastAsia"/>
        </w:rPr>
        <w:t>内维护该周期看到的资源视图与</w:t>
      </w:r>
      <w:r>
        <w:t xml:space="preserve"> job </w:t>
      </w:r>
      <w:r>
        <w:rPr>
          <w:rFonts w:hint="eastAsia"/>
        </w:rPr>
        <w:t>队列，周期结束时统一提交决策。最后是多维公平共享，</w:t>
      </w:r>
      <w:r>
        <w:rPr>
          <w:rFonts w:hint="eastAsia"/>
        </w:rPr>
        <w:t>Volcano</w:t>
      </w:r>
      <w:r>
        <w:t xml:space="preserve"> </w:t>
      </w:r>
      <w:r>
        <w:rPr>
          <w:rFonts w:hint="eastAsia"/>
        </w:rPr>
        <w:t>通过</w:t>
      </w:r>
      <w:r>
        <w:t xml:space="preserve"> </w:t>
      </w:r>
      <w:r>
        <w:rPr>
          <w:rFonts w:hint="eastAsia"/>
        </w:rPr>
        <w:t>DRF</w:t>
      </w:r>
      <w:r>
        <w:rPr>
          <w:rFonts w:hint="eastAsia"/>
        </w:rPr>
        <w:t>（</w:t>
      </w:r>
      <w:r>
        <w:rPr>
          <w:rFonts w:hint="eastAsia"/>
        </w:rPr>
        <w:t>Dominant</w:t>
      </w:r>
      <w:r>
        <w:t xml:space="preserve"> Resource </w:t>
      </w:r>
      <w:r>
        <w:rPr>
          <w:rFonts w:hint="eastAsia"/>
        </w:rPr>
        <w:t>Fairness</w:t>
      </w:r>
      <w:r>
        <w:rPr>
          <w:rFonts w:hint="eastAsia"/>
        </w:rPr>
        <w:t>）</w:t>
      </w:r>
      <w:r w:rsidR="00957881">
        <w:fldChar w:fldCharType="begin"/>
      </w:r>
      <w:r w:rsidR="00957881">
        <w:instrText>HYPERLINK \l "ref15" \h</w:instrText>
      </w:r>
      <w:r w:rsidR="00957881">
        <w:fldChar w:fldCharType="separate"/>
      </w:r>
      <w:r w:rsidR="00957881">
        <w:rPr>
          <w:vertAlign w:val="superscript"/>
        </w:rPr>
        <w:t>[15]</w:t>
      </w:r>
      <w:r w:rsidR="00957881">
        <w:fldChar w:fldCharType="end"/>
      </w:r>
      <w:r>
        <w:t xml:space="preserve"> </w:t>
      </w:r>
      <w:r>
        <w:rPr>
          <w:rFonts w:hint="eastAsia"/>
        </w:rPr>
        <w:t>等算法在多个租户或队列之间实现公平资源分配。</w:t>
      </w:r>
    </w:p>
    <w:p w14:paraId="4955C95A" w14:textId="77777777" w:rsidR="00957881" w:rsidRDefault="00000000">
      <w:pPr>
        <w:pStyle w:val="BodyText"/>
      </w:pPr>
      <w:r>
        <w:t xml:space="preserve">Volcano </w:t>
      </w:r>
      <w:r>
        <w:rPr>
          <w:rFonts w:hint="eastAsia"/>
        </w:rPr>
        <w:t>的调度器本身以单实例</w:t>
      </w:r>
      <w:r>
        <w:t xml:space="preserve"> Session </w:t>
      </w:r>
      <w:r>
        <w:rPr>
          <w:rFonts w:hint="eastAsia"/>
        </w:rPr>
        <w:t>循环运行（其代码基线源自</w:t>
      </w:r>
      <w:r>
        <w:t xml:space="preserve"> </w:t>
      </w:r>
      <w:r>
        <w:rPr>
          <w:rFonts w:hint="eastAsia"/>
        </w:rPr>
        <w:t>kube-batch</w:t>
      </w:r>
      <w:r>
        <w:rPr>
          <w:rFonts w:hint="eastAsia"/>
        </w:rPr>
        <w:t>，与</w:t>
      </w:r>
      <w:r>
        <w:t xml:space="preserve"> kube-scheduler </w:t>
      </w:r>
      <w:r>
        <w:rPr>
          <w:rFonts w:hint="eastAsia"/>
        </w:rPr>
        <w:t>并非同一实现），其扩展性主要通过</w:t>
      </w:r>
      <w:r>
        <w:t xml:space="preserve"> Session </w:t>
      </w:r>
      <w:r>
        <w:rPr>
          <w:rFonts w:hint="eastAsia"/>
        </w:rPr>
        <w:t>内的批处理决策与插件化实现，而非水平扩展多个调度器实例。这一设计使</w:t>
      </w:r>
      <w:r>
        <w:t xml:space="preserve"> Volcano </w:t>
      </w:r>
      <w:r>
        <w:rPr>
          <w:rFonts w:hint="eastAsia"/>
        </w:rPr>
        <w:t>在批处理场景下具备较好的策略表达能力，但在需要极高有效吞吐的场景下同样受制于单实例的处理能力。</w:t>
      </w:r>
    </w:p>
    <w:p w14:paraId="7B1A6EF0" w14:textId="77777777" w:rsidR="00957881" w:rsidRDefault="00000000">
      <w:pPr>
        <w:pStyle w:val="Heading2"/>
        <w:spacing w:before="156" w:after="156"/>
      </w:pPr>
      <w:bookmarkStart w:id="255" w:name="_Toc241154061"/>
      <w:bookmarkStart w:id="256" w:name="混部调度器-koordinator"/>
      <w:bookmarkEnd w:id="254"/>
      <w:r>
        <w:t>2.3</w:t>
      </w:r>
      <w:r>
        <w:t xml:space="preserve">　</w:t>
      </w:r>
      <w:r>
        <w:rPr>
          <w:rFonts w:hint="eastAsia"/>
        </w:rPr>
        <w:t>混部调度器</w:t>
      </w:r>
      <w:r>
        <w:t xml:space="preserve"> Koordinator</w:t>
      </w:r>
      <w:bookmarkEnd w:id="255"/>
    </w:p>
    <w:p w14:paraId="401EE6F2" w14:textId="77777777" w:rsidR="00957881" w:rsidRDefault="00000000">
      <w:pPr>
        <w:pStyle w:val="FirstParagraph"/>
      </w:pPr>
      <w:r>
        <w:t xml:space="preserve">Koordinator </w:t>
      </w:r>
      <w:r>
        <w:rPr>
          <w:rFonts w:hint="eastAsia"/>
        </w:rPr>
        <w:t>是阿里巴巴开源的、面向在线离线混合部署场景的</w:t>
      </w:r>
      <w:r>
        <w:t xml:space="preserve"> Kubernetes </w:t>
      </w:r>
      <w:r>
        <w:rPr>
          <w:rFonts w:hint="eastAsia"/>
        </w:rPr>
        <w:t>调度器</w:t>
      </w:r>
      <w:r w:rsidR="00957881">
        <w:fldChar w:fldCharType="begin"/>
      </w:r>
      <w:r w:rsidR="00957881">
        <w:instrText>HYPERLINK \l "ref6" \h</w:instrText>
      </w:r>
      <w:r w:rsidR="00957881">
        <w:fldChar w:fldCharType="separate"/>
      </w:r>
      <w:r w:rsidR="00957881">
        <w:rPr>
          <w:vertAlign w:val="superscript"/>
        </w:rPr>
        <w:t>[6]</w:t>
      </w:r>
      <w:r w:rsidR="00957881">
        <w:fldChar w:fldCharType="end"/>
      </w:r>
      <w:r>
        <w:rPr>
          <w:rFonts w:hint="eastAsia"/>
        </w:rPr>
        <w:t>，其技术定位与</w:t>
      </w:r>
      <w:r>
        <w:t xml:space="preserve"> Volcano </w:t>
      </w:r>
      <w:r>
        <w:rPr>
          <w:rFonts w:hint="eastAsia"/>
        </w:rPr>
        <w:t>有明显区别。它首先强调</w:t>
      </w:r>
      <w:r>
        <w:t xml:space="preserve"> QoS </w:t>
      </w:r>
      <w:r>
        <w:rPr>
          <w:rFonts w:hint="eastAsia"/>
        </w:rPr>
        <w:t>感知调度</w:t>
      </w:r>
      <w:r w:rsidR="00957881">
        <w:fldChar w:fldCharType="begin"/>
      </w:r>
      <w:r w:rsidR="00957881">
        <w:instrText>HYPERLINK \l "ref16" \h</w:instrText>
      </w:r>
      <w:r w:rsidR="00957881">
        <w:fldChar w:fldCharType="separate"/>
      </w:r>
      <w:r w:rsidR="00957881">
        <w:rPr>
          <w:vertAlign w:val="superscript"/>
        </w:rPr>
        <w:t>[16]</w:t>
      </w:r>
      <w:r w:rsidR="00957881">
        <w:fldChar w:fldCharType="end"/>
      </w:r>
      <w:r>
        <w:rPr>
          <w:rFonts w:hint="eastAsia"/>
        </w:rPr>
        <w:t>，区分</w:t>
      </w:r>
      <w:r>
        <w:t xml:space="preserve"> </w:t>
      </w:r>
      <w:r>
        <w:rPr>
          <w:rFonts w:hint="eastAsia"/>
        </w:rPr>
        <w:t>Latency-Sensitive</w:t>
      </w:r>
      <w:r>
        <w:rPr>
          <w:rFonts w:hint="eastAsia"/>
        </w:rPr>
        <w:t>（</w:t>
      </w:r>
      <w:r>
        <w:rPr>
          <w:rFonts w:hint="eastAsia"/>
        </w:rPr>
        <w:t>LS</w:t>
      </w:r>
      <w:r>
        <w:rPr>
          <w:rFonts w:hint="eastAsia"/>
        </w:rPr>
        <w:t>）、</w:t>
      </w:r>
      <w:r>
        <w:rPr>
          <w:rFonts w:hint="eastAsia"/>
        </w:rPr>
        <w:t>Best-Effort</w:t>
      </w:r>
      <w:r>
        <w:rPr>
          <w:rFonts w:hint="eastAsia"/>
        </w:rPr>
        <w:t>（</w:t>
      </w:r>
      <w:r>
        <w:rPr>
          <w:rFonts w:hint="eastAsia"/>
        </w:rPr>
        <w:t>BE</w:t>
      </w:r>
      <w:r>
        <w:rPr>
          <w:rFonts w:hint="eastAsia"/>
        </w:rPr>
        <w:t>）等</w:t>
      </w:r>
      <w:r>
        <w:t xml:space="preserve"> QoS </w:t>
      </w:r>
      <w:r>
        <w:rPr>
          <w:rFonts w:hint="eastAsia"/>
        </w:rPr>
        <w:t>等级，使</w:t>
      </w:r>
      <w:r>
        <w:t xml:space="preserve"> Best-Effort </w:t>
      </w:r>
      <w:r>
        <w:rPr>
          <w:rFonts w:hint="eastAsia"/>
        </w:rPr>
        <w:t>类工作负载可以复用</w:t>
      </w:r>
      <w:r>
        <w:t xml:space="preserve"> Latency-Sensitive </w:t>
      </w:r>
      <w:r>
        <w:rPr>
          <w:rFonts w:hint="eastAsia"/>
        </w:rPr>
        <w:t>类工作负载的空闲资源；在此之上引入资源超卖，基于历史使用率数据对节点资源进行合理超售以提升集群整体利用率；并通过干扰隐藏机制，结合节点级</w:t>
      </w:r>
      <w:r>
        <w:t xml:space="preserve"> </w:t>
      </w:r>
      <w:r>
        <w:rPr>
          <w:rFonts w:hint="eastAsia"/>
        </w:rPr>
        <w:t>Agent</w:t>
      </w:r>
      <w:r>
        <w:rPr>
          <w:rFonts w:hint="eastAsia"/>
        </w:rPr>
        <w:t>（</w:t>
      </w:r>
      <w:r>
        <w:rPr>
          <w:rFonts w:hint="eastAsia"/>
        </w:rPr>
        <w:t>koordlet</w:t>
      </w:r>
      <w:r>
        <w:rPr>
          <w:rFonts w:hint="eastAsia"/>
        </w:rPr>
        <w:t>）监测高优任务的实际负载，动态压制低优任务。</w:t>
      </w:r>
    </w:p>
    <w:p w14:paraId="7C8EB232" w14:textId="77777777" w:rsidR="00957881" w:rsidRDefault="00000000">
      <w:pPr>
        <w:pStyle w:val="BodyText"/>
      </w:pPr>
      <w:r>
        <w:t xml:space="preserve">Koordinator </w:t>
      </w:r>
      <w:r>
        <w:rPr>
          <w:rFonts w:hint="eastAsia"/>
        </w:rPr>
        <w:t>的架构上同样是基于</w:t>
      </w:r>
      <w:r>
        <w:t xml:space="preserve"> kube-scheduler </w:t>
      </w:r>
      <w:r>
        <w:rPr>
          <w:rFonts w:hint="eastAsia"/>
        </w:rPr>
        <w:t>的插件扩展，属于</w:t>
      </w:r>
      <w:r>
        <w:t xml:space="preserve"> Scheduling Framework </w:t>
      </w:r>
      <w:r>
        <w:rPr>
          <w:rFonts w:hint="eastAsia"/>
        </w:rPr>
        <w:t>之上的能力增强，而非分布式架构改造。因此在多实例并发调度、水平扩展方向上，</w:t>
      </w:r>
      <w:r>
        <w:rPr>
          <w:rFonts w:hint="eastAsia"/>
        </w:rPr>
        <w:t>Koordinator</w:t>
      </w:r>
      <w:r>
        <w:t xml:space="preserve"> </w:t>
      </w:r>
      <w:r>
        <w:rPr>
          <w:rFonts w:hint="eastAsia"/>
        </w:rPr>
        <w:t>与</w:t>
      </w:r>
      <w:r>
        <w:t xml:space="preserve"> kube-scheduler </w:t>
      </w:r>
      <w:r>
        <w:rPr>
          <w:rFonts w:hint="eastAsia"/>
        </w:rPr>
        <w:t>保持一致，并不追求单纯的吞吐提升。</w:t>
      </w:r>
    </w:p>
    <w:p w14:paraId="095711AB" w14:textId="77777777" w:rsidR="00957881" w:rsidRDefault="00000000">
      <w:pPr>
        <w:pStyle w:val="Heading2"/>
        <w:spacing w:before="156" w:after="156"/>
      </w:pPr>
      <w:bookmarkStart w:id="257" w:name="_Toc241154062"/>
      <w:bookmarkStart w:id="258" w:name="大规模分布式调度器-gödel"/>
      <w:bookmarkEnd w:id="256"/>
      <w:r>
        <w:t>2.4</w:t>
      </w:r>
      <w:r>
        <w:t xml:space="preserve">　</w:t>
      </w:r>
      <w:r>
        <w:rPr>
          <w:rFonts w:hint="eastAsia"/>
        </w:rPr>
        <w:t>大规模分布式调度器</w:t>
      </w:r>
      <w:r>
        <w:t xml:space="preserve"> Gödel</w:t>
      </w:r>
      <w:bookmarkEnd w:id="257"/>
    </w:p>
    <w:p w14:paraId="6C4D7701" w14:textId="77777777" w:rsidR="00957881" w:rsidRDefault="00000000">
      <w:pPr>
        <w:pStyle w:val="FirstParagraph"/>
      </w:pPr>
      <w:r>
        <w:rPr>
          <w:rFonts w:hint="eastAsia"/>
        </w:rPr>
        <w:t>从集群调度系统的演进历程来看，</w:t>
      </w:r>
      <w:r>
        <w:rPr>
          <w:rFonts w:hint="eastAsia"/>
        </w:rPr>
        <w:t>Google</w:t>
      </w:r>
      <w:r>
        <w:t xml:space="preserve"> </w:t>
      </w:r>
      <w:r>
        <w:rPr>
          <w:rFonts w:hint="eastAsia"/>
        </w:rPr>
        <w:t>的</w:t>
      </w:r>
      <w:r>
        <w:t xml:space="preserve"> Borg</w:t>
      </w:r>
      <w:r w:rsidR="00957881">
        <w:fldChar w:fldCharType="begin"/>
      </w:r>
      <w:r w:rsidR="00957881">
        <w:instrText>HYPERLINK \l "ref17" \h</w:instrText>
      </w:r>
      <w:r w:rsidR="00957881">
        <w:fldChar w:fldCharType="separate"/>
      </w:r>
      <w:r w:rsidR="00957881">
        <w:rPr>
          <w:vertAlign w:val="superscript"/>
        </w:rPr>
        <w:t>[17]</w:t>
      </w:r>
      <w:r w:rsidR="00957881">
        <w:fldChar w:fldCharType="end"/>
      </w:r>
      <w:r>
        <w:t xml:space="preserve"> </w:t>
      </w:r>
      <w:r>
        <w:rPr>
          <w:rFonts w:hint="eastAsia"/>
        </w:rPr>
        <w:t>采用集中式架构并以成熟的工程实践支撑超大规模集群；</w:t>
      </w:r>
      <w:r>
        <w:rPr>
          <w:rFonts w:hint="eastAsia"/>
        </w:rPr>
        <w:t>Omega</w:t>
      </w:r>
      <w:r w:rsidR="00957881">
        <w:fldChar w:fldCharType="begin"/>
      </w:r>
      <w:r w:rsidR="00957881">
        <w:instrText>HYPERLINK \l "ref1" \h</w:instrText>
      </w:r>
      <w:r w:rsidR="00957881">
        <w:fldChar w:fldCharType="separate"/>
      </w:r>
      <w:r w:rsidR="00957881">
        <w:rPr>
          <w:vertAlign w:val="superscript"/>
        </w:rPr>
        <w:t>[1]</w:t>
      </w:r>
      <w:r w:rsidR="00957881">
        <w:fldChar w:fldCharType="end"/>
      </w:r>
      <w:r>
        <w:t xml:space="preserve"> </w:t>
      </w:r>
      <w:r>
        <w:rPr>
          <w:rFonts w:hint="eastAsia"/>
        </w:rPr>
        <w:t>提出共享状态与乐观并发控制的调度模型；</w:t>
      </w:r>
      <w:r>
        <w:rPr>
          <w:rFonts w:hint="eastAsia"/>
        </w:rPr>
        <w:t>Mesos</w:t>
      </w:r>
      <w:r w:rsidR="00957881">
        <w:fldChar w:fldCharType="begin"/>
      </w:r>
      <w:r w:rsidR="00957881">
        <w:instrText>HYPERLINK \l "ref18" \h</w:instrText>
      </w:r>
      <w:r w:rsidR="00957881">
        <w:fldChar w:fldCharType="separate"/>
      </w:r>
      <w:r w:rsidR="00957881">
        <w:rPr>
          <w:vertAlign w:val="superscript"/>
        </w:rPr>
        <w:t>[18]</w:t>
      </w:r>
      <w:r w:rsidR="00957881">
        <w:fldChar w:fldCharType="end"/>
      </w:r>
      <w:r>
        <w:t xml:space="preserve"> </w:t>
      </w:r>
      <w:r>
        <w:rPr>
          <w:rFonts w:hint="eastAsia"/>
        </w:rPr>
        <w:t>采用双层架构，通过资源拍卖机制支持多框架共享集群；基于一致性哈希</w:t>
      </w:r>
      <w:r w:rsidR="00957881">
        <w:fldChar w:fldCharType="begin"/>
      </w:r>
      <w:r w:rsidR="00957881">
        <w:instrText>HYPERLINK \l "ref19" \h</w:instrText>
      </w:r>
      <w:r w:rsidR="00957881">
        <w:fldChar w:fldCharType="separate"/>
      </w:r>
      <w:r w:rsidR="00957881">
        <w:rPr>
          <w:vertAlign w:val="superscript"/>
        </w:rPr>
        <w:t>[19]</w:t>
      </w:r>
      <w:r w:rsidR="00957881">
        <w:fldChar w:fldCharType="end"/>
      </w:r>
      <w:r>
        <w:t xml:space="preserve"> </w:t>
      </w:r>
      <w:r>
        <w:rPr>
          <w:rFonts w:hint="eastAsia"/>
        </w:rPr>
        <w:lastRenderedPageBreak/>
        <w:t>等分片思想的资源划分进一步降低了全局竞争，</w:t>
      </w:r>
      <w:r>
        <w:rPr>
          <w:rFonts w:hint="eastAsia"/>
        </w:rPr>
        <w:t>Sparrow</w:t>
      </w:r>
      <w:r w:rsidR="00957881">
        <w:fldChar w:fldCharType="begin"/>
      </w:r>
      <w:r w:rsidR="00957881">
        <w:instrText>HYPERLINK \l "ref20" \h</w:instrText>
      </w:r>
      <w:r w:rsidR="00957881">
        <w:fldChar w:fldCharType="separate"/>
      </w:r>
      <w:r w:rsidR="00957881">
        <w:rPr>
          <w:vertAlign w:val="superscript"/>
        </w:rPr>
        <w:t>[20]</w:t>
      </w:r>
      <w:r w:rsidR="00957881">
        <w:fldChar w:fldCharType="end"/>
      </w:r>
      <w:r>
        <w:t xml:space="preserve"> </w:t>
      </w:r>
      <w:r>
        <w:rPr>
          <w:rFonts w:hint="eastAsia"/>
        </w:rPr>
        <w:t>通过批采样实现分布式低延迟调度，</w:t>
      </w:r>
      <w:r>
        <w:rPr>
          <w:rFonts w:hint="eastAsia"/>
        </w:rPr>
        <w:t>YARN</w:t>
      </w:r>
      <w:r w:rsidR="00957881">
        <w:fldChar w:fldCharType="begin"/>
      </w:r>
      <w:r w:rsidR="00957881">
        <w:instrText>HYPERLINK \l "ref21" \h</w:instrText>
      </w:r>
      <w:r w:rsidR="00957881">
        <w:fldChar w:fldCharType="separate"/>
      </w:r>
      <w:r w:rsidR="00957881">
        <w:rPr>
          <w:vertAlign w:val="superscript"/>
        </w:rPr>
        <w:t>[21]</w:t>
      </w:r>
      <w:r w:rsidR="00957881">
        <w:fldChar w:fldCharType="end"/>
      </w:r>
      <w:r>
        <w:t xml:space="preserve"> </w:t>
      </w:r>
      <w:r>
        <w:rPr>
          <w:rFonts w:hint="eastAsia"/>
        </w:rPr>
        <w:t>将资源管理从任务调度中解耦。近年来，</w:t>
      </w:r>
      <w:r>
        <w:rPr>
          <w:rFonts w:hint="eastAsia"/>
        </w:rPr>
        <w:t>BeeHive</w:t>
      </w:r>
      <w:r w:rsidR="00957881">
        <w:fldChar w:fldCharType="begin"/>
      </w:r>
      <w:r w:rsidR="00957881">
        <w:instrText>HYPERLINK \l "ref22" \h</w:instrText>
      </w:r>
      <w:r w:rsidR="00957881">
        <w:fldChar w:fldCharType="separate"/>
      </w:r>
      <w:r w:rsidR="00957881">
        <w:rPr>
          <w:vertAlign w:val="superscript"/>
        </w:rPr>
        <w:t>[22]</w:t>
      </w:r>
      <w:r w:rsidR="00957881">
        <w:fldChar w:fldCharType="end"/>
      </w:r>
      <w:r>
        <w:t>、</w:t>
      </w:r>
      <w:r>
        <w:t>YuniKorn</w:t>
      </w:r>
      <w:r w:rsidR="00957881">
        <w:fldChar w:fldCharType="begin"/>
      </w:r>
      <w:r w:rsidR="00957881">
        <w:instrText>HYPERLINK \l "ref23" \h</w:instrText>
      </w:r>
      <w:r w:rsidR="00957881">
        <w:fldChar w:fldCharType="separate"/>
      </w:r>
      <w:r w:rsidR="00957881">
        <w:rPr>
          <w:vertAlign w:val="superscript"/>
        </w:rPr>
        <w:t>[23]</w:t>
      </w:r>
      <w:r w:rsidR="00957881">
        <w:fldChar w:fldCharType="end"/>
      </w:r>
      <w:r>
        <w:t xml:space="preserve"> </w:t>
      </w:r>
      <w:r>
        <w:rPr>
          <w:rFonts w:hint="eastAsia"/>
        </w:rPr>
        <w:t>等方案面向弹性伸缩与大数据队列场景提供了差异化能力；</w:t>
      </w:r>
      <w:r>
        <w:rPr>
          <w:rFonts w:hint="eastAsia"/>
        </w:rPr>
        <w:t>Burns</w:t>
      </w:r>
      <w:r>
        <w:t xml:space="preserve"> </w:t>
      </w:r>
      <w:r>
        <w:rPr>
          <w:rFonts w:hint="eastAsia"/>
        </w:rPr>
        <w:t>等系统回顾了</w:t>
      </w:r>
      <w:r>
        <w:t xml:space="preserve"> Borg</w:t>
      </w:r>
      <w:r>
        <w:t>、</w:t>
      </w:r>
      <w:r>
        <w:t xml:space="preserve">Omega </w:t>
      </w:r>
      <w:r>
        <w:rPr>
          <w:rFonts w:hint="eastAsia"/>
        </w:rPr>
        <w:t>与</w:t>
      </w:r>
      <w:r>
        <w:t xml:space="preserve"> Kubernetes </w:t>
      </w:r>
      <w:r>
        <w:rPr>
          <w:rFonts w:hint="eastAsia"/>
        </w:rPr>
        <w:t>三代集群管理系统的演进</w:t>
      </w:r>
      <w:r w:rsidR="00957881">
        <w:fldChar w:fldCharType="begin"/>
      </w:r>
      <w:r w:rsidR="00957881">
        <w:instrText>HYPERLINK \l "ref24" \h</w:instrText>
      </w:r>
      <w:r w:rsidR="00957881">
        <w:fldChar w:fldCharType="separate"/>
      </w:r>
      <w:r w:rsidR="00957881">
        <w:rPr>
          <w:vertAlign w:val="superscript"/>
        </w:rPr>
        <w:t>[24]</w:t>
      </w:r>
      <w:r w:rsidR="00957881">
        <w:fldChar w:fldCharType="end"/>
      </w:r>
      <w:r>
        <w:rPr>
          <w:rFonts w:hint="eastAsia"/>
        </w:rPr>
        <w:t>，</w:t>
      </w:r>
      <w:r>
        <w:rPr>
          <w:rFonts w:hint="eastAsia"/>
        </w:rPr>
        <w:t>Tirmazi</w:t>
      </w:r>
      <w:r>
        <w:t xml:space="preserve"> </w:t>
      </w:r>
      <w:r>
        <w:rPr>
          <w:rFonts w:hint="eastAsia"/>
        </w:rPr>
        <w:t>等给出了</w:t>
      </w:r>
      <w:r>
        <w:t xml:space="preserve"> Borg </w:t>
      </w:r>
      <w:r>
        <w:rPr>
          <w:rFonts w:hint="eastAsia"/>
        </w:rPr>
        <w:t>在超大规模生产环境中的最新实践</w:t>
      </w:r>
      <w:r w:rsidR="00957881">
        <w:fldChar w:fldCharType="begin"/>
      </w:r>
      <w:r w:rsidR="00957881">
        <w:instrText>HYPERLINK \l "ref25" \h</w:instrText>
      </w:r>
      <w:r w:rsidR="00957881">
        <w:fldChar w:fldCharType="separate"/>
      </w:r>
      <w:r w:rsidR="00957881">
        <w:rPr>
          <w:vertAlign w:val="superscript"/>
        </w:rPr>
        <w:t>[25]</w:t>
      </w:r>
      <w:r w:rsidR="00957881">
        <w:fldChar w:fldCharType="end"/>
      </w:r>
      <w:r>
        <w:rPr>
          <w:rFonts w:hint="eastAsia"/>
        </w:rPr>
        <w:t>；在调度策略优化方面，</w:t>
      </w:r>
      <w:r>
        <w:rPr>
          <w:rFonts w:hint="eastAsia"/>
        </w:rPr>
        <w:t>Tetris</w:t>
      </w:r>
      <w:r w:rsidR="00957881">
        <w:fldChar w:fldCharType="begin"/>
      </w:r>
      <w:r w:rsidR="00957881">
        <w:instrText>HYPERLINK \l "ref26" \h</w:instrText>
      </w:r>
      <w:r w:rsidR="00957881">
        <w:fldChar w:fldCharType="separate"/>
      </w:r>
      <w:r w:rsidR="00957881">
        <w:rPr>
          <w:vertAlign w:val="superscript"/>
        </w:rPr>
        <w:t>[26]</w:t>
      </w:r>
      <w:r w:rsidR="00957881">
        <w:fldChar w:fldCharType="end"/>
      </w:r>
      <w:r>
        <w:t xml:space="preserve"> </w:t>
      </w:r>
      <w:r>
        <w:rPr>
          <w:rFonts w:hint="eastAsia"/>
        </w:rPr>
        <w:t>针对多维资源进行联合打包以提升集群利用率。</w:t>
      </w:r>
    </w:p>
    <w:p w14:paraId="72DB4FCE" w14:textId="77777777" w:rsidR="00957881" w:rsidRDefault="00000000">
      <w:pPr>
        <w:pStyle w:val="BodyText"/>
      </w:pPr>
      <w:r>
        <w:rPr>
          <w:rFonts w:hint="eastAsia"/>
        </w:rPr>
        <w:t>字节跳动开源的</w:t>
      </w:r>
      <w:r>
        <w:t xml:space="preserve"> Gödel Scheduler</w:t>
      </w:r>
      <w:r w:rsidR="00957881">
        <w:fldChar w:fldCharType="begin"/>
      </w:r>
      <w:r w:rsidR="00957881">
        <w:instrText>HYPERLINK \l "ref3" \h</w:instrText>
      </w:r>
      <w:r w:rsidR="00957881">
        <w:fldChar w:fldCharType="separate"/>
      </w:r>
      <w:r w:rsidR="00957881">
        <w:rPr>
          <w:vertAlign w:val="superscript"/>
        </w:rPr>
        <w:t>[3]</w:t>
      </w:r>
      <w:r w:rsidR="00957881">
        <w:fldChar w:fldCharType="end"/>
      </w:r>
      <w:r>
        <w:t xml:space="preserve"> </w:t>
      </w:r>
      <w:r>
        <w:rPr>
          <w:rFonts w:hint="eastAsia"/>
        </w:rPr>
        <w:t>是目前少数完整实现了多实例并发分布式调度的开源项目。其核心架构包含三层：</w:t>
      </w:r>
    </w:p>
    <w:p w14:paraId="629187FF" w14:textId="77777777" w:rsidR="00957881" w:rsidRDefault="00000000">
      <w:pPr>
        <w:pStyle w:val="Compact"/>
        <w:numPr>
          <w:ilvl w:val="0"/>
          <w:numId w:val="7"/>
        </w:numPr>
        <w:ind w:left="780"/>
      </w:pPr>
      <w:r>
        <w:rPr>
          <w:rFonts w:hint="eastAsia"/>
        </w:rPr>
        <w:t>Dispatcher</w:t>
      </w:r>
      <w:r>
        <w:rPr>
          <w:rFonts w:hint="eastAsia"/>
        </w:rPr>
        <w:t>：单实例（通过</w:t>
      </w:r>
      <w:r>
        <w:t xml:space="preserve"> Leader Election </w:t>
      </w:r>
      <w:r>
        <w:rPr>
          <w:rFonts w:hint="eastAsia"/>
        </w:rPr>
        <w:t>保证），负责将待调度的</w:t>
      </w:r>
      <w:r>
        <w:t xml:space="preserve"> Pod </w:t>
      </w:r>
      <w:r>
        <w:rPr>
          <w:rFonts w:hint="eastAsia"/>
        </w:rPr>
        <w:t>分发给某个具体的</w:t>
      </w:r>
      <w:r>
        <w:t xml:space="preserve"> Scheduler </w:t>
      </w:r>
      <w:r>
        <w:rPr>
          <w:rFonts w:hint="eastAsia"/>
        </w:rPr>
        <w:t>实例。分发依据包括</w:t>
      </w:r>
      <w:r>
        <w:t xml:space="preserve"> Pod </w:t>
      </w:r>
      <w:r>
        <w:rPr>
          <w:rFonts w:hint="eastAsia"/>
        </w:rPr>
        <w:t>的</w:t>
      </w:r>
      <w:r>
        <w:t xml:space="preserve"> PodGroup </w:t>
      </w:r>
      <w:r>
        <w:rPr>
          <w:rFonts w:hint="eastAsia"/>
        </w:rPr>
        <w:t>归属、</w:t>
      </w:r>
      <w:r>
        <w:rPr>
          <w:rFonts w:hint="eastAsia"/>
        </w:rPr>
        <w:t>Owner</w:t>
      </w:r>
      <w:r>
        <w:t xml:space="preserve"> </w:t>
      </w:r>
      <w:r>
        <w:rPr>
          <w:rFonts w:hint="eastAsia"/>
        </w:rPr>
        <w:t>亲和策略、以及</w:t>
      </w:r>
      <w:r>
        <w:t xml:space="preserve"> Scheduler </w:t>
      </w:r>
      <w:r>
        <w:rPr>
          <w:rFonts w:hint="eastAsia"/>
        </w:rPr>
        <w:t>实例的负载均衡；同时</w:t>
      </w:r>
      <w:r>
        <w:t xml:space="preserve"> Dispatcher </w:t>
      </w:r>
      <w:r>
        <w:rPr>
          <w:rFonts w:hint="eastAsia"/>
        </w:rPr>
        <w:t>维护一个节点分区表，通过</w:t>
      </w:r>
      <w:r>
        <w:t xml:space="preserve"> Node Partition Manager </w:t>
      </w:r>
      <w:r>
        <w:rPr>
          <w:rFonts w:hint="eastAsia"/>
        </w:rPr>
        <w:t>将全集群节点划分给不同的</w:t>
      </w:r>
      <w:r>
        <w:t xml:space="preserve"> Scheduler </w:t>
      </w:r>
      <w:r>
        <w:rPr>
          <w:rFonts w:hint="eastAsia"/>
        </w:rPr>
        <w:t>实例；</w:t>
      </w:r>
    </w:p>
    <w:p w14:paraId="041B2CB7" w14:textId="77777777" w:rsidR="00957881" w:rsidRDefault="00000000">
      <w:pPr>
        <w:pStyle w:val="Compact"/>
        <w:numPr>
          <w:ilvl w:val="0"/>
          <w:numId w:val="7"/>
        </w:numPr>
        <w:ind w:left="780"/>
      </w:pPr>
      <w:r>
        <w:rPr>
          <w:rFonts w:hint="eastAsia"/>
        </w:rPr>
        <w:t>Scheduler</w:t>
      </w:r>
      <w:r>
        <w:rPr>
          <w:rFonts w:hint="eastAsia"/>
        </w:rPr>
        <w:t>：多实例（水平扩展），每个</w:t>
      </w:r>
      <w:r>
        <w:t xml:space="preserve"> Scheduler </w:t>
      </w:r>
      <w:r>
        <w:rPr>
          <w:rFonts w:hint="eastAsia"/>
        </w:rPr>
        <w:t>实例只负责自己分区内的节点，独立执行</w:t>
      </w:r>
      <w:r>
        <w:t xml:space="preserve"> Filter/Score/Reserve </w:t>
      </w:r>
      <w:r>
        <w:rPr>
          <w:rFonts w:hint="eastAsia"/>
        </w:rPr>
        <w:t>完成调度决策，然后将决策通过</w:t>
      </w:r>
      <w:r>
        <w:t xml:space="preserve"> Kubernetes API </w:t>
      </w:r>
      <w:r>
        <w:rPr>
          <w:rFonts w:hint="eastAsia"/>
        </w:rPr>
        <w:t>传递给</w:t>
      </w:r>
      <w:r>
        <w:t xml:space="preserve"> </w:t>
      </w:r>
      <w:r>
        <w:rPr>
          <w:rFonts w:hint="eastAsia"/>
        </w:rPr>
        <w:t>Binder</w:t>
      </w:r>
      <w:r>
        <w:rPr>
          <w:rFonts w:hint="eastAsia"/>
        </w:rPr>
        <w:t>；</w:t>
      </w:r>
    </w:p>
    <w:p w14:paraId="218F0B40" w14:textId="77777777" w:rsidR="00957881" w:rsidRDefault="00000000">
      <w:pPr>
        <w:pStyle w:val="Compact"/>
        <w:numPr>
          <w:ilvl w:val="0"/>
          <w:numId w:val="7"/>
        </w:numPr>
        <w:ind w:left="780"/>
      </w:pPr>
      <w:r>
        <w:rPr>
          <w:rFonts w:hint="eastAsia"/>
        </w:rPr>
        <w:t>Binder</w:t>
      </w:r>
      <w:r>
        <w:rPr>
          <w:rFonts w:hint="eastAsia"/>
        </w:rPr>
        <w:t>：独立部署（</w:t>
      </w:r>
      <w:r>
        <w:rPr>
          <w:rFonts w:hint="eastAsia"/>
        </w:rPr>
        <w:t>Deployment</w:t>
      </w:r>
      <w:r>
        <w:t xml:space="preserve"> </w:t>
      </w:r>
      <w:r>
        <w:rPr>
          <w:rFonts w:hint="eastAsia"/>
        </w:rPr>
        <w:t>形态），从</w:t>
      </w:r>
      <w:r>
        <w:t xml:space="preserve"> Kubernetes API Server </w:t>
      </w:r>
      <w:r>
        <w:rPr>
          <w:rFonts w:hint="eastAsia"/>
        </w:rPr>
        <w:t>通过</w:t>
      </w:r>
      <w:r>
        <w:t xml:space="preserve"> Informer </w:t>
      </w:r>
      <w:r>
        <w:rPr>
          <w:rFonts w:hint="eastAsia"/>
        </w:rPr>
        <w:t>接收调度决策事件，负责最终的</w:t>
      </w:r>
      <w:r>
        <w:t xml:space="preserve"> Bind API </w:t>
      </w:r>
      <w:r>
        <w:rPr>
          <w:rFonts w:hint="eastAsia"/>
        </w:rPr>
        <w:t>调用与冲突处理。</w:t>
      </w:r>
    </w:p>
    <w:p w14:paraId="07AF5485" w14:textId="77777777" w:rsidR="00957881" w:rsidRDefault="00000000">
      <w:pPr>
        <w:pStyle w:val="FirstParagraph"/>
      </w:pPr>
      <w:r>
        <w:t xml:space="preserve">Gödel </w:t>
      </w:r>
      <w:r>
        <w:rPr>
          <w:rFonts w:hint="eastAsia"/>
        </w:rPr>
        <w:t>的核心创新点在于节点分区机制：通过将全集群节点划分为互不相交的分区，多个</w:t>
      </w:r>
      <w:r>
        <w:t xml:space="preserve"> Scheduler </w:t>
      </w:r>
      <w:r>
        <w:rPr>
          <w:rFonts w:hint="eastAsia"/>
        </w:rPr>
        <w:t>实例天然避免了对同一节点资源的竞争，从而实现真正意义上的并发调度。字节跳动内部报告称该架构在</w:t>
      </w:r>
      <w:r>
        <w:t xml:space="preserve"> 3 </w:t>
      </w:r>
      <w:r>
        <w:rPr>
          <w:rFonts w:hint="eastAsia"/>
        </w:rPr>
        <w:t>万节点级别的生产集群中稳定运行</w:t>
      </w:r>
      <w:r w:rsidR="00957881">
        <w:fldChar w:fldCharType="begin"/>
      </w:r>
      <w:r w:rsidR="00957881">
        <w:instrText>HYPERLINK \l "ref4" \h</w:instrText>
      </w:r>
      <w:r w:rsidR="00957881">
        <w:fldChar w:fldCharType="separate"/>
      </w:r>
      <w:r w:rsidR="00957881">
        <w:rPr>
          <w:vertAlign w:val="superscript"/>
        </w:rPr>
        <w:t>[4]</w:t>
      </w:r>
      <w:r w:rsidR="00957881">
        <w:fldChar w:fldCharType="end"/>
      </w:r>
      <w:r>
        <w:t>。</w:t>
      </w:r>
    </w:p>
    <w:p w14:paraId="6C4A239E" w14:textId="77777777" w:rsidR="00957881" w:rsidRDefault="00000000">
      <w:pPr>
        <w:pStyle w:val="BodyText"/>
      </w:pPr>
      <w:r>
        <w:rPr>
          <w:rFonts w:hint="eastAsia"/>
        </w:rPr>
        <w:t>然而，</w:t>
      </w:r>
      <w:r>
        <w:rPr>
          <w:rFonts w:hint="eastAsia"/>
        </w:rPr>
        <w:t>Gödel</w:t>
      </w:r>
      <w:r>
        <w:t xml:space="preserve"> </w:t>
      </w:r>
      <w:r>
        <w:rPr>
          <w:rFonts w:hint="eastAsia"/>
        </w:rPr>
        <w:t>中</w:t>
      </w:r>
      <w:r>
        <w:t xml:space="preserve"> Binder </w:t>
      </w:r>
      <w:r>
        <w:rPr>
          <w:rFonts w:hint="eastAsia"/>
        </w:rPr>
        <w:t>的独立部署形态在超高并发场景下会再次成为串行化瓶颈。此外，</w:t>
      </w:r>
      <w:r>
        <w:rPr>
          <w:rFonts w:hint="eastAsia"/>
        </w:rPr>
        <w:t>Gödel</w:t>
      </w:r>
      <w:r>
        <w:t xml:space="preserve"> </w:t>
      </w:r>
      <w:r>
        <w:rPr>
          <w:rFonts w:hint="eastAsia"/>
        </w:rPr>
        <w:t>公开发表的分析中缺乏对节点分区归属动态漂移（</w:t>
      </w:r>
      <w:r>
        <w:rPr>
          <w:rFonts w:hint="eastAsia"/>
        </w:rPr>
        <w:t>Dispatcher</w:t>
      </w:r>
      <w:r>
        <w:t xml:space="preserve"> </w:t>
      </w:r>
      <w:r>
        <w:rPr>
          <w:rFonts w:hint="eastAsia"/>
        </w:rPr>
        <w:t>在运行时重新分配节点归属）场景下一致性保证的完整论证。</w:t>
      </w:r>
    </w:p>
    <w:p w14:paraId="7345522A" w14:textId="77777777" w:rsidR="00957881" w:rsidRDefault="00000000">
      <w:pPr>
        <w:pStyle w:val="Heading2"/>
        <w:spacing w:before="156" w:after="156"/>
      </w:pPr>
      <w:bookmarkStart w:id="259" w:name="_Toc241154063"/>
      <w:bookmarkStart w:id="260" w:name="etcd-的一致性模型与本文关键依赖"/>
      <w:bookmarkEnd w:id="258"/>
      <w:r>
        <w:t>2.5</w:t>
      </w:r>
      <w:r>
        <w:t xml:space="preserve">　</w:t>
      </w:r>
      <w:r>
        <w:t xml:space="preserve">etcd </w:t>
      </w:r>
      <w:r>
        <w:rPr>
          <w:rFonts w:hint="eastAsia"/>
        </w:rPr>
        <w:t>的一致性模型与本文关键依赖</w:t>
      </w:r>
      <w:bookmarkEnd w:id="259"/>
    </w:p>
    <w:p w14:paraId="456E1982" w14:textId="77777777" w:rsidR="00957881" w:rsidRDefault="00000000">
      <w:pPr>
        <w:pStyle w:val="FirstParagraph"/>
      </w:pPr>
      <w:r>
        <w:t xml:space="preserve">etcd </w:t>
      </w:r>
      <w:r>
        <w:rPr>
          <w:rFonts w:hint="eastAsia"/>
        </w:rPr>
        <w:t>是</w:t>
      </w:r>
      <w:r>
        <w:t xml:space="preserve"> Kubernetes </w:t>
      </w:r>
      <w:r>
        <w:rPr>
          <w:rFonts w:hint="eastAsia"/>
        </w:rPr>
        <w:t>集群的核心元数据存储，采用</w:t>
      </w:r>
      <w:r>
        <w:t xml:space="preserve"> Raft </w:t>
      </w:r>
      <w:r>
        <w:rPr>
          <w:rFonts w:hint="eastAsia"/>
        </w:rPr>
        <w:t>协议</w:t>
      </w:r>
      <w:r w:rsidR="00957881">
        <w:fldChar w:fldCharType="begin"/>
      </w:r>
      <w:r w:rsidR="00957881">
        <w:instrText>HYPERLINK \l "ref27" \h</w:instrText>
      </w:r>
      <w:r w:rsidR="00957881">
        <w:fldChar w:fldCharType="separate"/>
      </w:r>
      <w:r w:rsidR="00957881">
        <w:rPr>
          <w:vertAlign w:val="superscript"/>
        </w:rPr>
        <w:t>[27]</w:t>
      </w:r>
      <w:r w:rsidR="00957881">
        <w:fldChar w:fldCharType="end"/>
      </w:r>
      <w:r>
        <w:rPr>
          <w:rFonts w:hint="eastAsia"/>
        </w:rPr>
        <w:t>保证强一致性。所有</w:t>
      </w:r>
      <w:r>
        <w:t xml:space="preserve"> Kubernetes </w:t>
      </w:r>
      <w:r>
        <w:rPr>
          <w:rFonts w:hint="eastAsia"/>
        </w:rPr>
        <w:t>资源对象（</w:t>
      </w:r>
      <w:r>
        <w:rPr>
          <w:rFonts w:hint="eastAsia"/>
        </w:rPr>
        <w:t>Pod</w:t>
      </w:r>
      <w:r>
        <w:rPr>
          <w:rFonts w:hint="eastAsia"/>
        </w:rPr>
        <w:t>、</w:t>
      </w:r>
      <w:r>
        <w:rPr>
          <w:rFonts w:hint="eastAsia"/>
        </w:rPr>
        <w:t>Node</w:t>
      </w:r>
      <w:r>
        <w:rPr>
          <w:rFonts w:hint="eastAsia"/>
        </w:rPr>
        <w:t>、</w:t>
      </w:r>
      <w:r>
        <w:rPr>
          <w:rFonts w:hint="eastAsia"/>
        </w:rPr>
        <w:t>Deployment</w:t>
      </w:r>
      <w:r>
        <w:t xml:space="preserve"> </w:t>
      </w:r>
      <w:r>
        <w:rPr>
          <w:rFonts w:hint="eastAsia"/>
        </w:rPr>
        <w:t>等）都以</w:t>
      </w:r>
      <w:r>
        <w:t xml:space="preserve"> key-value </w:t>
      </w:r>
      <w:r>
        <w:rPr>
          <w:rFonts w:hint="eastAsia"/>
        </w:rPr>
        <w:t>的形式存储在</w:t>
      </w:r>
      <w:r>
        <w:t xml:space="preserve"> etcd </w:t>
      </w:r>
      <w:r>
        <w:rPr>
          <w:rFonts w:hint="eastAsia"/>
        </w:rPr>
        <w:t>中，并通过</w:t>
      </w:r>
      <w:r>
        <w:t xml:space="preserve"> kube-apiserver </w:t>
      </w:r>
      <w:r>
        <w:rPr>
          <w:rFonts w:hint="eastAsia"/>
        </w:rPr>
        <w:t>暴露</w:t>
      </w:r>
      <w:r>
        <w:t xml:space="preserve"> RESTful </w:t>
      </w:r>
      <w:r>
        <w:rPr>
          <w:rFonts w:hint="eastAsia"/>
        </w:rPr>
        <w:t>接口对外提供访问。</w:t>
      </w:r>
      <w:r>
        <w:rPr>
          <w:rFonts w:hint="eastAsia"/>
        </w:rPr>
        <w:t>etcd</w:t>
      </w:r>
      <w:r>
        <w:t xml:space="preserve"> </w:t>
      </w:r>
      <w:r>
        <w:rPr>
          <w:rFonts w:hint="eastAsia"/>
        </w:rPr>
        <w:t>官方文档</w:t>
      </w:r>
      <w:r w:rsidR="00957881">
        <w:fldChar w:fldCharType="begin"/>
      </w:r>
      <w:r w:rsidR="00957881">
        <w:instrText>HYPERLINK \l "ref28" \h</w:instrText>
      </w:r>
      <w:r w:rsidR="00957881">
        <w:fldChar w:fldCharType="separate"/>
      </w:r>
      <w:r w:rsidR="00957881">
        <w:rPr>
          <w:vertAlign w:val="superscript"/>
        </w:rPr>
        <w:t>[28]</w:t>
      </w:r>
      <w:r w:rsidR="00957881">
        <w:fldChar w:fldCharType="end"/>
      </w:r>
      <w:r>
        <w:rPr>
          <w:rFonts w:hint="eastAsia"/>
        </w:rPr>
        <w:t>（代码仓库见</w:t>
      </w:r>
      <w:r>
        <w:t xml:space="preserve"> </w:t>
      </w:r>
      <w:r w:rsidR="00957881">
        <w:fldChar w:fldCharType="begin"/>
      </w:r>
      <w:r w:rsidR="00957881">
        <w:instrText>HYPERLINK \l "ref31" \h</w:instrText>
      </w:r>
      <w:r w:rsidR="00957881">
        <w:fldChar w:fldCharType="separate"/>
      </w:r>
      <w:r w:rsidR="00957881">
        <w:rPr>
          <w:vertAlign w:val="superscript"/>
        </w:rPr>
        <w:t>[31]</w:t>
      </w:r>
      <w:r w:rsidR="00957881">
        <w:fldChar w:fldCharType="end"/>
      </w:r>
      <w:r>
        <w:rPr>
          <w:rFonts w:hint="eastAsia"/>
        </w:rPr>
        <w:t>）对其一致性模型与</w:t>
      </w:r>
      <w:r>
        <w:t xml:space="preserve"> API </w:t>
      </w:r>
      <w:r>
        <w:rPr>
          <w:rFonts w:hint="eastAsia"/>
        </w:rPr>
        <w:t>语义进行了完整描述。</w:t>
      </w:r>
    </w:p>
    <w:p w14:paraId="2BD55AA2" w14:textId="77777777" w:rsidR="00957881" w:rsidRDefault="00000000">
      <w:pPr>
        <w:pStyle w:val="BodyText"/>
      </w:pPr>
      <w:r>
        <w:rPr>
          <w:rFonts w:hint="eastAsia"/>
        </w:rPr>
        <w:t>本文的一致性容错机制主要依赖</w:t>
      </w:r>
      <w:r>
        <w:t xml:space="preserve"> etcd </w:t>
      </w:r>
      <w:r>
        <w:rPr>
          <w:rFonts w:hint="eastAsia"/>
        </w:rPr>
        <w:t>通过</w:t>
      </w:r>
      <w:r>
        <w:t xml:space="preserve"> kube-apiserver </w:t>
      </w:r>
      <w:r>
        <w:rPr>
          <w:rFonts w:hint="eastAsia"/>
        </w:rPr>
        <w:t>暴露的三种原子性语义：</w:t>
      </w:r>
    </w:p>
    <w:p w14:paraId="3302BA7D" w14:textId="77777777" w:rsidR="00957881" w:rsidRDefault="00000000">
      <w:pPr>
        <w:pStyle w:val="BodyText"/>
      </w:pPr>
      <w:r>
        <w:rPr>
          <w:rFonts w:hint="eastAsia"/>
        </w:rPr>
        <w:lastRenderedPageBreak/>
        <w:t>（</w:t>
      </w:r>
      <w:r>
        <w:rPr>
          <w:rFonts w:hint="eastAsia"/>
        </w:rPr>
        <w:t>1</w:t>
      </w:r>
      <w:r>
        <w:rPr>
          <w:rFonts w:hint="eastAsia"/>
        </w:rPr>
        <w:t>）</w:t>
      </w:r>
      <w:r>
        <w:rPr>
          <w:rFonts w:hint="eastAsia"/>
        </w:rPr>
        <w:t>Pod</w:t>
      </w:r>
      <w:r>
        <w:t xml:space="preserve"> </w:t>
      </w:r>
      <w:r>
        <w:rPr>
          <w:rFonts w:hint="eastAsia"/>
        </w:rPr>
        <w:t>资源的乐观并发控制（</w:t>
      </w:r>
      <w:r>
        <w:t>resourceVersion</w:t>
      </w:r>
      <w:r>
        <w:rPr>
          <w:rFonts w:hint="eastAsia"/>
        </w:rPr>
        <w:t>）。每个</w:t>
      </w:r>
      <w:r>
        <w:t xml:space="preserve"> Kubernetes </w:t>
      </w:r>
      <w:r>
        <w:rPr>
          <w:rFonts w:hint="eastAsia"/>
        </w:rPr>
        <w:t>资源对象都携带一个</w:t>
      </w:r>
      <w:r>
        <w:t xml:space="preserve"> resourceVersion </w:t>
      </w:r>
      <w:r>
        <w:rPr>
          <w:rFonts w:hint="eastAsia"/>
        </w:rPr>
        <w:t>字段，该值由</w:t>
      </w:r>
      <w:r>
        <w:t xml:space="preserve"> etcd </w:t>
      </w:r>
      <w:r>
        <w:rPr>
          <w:rFonts w:hint="eastAsia"/>
        </w:rPr>
        <w:t>在每次修改时单调递增地生成。对同一资源的</w:t>
      </w:r>
      <w:r>
        <w:t xml:space="preserve"> Patch/Update </w:t>
      </w:r>
      <w:r>
        <w:rPr>
          <w:rFonts w:hint="eastAsia"/>
        </w:rPr>
        <w:t>操作可携带</w:t>
      </w:r>
      <w:r>
        <w:t xml:space="preserve"> resourceVersion </w:t>
      </w:r>
      <w:r>
        <w:rPr>
          <w:rFonts w:hint="eastAsia"/>
        </w:rPr>
        <w:t>参数，只有当当前存储的版本号与提交的版本号一致时才允许写入，否则返回</w:t>
      </w:r>
      <w:r>
        <w:t xml:space="preserve"> 409 Conflict</w:t>
      </w:r>
      <w:r>
        <w:rPr>
          <w:rFonts w:hint="eastAsia"/>
        </w:rPr>
        <w:t>。这一机制是</w:t>
      </w:r>
      <w:r>
        <w:t xml:space="preserve"> Pod </w:t>
      </w:r>
      <w:r>
        <w:rPr>
          <w:rFonts w:hint="eastAsia"/>
        </w:rPr>
        <w:t>注解（如</w:t>
      </w:r>
      <w:r>
        <w:t xml:space="preserve"> scheduler-name</w:t>
      </w:r>
      <w:r>
        <w:t>、</w:t>
      </w:r>
      <w:r>
        <w:t>assumed-node</w:t>
      </w:r>
      <w:r>
        <w:rPr>
          <w:rFonts w:hint="eastAsia"/>
        </w:rPr>
        <w:t>）能被多个组件安全并发修改的基础。</w:t>
      </w:r>
    </w:p>
    <w:p w14:paraId="0AB92BC0" w14:textId="77777777" w:rsidR="00957881" w:rsidRDefault="00000000">
      <w:pPr>
        <w:pStyle w:val="BodyText"/>
      </w:pPr>
      <w:r>
        <w:rPr>
          <w:rFonts w:hint="eastAsia"/>
        </w:rPr>
        <w:t>（</w:t>
      </w:r>
      <w:r>
        <w:rPr>
          <w:rFonts w:hint="eastAsia"/>
        </w:rPr>
        <w:t>2</w:t>
      </w:r>
      <w:r>
        <w:rPr>
          <w:rFonts w:hint="eastAsia"/>
        </w:rPr>
        <w:t>）</w:t>
      </w:r>
      <w:r>
        <w:rPr>
          <w:rFonts w:hint="eastAsia"/>
        </w:rPr>
        <w:t>Watch</w:t>
      </w:r>
      <w:r>
        <w:t xml:space="preserve"> API </w:t>
      </w:r>
      <w:r>
        <w:rPr>
          <w:rFonts w:hint="eastAsia"/>
        </w:rPr>
        <w:t>的一致性视图。客户端可通过</w:t>
      </w:r>
      <w:r>
        <w:t xml:space="preserve"> Watch API </w:t>
      </w:r>
      <w:r>
        <w:rPr>
          <w:rFonts w:hint="eastAsia"/>
        </w:rPr>
        <w:t>从某个</w:t>
      </w:r>
      <w:r>
        <w:t xml:space="preserve"> resourceVersion </w:t>
      </w:r>
      <w:r>
        <w:rPr>
          <w:rFonts w:hint="eastAsia"/>
        </w:rPr>
        <w:t>开始订阅资源变更事件，</w:t>
      </w:r>
      <w:r>
        <w:rPr>
          <w:rFonts w:hint="eastAsia"/>
        </w:rPr>
        <w:t>etcd</w:t>
      </w:r>
      <w:r>
        <w:t xml:space="preserve"> </w:t>
      </w:r>
      <w:r>
        <w:rPr>
          <w:rFonts w:hint="eastAsia"/>
        </w:rPr>
        <w:t>保证同一</w:t>
      </w:r>
      <w:r>
        <w:t xml:space="preserve"> key </w:t>
      </w:r>
      <w:r>
        <w:rPr>
          <w:rFonts w:hint="eastAsia"/>
        </w:rPr>
        <w:t>的事件按</w:t>
      </w:r>
      <w:r>
        <w:t xml:space="preserve"> resourceVersion </w:t>
      </w:r>
      <w:r>
        <w:rPr>
          <w:rFonts w:hint="eastAsia"/>
        </w:rPr>
        <w:t>单调递增顺序推送。</w:t>
      </w:r>
      <w:r>
        <w:rPr>
          <w:rFonts w:hint="eastAsia"/>
        </w:rPr>
        <w:t>Kubernetes</w:t>
      </w:r>
      <w:r>
        <w:t xml:space="preserve"> </w:t>
      </w:r>
      <w:r>
        <w:rPr>
          <w:rFonts w:hint="eastAsia"/>
        </w:rPr>
        <w:t>的</w:t>
      </w:r>
      <w:r>
        <w:t xml:space="preserve"> Informer </w:t>
      </w:r>
      <w:r>
        <w:rPr>
          <w:rFonts w:hint="eastAsia"/>
        </w:rPr>
        <w:t>机制在此基础上构建本地缓存，为调度器提供了一致的资源视图。</w:t>
      </w:r>
    </w:p>
    <w:p w14:paraId="7CD00C29" w14:textId="77777777" w:rsidR="00957881" w:rsidRDefault="00000000">
      <w:pPr>
        <w:pStyle w:val="BodyText"/>
      </w:pPr>
      <w:r>
        <w:rPr>
          <w:rFonts w:hint="eastAsia"/>
        </w:rPr>
        <w:t>（</w:t>
      </w:r>
      <w:r>
        <w:rPr>
          <w:rFonts w:hint="eastAsia"/>
        </w:rPr>
        <w:t>3</w:t>
      </w:r>
      <w:r>
        <w:rPr>
          <w:rFonts w:hint="eastAsia"/>
        </w:rPr>
        <w:t>）</w:t>
      </w:r>
      <w:r>
        <w:rPr>
          <w:rFonts w:hint="eastAsia"/>
        </w:rPr>
        <w:t>Pod</w:t>
      </w:r>
      <w:r>
        <w:t xml:space="preserve"> Bind </w:t>
      </w:r>
      <w:r>
        <w:rPr>
          <w:rFonts w:hint="eastAsia"/>
        </w:rPr>
        <w:t>子资源的原子性。</w:t>
      </w:r>
      <w:r>
        <w:t xml:space="preserve"> Bind API </w:t>
      </w:r>
      <w:r>
        <w:rPr>
          <w:rFonts w:hint="eastAsia"/>
        </w:rPr>
        <w:t>是</w:t>
      </w:r>
      <w:r>
        <w:t xml:space="preserve"> Pod </w:t>
      </w:r>
      <w:r>
        <w:rPr>
          <w:rFonts w:hint="eastAsia"/>
        </w:rPr>
        <w:t>资源的一个特殊子资源（</w:t>
      </w:r>
      <w:r>
        <w:t>POST /api/v1/namespaces/{ns}/pods/{name}/binding</w:t>
      </w:r>
      <w:r>
        <w:rPr>
          <w:rFonts w:hint="eastAsia"/>
        </w:rPr>
        <w:t>），</w:t>
      </w:r>
      <w:r>
        <w:rPr>
          <w:rFonts w:hint="eastAsia"/>
        </w:rPr>
        <w:t>kube-apiserver</w:t>
      </w:r>
      <w:r>
        <w:t xml:space="preserve"> </w:t>
      </w:r>
      <w:r>
        <w:rPr>
          <w:rFonts w:hint="eastAsia"/>
        </w:rPr>
        <w:t>通过</w:t>
      </w:r>
      <w:r>
        <w:t xml:space="preserve"> etcd </w:t>
      </w:r>
      <w:r>
        <w:rPr>
          <w:rFonts w:hint="eastAsia"/>
        </w:rPr>
        <w:t>事务保证：若</w:t>
      </w:r>
      <w:r>
        <w:t xml:space="preserve"> Pod </w:t>
      </w:r>
      <w:r>
        <w:rPr>
          <w:rFonts w:hint="eastAsia"/>
        </w:rPr>
        <w:t>的</w:t>
      </w:r>
      <w:r>
        <w:t xml:space="preserve"> spec.nodeName </w:t>
      </w:r>
      <w:r>
        <w:rPr>
          <w:rFonts w:hint="eastAsia"/>
        </w:rPr>
        <w:t>为空，则允许原子设置为目标节点；若已经设置，则返回</w:t>
      </w:r>
      <w:r>
        <w:t xml:space="preserve"> 409 Conflict</w:t>
      </w:r>
      <w:r>
        <w:rPr>
          <w:rFonts w:hint="eastAsia"/>
        </w:rPr>
        <w:t>。这一语义从根本上排除了”同一</w:t>
      </w:r>
      <w:r>
        <w:t xml:space="preserve"> Pod </w:t>
      </w:r>
      <w:r>
        <w:rPr>
          <w:rFonts w:hint="eastAsia"/>
        </w:rPr>
        <w:t>被并发绑定到两个不同节点”的可能性——不论调度器有多少实例、并发度多高，只要最终都通过</w:t>
      </w:r>
      <w:r>
        <w:t xml:space="preserve"> Bind API </w:t>
      </w:r>
      <w:r>
        <w:rPr>
          <w:rFonts w:hint="eastAsia"/>
        </w:rPr>
        <w:t>写入，</w:t>
      </w:r>
      <w:r>
        <w:rPr>
          <w:rFonts w:hint="eastAsia"/>
        </w:rPr>
        <w:t>Kubernetes</w:t>
      </w:r>
      <w:r>
        <w:t xml:space="preserve"> </w:t>
      </w:r>
      <w:r>
        <w:rPr>
          <w:rFonts w:hint="eastAsia"/>
        </w:rPr>
        <w:t>集群的这一核心不变量就得到保证。</w:t>
      </w:r>
    </w:p>
    <w:p w14:paraId="546F6F90" w14:textId="77777777" w:rsidR="00957881" w:rsidRDefault="00000000">
      <w:pPr>
        <w:pStyle w:val="BodyText"/>
      </w:pPr>
      <w:r>
        <w:rPr>
          <w:rFonts w:hint="eastAsia"/>
        </w:rPr>
        <w:t>本文第</w:t>
      </w:r>
      <w:r>
        <w:t xml:space="preserve"> 4 </w:t>
      </w:r>
      <w:r>
        <w:rPr>
          <w:rFonts w:hint="eastAsia"/>
        </w:rPr>
        <w:t>章的一致性容错机制正是在上述三种</w:t>
      </w:r>
      <w:r>
        <w:t xml:space="preserve"> etcd </w:t>
      </w:r>
      <w:r>
        <w:rPr>
          <w:rFonts w:hint="eastAsia"/>
        </w:rPr>
        <w:t>原子性语义的基础上层层构建的应用层协议，在此我们对其做出显式引用。与</w:t>
      </w:r>
      <w:r>
        <w:t xml:space="preserve"> Gossip </w:t>
      </w:r>
      <w:r>
        <w:rPr>
          <w:rFonts w:hint="eastAsia"/>
        </w:rPr>
        <w:t>等基于概率传播的最终一致性协议</w:t>
      </w:r>
      <w:r w:rsidR="00957881">
        <w:fldChar w:fldCharType="begin"/>
      </w:r>
      <w:r w:rsidR="00957881">
        <w:instrText>HYPERLINK \l "ref29" \h</w:instrText>
      </w:r>
      <w:r w:rsidR="00957881">
        <w:fldChar w:fldCharType="separate"/>
      </w:r>
      <w:r w:rsidR="00957881">
        <w:rPr>
          <w:vertAlign w:val="superscript"/>
        </w:rPr>
        <w:t>[29]</w:t>
      </w:r>
      <w:r w:rsidR="00957881">
        <w:fldChar w:fldCharType="end"/>
      </w:r>
      <w:r>
        <w:rPr>
          <w:rFonts w:hint="eastAsia"/>
        </w:rPr>
        <w:t>不同，本文依赖</w:t>
      </w:r>
      <w:r>
        <w:t xml:space="preserve"> etcd </w:t>
      </w:r>
      <w:r>
        <w:rPr>
          <w:rFonts w:hint="eastAsia"/>
        </w:rPr>
        <w:t>提供的强一致性模型；</w:t>
      </w:r>
      <w:r>
        <w:rPr>
          <w:rFonts w:hint="eastAsia"/>
        </w:rPr>
        <w:t>Raft</w:t>
      </w:r>
      <w:r>
        <w:t xml:space="preserve"> </w:t>
      </w:r>
      <w:r>
        <w:rPr>
          <w:rFonts w:hint="eastAsia"/>
        </w:rPr>
        <w:t>作为</w:t>
      </w:r>
      <w:r>
        <w:t xml:space="preserve"> Paxos</w:t>
      </w:r>
      <w:r w:rsidR="00957881">
        <w:fldChar w:fldCharType="begin"/>
      </w:r>
      <w:r w:rsidR="00957881">
        <w:instrText>HYPERLINK \l "ref30" \h</w:instrText>
      </w:r>
      <w:r w:rsidR="00957881">
        <w:fldChar w:fldCharType="separate"/>
      </w:r>
      <w:r w:rsidR="00957881">
        <w:rPr>
          <w:vertAlign w:val="superscript"/>
        </w:rPr>
        <w:t>[30]</w:t>
      </w:r>
      <w:r w:rsidR="00957881">
        <w:fldChar w:fldCharType="end"/>
      </w:r>
      <w:r>
        <w:t xml:space="preserve"> </w:t>
      </w:r>
      <w:r>
        <w:rPr>
          <w:rFonts w:hint="eastAsia"/>
        </w:rPr>
        <w:t>的工程化简化，为</w:t>
      </w:r>
      <w:r>
        <w:t xml:space="preserve"> etcd </w:t>
      </w:r>
      <w:r>
        <w:rPr>
          <w:rFonts w:hint="eastAsia"/>
        </w:rPr>
        <w:t>提供了可理解、可验证的一致性实现。表</w:t>
      </w:r>
      <w:r>
        <w:t xml:space="preserve"> 2 </w:t>
      </w:r>
      <w:r>
        <w:rPr>
          <w:rFonts w:hint="eastAsia"/>
        </w:rPr>
        <w:t>汇总了本文所依赖的关键技术与它们所解决的核心问题之间的映射关系。</w:t>
      </w:r>
    </w:p>
    <w:p w14:paraId="5217CC17" w14:textId="77777777" w:rsidR="00957881" w:rsidRDefault="00000000">
      <w:pPr>
        <w:pStyle w:val="TableCaption"/>
      </w:pPr>
      <w:r>
        <w:rPr>
          <w:rFonts w:hint="eastAsia"/>
        </w:rPr>
        <w:t>表</w:t>
      </w:r>
      <w:r>
        <w:t xml:space="preserve"> 2 </w:t>
      </w:r>
      <w:r>
        <w:rPr>
          <w:rFonts w:hint="eastAsia"/>
        </w:rPr>
        <w:t>本文关键技术与对应问题映射</w:t>
      </w:r>
    </w:p>
    <w:tbl>
      <w:tblPr>
        <w:tblStyle w:val="Table"/>
        <w:tblW w:w="9072" w:type="dxa"/>
        <w:tblInd w:w="0" w:type="dxa"/>
        <w:tblLayout w:type="fixed"/>
        <w:tblLook w:val="0020" w:firstRow="1" w:lastRow="0" w:firstColumn="0" w:lastColumn="0" w:noHBand="0" w:noVBand="0"/>
        <w:tblCaption w:val="表 2 本文关键技术与对应问题映射"/>
      </w:tblPr>
      <w:tblGrid>
        <w:gridCol w:w="3024"/>
        <w:gridCol w:w="3024"/>
        <w:gridCol w:w="3024"/>
      </w:tblGrid>
      <w:tr w:rsidR="00957881" w14:paraId="5C8D6448" w14:textId="77777777" w:rsidTr="00957881">
        <w:trPr>
          <w:cnfStyle w:val="100000000000" w:firstRow="1" w:lastRow="0" w:firstColumn="0" w:lastColumn="0" w:oddVBand="0" w:evenVBand="0" w:oddHBand="0" w:evenHBand="0" w:firstRowFirstColumn="0" w:firstRowLastColumn="0" w:lastRowFirstColumn="0" w:lastRowLastColumn="0"/>
          <w:tblHeader/>
        </w:trPr>
        <w:tc>
          <w:tcPr>
            <w:tcW w:w="3024" w:type="dxa"/>
          </w:tcPr>
          <w:p w14:paraId="75FD73F5" w14:textId="77777777" w:rsidR="00957881" w:rsidRDefault="00000000">
            <w:pPr>
              <w:pStyle w:val="TableCell"/>
            </w:pPr>
            <w:r>
              <w:rPr>
                <w:rFonts w:hint="eastAsia"/>
              </w:rPr>
              <w:t>关键技术</w:t>
            </w:r>
          </w:p>
        </w:tc>
        <w:tc>
          <w:tcPr>
            <w:tcW w:w="3024" w:type="dxa"/>
          </w:tcPr>
          <w:p w14:paraId="17566389" w14:textId="77777777" w:rsidR="00957881" w:rsidRDefault="00000000">
            <w:pPr>
              <w:pStyle w:val="TableCell"/>
            </w:pPr>
            <w:r>
              <w:rPr>
                <w:rFonts w:hint="eastAsia"/>
              </w:rPr>
              <w:t>对应问题</w:t>
            </w:r>
          </w:p>
        </w:tc>
        <w:tc>
          <w:tcPr>
            <w:tcW w:w="3024" w:type="dxa"/>
          </w:tcPr>
          <w:p w14:paraId="6835370A" w14:textId="77777777" w:rsidR="00957881" w:rsidRDefault="00000000">
            <w:pPr>
              <w:pStyle w:val="TableCell"/>
            </w:pPr>
            <w:r>
              <w:rPr>
                <w:rFonts w:hint="eastAsia"/>
              </w:rPr>
              <w:t>在本文中的作用</w:t>
            </w:r>
          </w:p>
        </w:tc>
      </w:tr>
      <w:tr w:rsidR="00957881" w14:paraId="26E47758" w14:textId="77777777">
        <w:tc>
          <w:tcPr>
            <w:tcW w:w="3024" w:type="dxa"/>
          </w:tcPr>
          <w:p w14:paraId="374CFC58" w14:textId="77777777" w:rsidR="00957881" w:rsidRDefault="00000000">
            <w:pPr>
              <w:pStyle w:val="TableCell"/>
            </w:pPr>
            <w:r>
              <w:t>MVCC + resourceVersion</w:t>
            </w:r>
          </w:p>
        </w:tc>
        <w:tc>
          <w:tcPr>
            <w:tcW w:w="3024" w:type="dxa"/>
          </w:tcPr>
          <w:p w14:paraId="1F797BCF" w14:textId="77777777" w:rsidR="00957881" w:rsidRDefault="00000000">
            <w:pPr>
              <w:pStyle w:val="TableCell"/>
            </w:pPr>
            <w:r>
              <w:rPr>
                <w:rFonts w:hint="eastAsia"/>
              </w:rPr>
              <w:t>并发冲突检测</w:t>
            </w:r>
          </w:p>
        </w:tc>
        <w:tc>
          <w:tcPr>
            <w:tcW w:w="3024" w:type="dxa"/>
          </w:tcPr>
          <w:p w14:paraId="128F84C0" w14:textId="77777777" w:rsidR="00957881" w:rsidRDefault="00000000">
            <w:pPr>
              <w:pStyle w:val="TableCell"/>
            </w:pPr>
            <w:r>
              <w:rPr>
                <w:rFonts w:hint="eastAsia"/>
              </w:rPr>
              <w:t>形成无锁一致性视图，保证</w:t>
            </w:r>
            <w:r>
              <w:t xml:space="preserve"> Pod/Node </w:t>
            </w:r>
            <w:r>
              <w:rPr>
                <w:rFonts w:hint="eastAsia"/>
              </w:rPr>
              <w:t>注解并发修改安全</w:t>
            </w:r>
          </w:p>
        </w:tc>
      </w:tr>
      <w:tr w:rsidR="00957881" w14:paraId="7BD563DC" w14:textId="77777777">
        <w:tc>
          <w:tcPr>
            <w:tcW w:w="3024" w:type="dxa"/>
          </w:tcPr>
          <w:p w14:paraId="25C32A49" w14:textId="77777777" w:rsidR="00957881" w:rsidRDefault="00000000">
            <w:pPr>
              <w:pStyle w:val="TableCell"/>
            </w:pPr>
            <w:r>
              <w:rPr>
                <w:rFonts w:hint="eastAsia"/>
              </w:rPr>
              <w:t>Txn</w:t>
            </w:r>
            <w:r>
              <w:rPr>
                <w:rFonts w:hint="eastAsia"/>
              </w:rPr>
              <w:t>（</w:t>
            </w:r>
            <w:r>
              <w:rPr>
                <w:rFonts w:hint="eastAsia"/>
              </w:rPr>
              <w:t>CAS</w:t>
            </w:r>
            <w:r>
              <w:rPr>
                <w:rFonts w:hint="eastAsia"/>
              </w:rPr>
              <w:t>）</w:t>
            </w:r>
          </w:p>
        </w:tc>
        <w:tc>
          <w:tcPr>
            <w:tcW w:w="3024" w:type="dxa"/>
          </w:tcPr>
          <w:p w14:paraId="4B39F8A7" w14:textId="77777777" w:rsidR="00957881" w:rsidRDefault="00000000">
            <w:pPr>
              <w:pStyle w:val="TableCell"/>
            </w:pPr>
            <w:r>
              <w:rPr>
                <w:rFonts w:hint="eastAsia"/>
              </w:rPr>
              <w:t>原子提交</w:t>
            </w:r>
          </w:p>
        </w:tc>
        <w:tc>
          <w:tcPr>
            <w:tcW w:w="3024" w:type="dxa"/>
          </w:tcPr>
          <w:p w14:paraId="0A04F91C" w14:textId="77777777" w:rsidR="00957881" w:rsidRDefault="00000000">
            <w:pPr>
              <w:pStyle w:val="TableCell"/>
            </w:pPr>
            <w:r>
              <w:rPr>
                <w:rFonts w:hint="eastAsia"/>
              </w:rPr>
              <w:t>防止双重调度，保证</w:t>
            </w:r>
            <w:r>
              <w:t xml:space="preserve"> Bind </w:t>
            </w:r>
            <w:r>
              <w:rPr>
                <w:rFonts w:hint="eastAsia"/>
              </w:rPr>
              <w:t>唯一性</w:t>
            </w:r>
          </w:p>
        </w:tc>
      </w:tr>
      <w:tr w:rsidR="00957881" w14:paraId="6649FE7F" w14:textId="77777777">
        <w:tc>
          <w:tcPr>
            <w:tcW w:w="3024" w:type="dxa"/>
          </w:tcPr>
          <w:p w14:paraId="4464F412" w14:textId="77777777" w:rsidR="00957881" w:rsidRDefault="00000000">
            <w:pPr>
              <w:pStyle w:val="TableCell"/>
            </w:pPr>
            <w:r>
              <w:t xml:space="preserve">Watch </w:t>
            </w:r>
            <w:r>
              <w:rPr>
                <w:rFonts w:hint="eastAsia"/>
              </w:rPr>
              <w:t>事件流</w:t>
            </w:r>
          </w:p>
        </w:tc>
        <w:tc>
          <w:tcPr>
            <w:tcW w:w="3024" w:type="dxa"/>
          </w:tcPr>
          <w:p w14:paraId="6FF427D5" w14:textId="77777777" w:rsidR="00957881" w:rsidRDefault="00000000">
            <w:pPr>
              <w:pStyle w:val="TableCell"/>
            </w:pPr>
            <w:r>
              <w:rPr>
                <w:rFonts w:hint="eastAsia"/>
              </w:rPr>
              <w:t>任务感知与协同</w:t>
            </w:r>
          </w:p>
        </w:tc>
        <w:tc>
          <w:tcPr>
            <w:tcW w:w="3024" w:type="dxa"/>
          </w:tcPr>
          <w:p w14:paraId="04A919A8" w14:textId="77777777" w:rsidR="00957881" w:rsidRDefault="00000000">
            <w:pPr>
              <w:pStyle w:val="TableCell"/>
            </w:pPr>
            <w:r>
              <w:rPr>
                <w:rFonts w:hint="eastAsia"/>
              </w:rPr>
              <w:t>驱动</w:t>
            </w:r>
            <w:r>
              <w:t xml:space="preserve"> Dispatcher </w:t>
            </w:r>
            <w:r>
              <w:rPr>
                <w:rFonts w:hint="eastAsia"/>
              </w:rPr>
              <w:t>分发与</w:t>
            </w:r>
            <w:r>
              <w:t xml:space="preserve"> Scheduler </w:t>
            </w:r>
            <w:r>
              <w:rPr>
                <w:rFonts w:hint="eastAsia"/>
              </w:rPr>
              <w:t>状态更新</w:t>
            </w:r>
          </w:p>
        </w:tc>
      </w:tr>
      <w:tr w:rsidR="00957881" w14:paraId="2122001D" w14:textId="77777777">
        <w:tc>
          <w:tcPr>
            <w:tcW w:w="3024" w:type="dxa"/>
          </w:tcPr>
          <w:p w14:paraId="3FB53E61" w14:textId="77777777" w:rsidR="00957881" w:rsidRDefault="00000000">
            <w:pPr>
              <w:pStyle w:val="TableCell"/>
            </w:pPr>
            <w:r>
              <w:t xml:space="preserve">Lease / </w:t>
            </w:r>
            <w:r>
              <w:rPr>
                <w:rFonts w:hint="eastAsia"/>
              </w:rPr>
              <w:t>实例心跳</w:t>
            </w:r>
          </w:p>
        </w:tc>
        <w:tc>
          <w:tcPr>
            <w:tcW w:w="3024" w:type="dxa"/>
          </w:tcPr>
          <w:p w14:paraId="2726ECD3" w14:textId="77777777" w:rsidR="00957881" w:rsidRDefault="00000000">
            <w:pPr>
              <w:pStyle w:val="TableCell"/>
            </w:pPr>
            <w:r>
              <w:rPr>
                <w:rFonts w:hint="eastAsia"/>
              </w:rPr>
              <w:t>实例健康检测</w:t>
            </w:r>
          </w:p>
        </w:tc>
        <w:tc>
          <w:tcPr>
            <w:tcW w:w="3024" w:type="dxa"/>
          </w:tcPr>
          <w:p w14:paraId="1B582F79" w14:textId="77777777" w:rsidR="00957881" w:rsidRDefault="00000000">
            <w:pPr>
              <w:pStyle w:val="TableCell"/>
            </w:pPr>
            <w:r>
              <w:rPr>
                <w:rFonts w:hint="eastAsia"/>
              </w:rPr>
              <w:t>触发故障回收链路（</w:t>
            </w:r>
            <w:r>
              <w:rPr>
                <w:rFonts w:hint="eastAsia"/>
              </w:rPr>
              <w:t>Layer</w:t>
            </w:r>
            <w:r>
              <w:t xml:space="preserve"> </w:t>
            </w:r>
            <w:r>
              <w:rPr>
                <w:rFonts w:hint="eastAsia"/>
              </w:rPr>
              <w:t>3</w:t>
            </w:r>
            <w:r>
              <w:rPr>
                <w:rFonts w:hint="eastAsia"/>
              </w:rPr>
              <w:t>）</w:t>
            </w:r>
          </w:p>
        </w:tc>
      </w:tr>
      <w:tr w:rsidR="00957881" w14:paraId="2D7192EC" w14:textId="77777777">
        <w:tc>
          <w:tcPr>
            <w:tcW w:w="3024" w:type="dxa"/>
          </w:tcPr>
          <w:p w14:paraId="306B1321" w14:textId="77777777" w:rsidR="00957881" w:rsidRDefault="00000000">
            <w:pPr>
              <w:pStyle w:val="TableCell"/>
            </w:pPr>
            <w:r>
              <w:rPr>
                <w:rFonts w:hint="eastAsia"/>
              </w:rPr>
              <w:t>指数退避</w:t>
            </w:r>
          </w:p>
        </w:tc>
        <w:tc>
          <w:tcPr>
            <w:tcW w:w="3024" w:type="dxa"/>
          </w:tcPr>
          <w:p w14:paraId="16C9B47B" w14:textId="77777777" w:rsidR="00957881" w:rsidRDefault="00000000">
            <w:pPr>
              <w:pStyle w:val="TableCell"/>
            </w:pPr>
            <w:r>
              <w:rPr>
                <w:rFonts w:hint="eastAsia"/>
              </w:rPr>
              <w:t>冲突风暴</w:t>
            </w:r>
          </w:p>
        </w:tc>
        <w:tc>
          <w:tcPr>
            <w:tcW w:w="3024" w:type="dxa"/>
          </w:tcPr>
          <w:p w14:paraId="531D7DD7" w14:textId="77777777" w:rsidR="00957881" w:rsidRDefault="00000000">
            <w:pPr>
              <w:pStyle w:val="TableCell"/>
            </w:pPr>
            <w:r>
              <w:rPr>
                <w:rFonts w:hint="eastAsia"/>
              </w:rPr>
              <w:t>抑制重试放大，避免</w:t>
            </w:r>
            <w:r>
              <w:t xml:space="preserve"> etcd </w:t>
            </w:r>
            <w:r>
              <w:rPr>
                <w:rFonts w:hint="eastAsia"/>
              </w:rPr>
              <w:t>写放大</w:t>
            </w:r>
          </w:p>
        </w:tc>
      </w:tr>
    </w:tbl>
    <w:p w14:paraId="791E3E33" w14:textId="77777777" w:rsidR="00957881" w:rsidRDefault="00000000">
      <w:pPr>
        <w:pStyle w:val="Heading2"/>
        <w:spacing w:before="156" w:after="156"/>
      </w:pPr>
      <w:bookmarkStart w:id="261" w:name="_Toc241154064"/>
      <w:bookmarkStart w:id="262" w:name="现有工作的不足与本文定位"/>
      <w:bookmarkEnd w:id="260"/>
      <w:r>
        <w:lastRenderedPageBreak/>
        <w:t>2.6</w:t>
      </w:r>
      <w:r>
        <w:t xml:space="preserve">　</w:t>
      </w:r>
      <w:r>
        <w:rPr>
          <w:rFonts w:hint="eastAsia"/>
        </w:rPr>
        <w:t>现有工作的不足与本文定位</w:t>
      </w:r>
      <w:bookmarkEnd w:id="261"/>
    </w:p>
    <w:p w14:paraId="18451BE6" w14:textId="77777777" w:rsidR="00957881" w:rsidRDefault="00000000">
      <w:pPr>
        <w:pStyle w:val="FirstParagraph"/>
      </w:pPr>
      <w:r>
        <w:rPr>
          <w:rFonts w:hint="eastAsia"/>
        </w:rPr>
        <w:t>综上，现有的开源调度器工作主要存在如下不足：</w:t>
      </w:r>
    </w:p>
    <w:p w14:paraId="2E4BF34A" w14:textId="77777777" w:rsidR="00957881" w:rsidRDefault="00000000">
      <w:pPr>
        <w:pStyle w:val="Compact"/>
        <w:numPr>
          <w:ilvl w:val="0"/>
          <w:numId w:val="8"/>
        </w:numPr>
        <w:ind w:left="780"/>
      </w:pPr>
      <w:r>
        <w:rPr>
          <w:rFonts w:hint="eastAsia"/>
        </w:rPr>
        <w:t>单实例调度器（</w:t>
      </w:r>
      <w:r>
        <w:rPr>
          <w:rFonts w:hint="eastAsia"/>
        </w:rPr>
        <w:t>kube-scheduler</w:t>
      </w:r>
      <w:r>
        <w:rPr>
          <w:rFonts w:hint="eastAsia"/>
        </w:rPr>
        <w:t>、</w:t>
      </w:r>
      <w:r>
        <w:rPr>
          <w:rFonts w:hint="eastAsia"/>
        </w:rPr>
        <w:t>Volcano</w:t>
      </w:r>
      <w:r>
        <w:rPr>
          <w:rFonts w:hint="eastAsia"/>
        </w:rPr>
        <w:t>、</w:t>
      </w:r>
      <w:r>
        <w:rPr>
          <w:rFonts w:hint="eastAsia"/>
        </w:rPr>
        <w:t>Koordinator</w:t>
      </w:r>
      <w:r>
        <w:rPr>
          <w:rFonts w:hint="eastAsia"/>
        </w:rPr>
        <w:t>）在超大规模场景下受限于串行处理架构，吞吐与延迟难以进一步提升；</w:t>
      </w:r>
    </w:p>
    <w:p w14:paraId="32C12238" w14:textId="77777777" w:rsidR="00957881" w:rsidRDefault="00000000">
      <w:pPr>
        <w:pStyle w:val="Compact"/>
        <w:numPr>
          <w:ilvl w:val="0"/>
          <w:numId w:val="8"/>
        </w:numPr>
        <w:ind w:left="780"/>
      </w:pPr>
      <w:r>
        <w:rPr>
          <w:rFonts w:hint="eastAsia"/>
        </w:rPr>
        <w:t>已有的分布式调度器（</w:t>
      </w:r>
      <w:r>
        <w:rPr>
          <w:rFonts w:hint="eastAsia"/>
        </w:rPr>
        <w:t>Gödel</w:t>
      </w:r>
      <w:r>
        <w:rPr>
          <w:rFonts w:hint="eastAsia"/>
        </w:rPr>
        <w:t>）虽实现了多实例并发，但独立</w:t>
      </w:r>
      <w:r>
        <w:t xml:space="preserve"> Binder </w:t>
      </w:r>
      <w:r>
        <w:rPr>
          <w:rFonts w:hint="eastAsia"/>
        </w:rPr>
        <w:t>部署形态引入了新的跨进程串行化瓶颈；</w:t>
      </w:r>
    </w:p>
    <w:p w14:paraId="364A8AFF" w14:textId="77777777" w:rsidR="00957881" w:rsidRDefault="00000000">
      <w:pPr>
        <w:pStyle w:val="Compact"/>
        <w:numPr>
          <w:ilvl w:val="0"/>
          <w:numId w:val="8"/>
        </w:numPr>
        <w:ind w:left="780"/>
      </w:pPr>
      <w:r>
        <w:rPr>
          <w:rFonts w:hint="eastAsia"/>
        </w:rPr>
        <w:t>分区调度场景下节点归属动态变更的一致性保证缺乏完整论证。</w:t>
      </w:r>
    </w:p>
    <w:p w14:paraId="64C32B81" w14:textId="77777777" w:rsidR="00957881" w:rsidRDefault="00000000">
      <w:pPr>
        <w:pStyle w:val="FirstParagraph"/>
      </w:pPr>
      <w:r>
        <w:rPr>
          <w:rFonts w:hint="eastAsia"/>
        </w:rPr>
        <w:t>此外，任务级调度优化亦有大量研究积累，如异构环境下的慢任务（</w:t>
      </w:r>
      <w:r>
        <w:rPr>
          <w:rFonts w:hint="eastAsia"/>
        </w:rPr>
        <w:t>straggler</w:t>
      </w:r>
      <w:r>
        <w:rPr>
          <w:rFonts w:hint="eastAsia"/>
        </w:rPr>
        <w:t>）缓解</w:t>
      </w:r>
      <w:r w:rsidR="00957881">
        <w:fldChar w:fldCharType="begin"/>
      </w:r>
      <w:r w:rsidR="00957881">
        <w:instrText>HYPERLINK \l "ref32" \h</w:instrText>
      </w:r>
      <w:r w:rsidR="00957881">
        <w:fldChar w:fldCharType="separate"/>
      </w:r>
      <w:r w:rsidR="00957881">
        <w:rPr>
          <w:vertAlign w:val="superscript"/>
        </w:rPr>
        <w:t>[32]</w:t>
      </w:r>
      <w:r w:rsidR="00957881">
        <w:fldChar w:fldCharType="end"/>
      </w:r>
      <w:r>
        <w:rPr>
          <w:rFonts w:hint="eastAsia"/>
        </w:rPr>
        <w:t>、大规模共享集群中调度速度与质量的权衡</w:t>
      </w:r>
      <w:r w:rsidR="00957881">
        <w:fldChar w:fldCharType="begin"/>
      </w:r>
      <w:r w:rsidR="00957881">
        <w:instrText>HYPERLINK \l "ref33" \h</w:instrText>
      </w:r>
      <w:r w:rsidR="00957881">
        <w:fldChar w:fldCharType="separate"/>
      </w:r>
      <w:r w:rsidR="00957881">
        <w:rPr>
          <w:vertAlign w:val="superscript"/>
        </w:rPr>
        <w:t>[33]</w:t>
      </w:r>
      <w:r w:rsidR="00957881">
        <w:fldChar w:fldCharType="end"/>
      </w:r>
      <w:r>
        <w:rPr>
          <w:rFonts w:hint="eastAsia"/>
        </w:rPr>
        <w:t>、以及异构数据中心的混合调度</w:t>
      </w:r>
      <w:r w:rsidR="00957881">
        <w:fldChar w:fldCharType="begin"/>
      </w:r>
      <w:r w:rsidR="00957881">
        <w:instrText>HYPERLINK \l "ref34" \h</w:instrText>
      </w:r>
      <w:r w:rsidR="00957881">
        <w:fldChar w:fldCharType="separate"/>
      </w:r>
      <w:r w:rsidR="00957881">
        <w:rPr>
          <w:vertAlign w:val="superscript"/>
        </w:rPr>
        <w:t>[34]</w:t>
      </w:r>
      <w:r w:rsidR="00957881">
        <w:fldChar w:fldCharType="end"/>
      </w:r>
      <w:r>
        <w:rPr>
          <w:rFonts w:hint="eastAsia"/>
        </w:rPr>
        <w:t>等，但这些工作多聚焦于单实例或多队列策略层面，与本课题关注的分布式多实例一致性架构正交。</w:t>
      </w:r>
    </w:p>
    <w:p w14:paraId="2E68F005" w14:textId="77777777" w:rsidR="00957881" w:rsidRDefault="00000000">
      <w:pPr>
        <w:pStyle w:val="BodyText"/>
      </w:pPr>
      <w:r>
        <w:rPr>
          <w:rFonts w:hint="eastAsia"/>
        </w:rPr>
        <w:t>本文的定位是：以分布式架构为基础规避单实例调度器的架构上限，通过</w:t>
      </w:r>
      <w:r>
        <w:t xml:space="preserve"> ENO </w:t>
      </w:r>
      <w:r>
        <w:rPr>
          <w:rFonts w:hint="eastAsia"/>
        </w:rPr>
        <w:t>进程内</w:t>
      </w:r>
      <w:r>
        <w:t xml:space="preserve"> Binder </w:t>
      </w:r>
      <w:r>
        <w:rPr>
          <w:rFonts w:hint="eastAsia"/>
        </w:rPr>
        <w:t>架构消除独立</w:t>
      </w:r>
      <w:r>
        <w:t xml:space="preserve"> Binder </w:t>
      </w:r>
      <w:r>
        <w:rPr>
          <w:rFonts w:hint="eastAsia"/>
        </w:rPr>
        <w:t>引入的跨进程串行化瓶颈，通过严格的一致性容错机制填补节点分区归属动态变更下的一致性论证缺口。</w:t>
      </w:r>
    </w:p>
    <w:p w14:paraId="0ACCC8D6" w14:textId="77777777" w:rsidR="00957881" w:rsidRDefault="00000000">
      <w:r>
        <w:br w:type="page"/>
      </w:r>
    </w:p>
    <w:p w14:paraId="6D416520" w14:textId="77777777" w:rsidR="00957881" w:rsidRDefault="00000000">
      <w:pPr>
        <w:pStyle w:val="Heading1"/>
        <w:spacing w:before="156" w:after="156"/>
      </w:pPr>
      <w:bookmarkStart w:id="263" w:name="_Toc241154065"/>
      <w:bookmarkStart w:id="264" w:name="第三章-分布式-kubernetes-调度器系统架构"/>
      <w:bookmarkEnd w:id="250"/>
      <w:bookmarkEnd w:id="262"/>
      <w:r>
        <w:rPr>
          <w:rFonts w:hint="eastAsia"/>
        </w:rPr>
        <w:lastRenderedPageBreak/>
        <w:t>第三章</w:t>
      </w:r>
      <w:r>
        <w:t xml:space="preserve">　</w:t>
      </w:r>
      <w:r>
        <w:rPr>
          <w:rFonts w:hint="eastAsia"/>
        </w:rPr>
        <w:t>分布式</w:t>
      </w:r>
      <w:r>
        <w:t xml:space="preserve"> Kubernetes </w:t>
      </w:r>
      <w:r>
        <w:rPr>
          <w:rFonts w:hint="eastAsia"/>
        </w:rPr>
        <w:t>调度器系统架构</w:t>
      </w:r>
      <w:bookmarkEnd w:id="263"/>
    </w:p>
    <w:p w14:paraId="00D15CFD" w14:textId="77777777" w:rsidR="00957881" w:rsidRDefault="00000000">
      <w:pPr>
        <w:pStyle w:val="Heading2"/>
        <w:spacing w:before="156" w:after="156"/>
      </w:pPr>
      <w:bookmarkStart w:id="265" w:name="_Toc241154066"/>
      <w:bookmarkStart w:id="266" w:name="系统总体架构"/>
      <w:r>
        <w:t>3.1</w:t>
      </w:r>
      <w:r>
        <w:t xml:space="preserve">　</w:t>
      </w:r>
      <w:r>
        <w:rPr>
          <w:rFonts w:hint="eastAsia"/>
        </w:rPr>
        <w:t>系统总体架构</w:t>
      </w:r>
      <w:bookmarkEnd w:id="265"/>
    </w:p>
    <w:p w14:paraId="7AE8F9A6" w14:textId="77777777" w:rsidR="00957881" w:rsidRDefault="00000000">
      <w:pPr>
        <w:pStyle w:val="FirstParagraph"/>
      </w:pPr>
      <w:r>
        <w:rPr>
          <w:rFonts w:hint="eastAsia"/>
        </w:rPr>
        <w:t>本文所研究的分布式</w:t>
      </w:r>
      <w:r>
        <w:t xml:space="preserve"> Kubernetes </w:t>
      </w:r>
      <w:r>
        <w:rPr>
          <w:rFonts w:hint="eastAsia"/>
        </w:rPr>
        <w:t>调度器采用”集中式任务分发</w:t>
      </w:r>
      <w:r>
        <w:t xml:space="preserve"> + </w:t>
      </w:r>
      <w:r>
        <w:rPr>
          <w:rFonts w:hint="eastAsia"/>
        </w:rPr>
        <w:t>分布式调度执行”（即分发</w:t>
      </w:r>
      <w:r>
        <w:rPr>
          <w:rFonts w:hint="eastAsia"/>
        </w:rPr>
        <w:t>-</w:t>
      </w:r>
      <w:r>
        <w:rPr>
          <w:rFonts w:hint="eastAsia"/>
        </w:rPr>
        <w:t>执行解耦）的总体架构，由三类核心组件组成：</w:t>
      </w:r>
      <w:r>
        <w:rPr>
          <w:rFonts w:hint="eastAsia"/>
        </w:rPr>
        <w:t>Dispatcher</w:t>
      </w:r>
      <w:r>
        <w:rPr>
          <w:rFonts w:hint="eastAsia"/>
        </w:rPr>
        <w:t>（任务分发器）、多个</w:t>
      </w:r>
      <w:r>
        <w:t xml:space="preserve"> Scheduler </w:t>
      </w:r>
      <w:r>
        <w:rPr>
          <w:rFonts w:hint="eastAsia"/>
        </w:rPr>
        <w:t>实例，以及底层的</w:t>
      </w:r>
      <w:r>
        <w:t xml:space="preserve"> Kubernetes API Server </w:t>
      </w:r>
      <w:r>
        <w:rPr>
          <w:rFonts w:hint="eastAsia"/>
        </w:rPr>
        <w:t>与</w:t>
      </w:r>
      <w:r>
        <w:t xml:space="preserve"> etcd </w:t>
      </w:r>
      <w:r>
        <w:rPr>
          <w:rFonts w:hint="eastAsia"/>
        </w:rPr>
        <w:t>存储。图</w:t>
      </w:r>
      <w:r>
        <w:t xml:space="preserve"> 1 </w:t>
      </w:r>
      <w:r>
        <w:rPr>
          <w:rFonts w:hint="eastAsia"/>
        </w:rPr>
        <w:t>展示了系统的总体架构。</w:t>
      </w:r>
    </w:p>
    <w:p w14:paraId="56BE47CC" w14:textId="77777777" w:rsidR="00957881" w:rsidRDefault="00000000">
      <w:pPr>
        <w:pStyle w:val="CaptionedFigure"/>
      </w:pPr>
      <w:r>
        <w:rPr>
          <w:noProof/>
        </w:rPr>
        <w:drawing>
          <wp:inline distT="0" distB="0" distL="0" distR="0" wp14:anchorId="522C5028" wp14:editId="090BE18E">
            <wp:extent cx="5753100" cy="2553837"/>
            <wp:effectExtent l="0" t="0" r="0" b="0"/>
            <wp:docPr id="64" name="Picture" descr="图 1 基于 etcd 的分布式 Kubernetes 调度器系统架构"/>
            <wp:cNvGraphicFramePr/>
            <a:graphic xmlns:a="http://schemas.openxmlformats.org/drawingml/2006/main">
              <a:graphicData uri="http://schemas.openxmlformats.org/drawingml/2006/picture">
                <pic:pic xmlns:pic="http://schemas.openxmlformats.org/drawingml/2006/picture">
                  <pic:nvPicPr>
                    <pic:cNvPr id="65" name="Picture" descr="../figures/fig3-1-system-arch.png"/>
                    <pic:cNvPicPr>
                      <a:picLocks noChangeAspect="1" noChangeArrowheads="1"/>
                    </pic:cNvPicPr>
                  </pic:nvPicPr>
                  <pic:blipFill>
                    <a:blip r:embed="rId8"/>
                    <a:stretch>
                      <a:fillRect/>
                    </a:stretch>
                  </pic:blipFill>
                  <pic:spPr bwMode="auto">
                    <a:xfrm>
                      <a:off x="0" y="0"/>
                      <a:ext cx="5753100" cy="2553837"/>
                    </a:xfrm>
                    <a:prstGeom prst="rect">
                      <a:avLst/>
                    </a:prstGeom>
                    <a:noFill/>
                    <a:ln w="9525">
                      <a:noFill/>
                      <a:headEnd/>
                      <a:tailEnd/>
                    </a:ln>
                  </pic:spPr>
                </pic:pic>
              </a:graphicData>
            </a:graphic>
          </wp:inline>
        </w:drawing>
      </w:r>
    </w:p>
    <w:p w14:paraId="5CD5311A" w14:textId="77777777" w:rsidR="00957881" w:rsidRDefault="00000000">
      <w:pPr>
        <w:pStyle w:val="ImageCaption"/>
      </w:pPr>
      <w:r>
        <w:rPr>
          <w:rFonts w:hint="eastAsia"/>
        </w:rPr>
        <w:t>图</w:t>
      </w:r>
      <w:r>
        <w:t xml:space="preserve"> 1 </w:t>
      </w:r>
      <w:r>
        <w:rPr>
          <w:rFonts w:hint="eastAsia"/>
        </w:rPr>
        <w:t>基于</w:t>
      </w:r>
      <w:r>
        <w:t xml:space="preserve"> etcd </w:t>
      </w:r>
      <w:r>
        <w:rPr>
          <w:rFonts w:hint="eastAsia"/>
        </w:rPr>
        <w:t>的分布式</w:t>
      </w:r>
      <w:r>
        <w:t xml:space="preserve"> Kubernetes </w:t>
      </w:r>
      <w:r>
        <w:rPr>
          <w:rFonts w:hint="eastAsia"/>
        </w:rPr>
        <w:t>调度器系统架构</w:t>
      </w:r>
    </w:p>
    <w:p w14:paraId="79C9A409" w14:textId="77777777" w:rsidR="00957881" w:rsidRDefault="00000000">
      <w:pPr>
        <w:pStyle w:val="BodyText"/>
      </w:pPr>
      <w:r>
        <w:rPr>
          <w:rFonts w:hint="eastAsia"/>
        </w:rPr>
        <w:t>图</w:t>
      </w:r>
      <w:r>
        <w:t xml:space="preserve"> 1 </w:t>
      </w:r>
      <w:r>
        <w:rPr>
          <w:rFonts w:hint="eastAsia"/>
        </w:rPr>
        <w:t>中，用户与集群控制平面组件（如</w:t>
      </w:r>
      <w:r>
        <w:t xml:space="preserve"> </w:t>
      </w:r>
      <w:r>
        <w:rPr>
          <w:rFonts w:hint="eastAsia"/>
        </w:rPr>
        <w:t>kube-controller-manager</w:t>
      </w:r>
      <w:r>
        <w:rPr>
          <w:rFonts w:hint="eastAsia"/>
        </w:rPr>
        <w:t>、</w:t>
      </w:r>
      <w:r>
        <w:rPr>
          <w:rFonts w:hint="eastAsia"/>
        </w:rPr>
        <w:t>kubelet</w:t>
      </w:r>
      <w:r>
        <w:rPr>
          <w:rFonts w:hint="eastAsia"/>
        </w:rPr>
        <w:t>）通过</w:t>
      </w:r>
      <w:r>
        <w:t xml:space="preserve"> API Server </w:t>
      </w:r>
      <w:r>
        <w:rPr>
          <w:rFonts w:hint="eastAsia"/>
        </w:rPr>
        <w:t>与</w:t>
      </w:r>
      <w:r>
        <w:t xml:space="preserve"> etcd </w:t>
      </w:r>
      <w:r>
        <w:rPr>
          <w:rFonts w:hint="eastAsia"/>
        </w:rPr>
        <w:t>交互；本文所关注的分布式调度器由</w:t>
      </w:r>
      <w:r>
        <w:t xml:space="preserve"> Dispatcher </w:t>
      </w:r>
      <w:r>
        <w:rPr>
          <w:rFonts w:hint="eastAsia"/>
        </w:rPr>
        <w:t>与</w:t>
      </w:r>
      <w:r>
        <w:t xml:space="preserve"> N </w:t>
      </w:r>
      <w:r>
        <w:rPr>
          <w:rFonts w:hint="eastAsia"/>
        </w:rPr>
        <w:t>个</w:t>
      </w:r>
      <w:r>
        <w:t xml:space="preserve"> Scheduler </w:t>
      </w:r>
      <w:r>
        <w:rPr>
          <w:rFonts w:hint="eastAsia"/>
        </w:rPr>
        <w:t>实例构成，二者通过</w:t>
      </w:r>
      <w:r>
        <w:t xml:space="preserve"> API </w:t>
      </w:r>
      <w:r>
        <w:rPr>
          <w:rFonts w:hint="eastAsia"/>
        </w:rPr>
        <w:t>Server</w:t>
      </w:r>
      <w:r>
        <w:rPr>
          <w:rFonts w:hint="eastAsia"/>
        </w:rPr>
        <w:t>（进而通过</w:t>
      </w:r>
      <w:r>
        <w:t xml:space="preserve"> </w:t>
      </w:r>
      <w:r>
        <w:rPr>
          <w:rFonts w:hint="eastAsia"/>
        </w:rPr>
        <w:t>etcd</w:t>
      </w:r>
      <w:r>
        <w:rPr>
          <w:rFonts w:hint="eastAsia"/>
        </w:rPr>
        <w:t>）间接通信，不存在任何直接的</w:t>
      </w:r>
      <w:r>
        <w:t xml:space="preserve"> RPC/gRPC </w:t>
      </w:r>
      <w:r>
        <w:rPr>
          <w:rFonts w:hint="eastAsia"/>
        </w:rPr>
        <w:t>连接。三条关键的写路径分别是：①</w:t>
      </w:r>
      <w:r>
        <w:t xml:space="preserve"> </w:t>
      </w:r>
      <w:r>
        <w:rPr>
          <w:rFonts w:hint="eastAsia"/>
        </w:rPr>
        <w:t>dispatching</w:t>
      </w:r>
      <w:r>
        <w:rPr>
          <w:rFonts w:hint="eastAsia"/>
        </w:rPr>
        <w:t>（</w:t>
      </w:r>
      <w:r>
        <w:rPr>
          <w:rFonts w:hint="eastAsia"/>
        </w:rPr>
        <w:t>Dispatcher</w:t>
      </w:r>
      <w:r>
        <w:t xml:space="preserve"> </w:t>
      </w:r>
      <w:r>
        <w:rPr>
          <w:rFonts w:hint="eastAsia"/>
        </w:rPr>
        <w:t>写入</w:t>
      </w:r>
      <w:r>
        <w:t xml:space="preserve"> Pod </w:t>
      </w:r>
      <w:r>
        <w:rPr>
          <w:rFonts w:hint="eastAsia"/>
        </w:rPr>
        <w:t>的</w:t>
      </w:r>
      <w:r>
        <w:t xml:space="preserve"> scheduler-name </w:t>
      </w:r>
      <w:r>
        <w:rPr>
          <w:rFonts w:hint="eastAsia"/>
        </w:rPr>
        <w:t>注解）、②</w:t>
      </w:r>
      <w:r>
        <w:t xml:space="preserve"> </w:t>
      </w:r>
      <w:r>
        <w:rPr>
          <w:rFonts w:hint="eastAsia"/>
        </w:rPr>
        <w:t>assuming</w:t>
      </w:r>
      <w:r>
        <w:rPr>
          <w:rFonts w:hint="eastAsia"/>
        </w:rPr>
        <w:t>（</w:t>
      </w:r>
      <w:r>
        <w:rPr>
          <w:rFonts w:hint="eastAsia"/>
        </w:rPr>
        <w:t>Scheduler</w:t>
      </w:r>
      <w:r>
        <w:t xml:space="preserve"> </w:t>
      </w:r>
      <w:r>
        <w:rPr>
          <w:rFonts w:hint="eastAsia"/>
        </w:rPr>
        <w:t>内部</w:t>
      </w:r>
      <w:r>
        <w:t xml:space="preserve"> Reserve </w:t>
      </w:r>
      <w:r>
        <w:rPr>
          <w:rFonts w:hint="eastAsia"/>
        </w:rPr>
        <w:t>阶段将</w:t>
      </w:r>
      <w:r>
        <w:t xml:space="preserve"> Pod </w:t>
      </w:r>
      <w:r>
        <w:rPr>
          <w:rFonts w:hint="eastAsia"/>
        </w:rPr>
        <w:t>标记为已选定节点，并写入</w:t>
      </w:r>
      <w:r>
        <w:t xml:space="preserve"> assumed-node </w:t>
      </w:r>
      <w:r>
        <w:rPr>
          <w:rFonts w:hint="eastAsia"/>
        </w:rPr>
        <w:t>注解）、③</w:t>
      </w:r>
      <w:r>
        <w:t xml:space="preserve"> </w:t>
      </w:r>
      <w:r>
        <w:rPr>
          <w:rFonts w:hint="eastAsia"/>
        </w:rPr>
        <w:t>binding</w:t>
      </w:r>
      <w:r>
        <w:rPr>
          <w:rFonts w:hint="eastAsia"/>
        </w:rPr>
        <w:t>（</w:t>
      </w:r>
      <w:r>
        <w:rPr>
          <w:rFonts w:hint="eastAsia"/>
        </w:rPr>
        <w:t>Scheduler</w:t>
      </w:r>
      <w:r>
        <w:t xml:space="preserve"> </w:t>
      </w:r>
      <w:r>
        <w:rPr>
          <w:rFonts w:hint="eastAsia"/>
        </w:rPr>
        <w:t>内部的</w:t>
      </w:r>
      <w:r>
        <w:t xml:space="preserve"> Binder </w:t>
      </w:r>
      <w:r>
        <w:rPr>
          <w:rFonts w:hint="eastAsia"/>
        </w:rPr>
        <w:t>模块调用</w:t>
      </w:r>
      <w:r>
        <w:t xml:space="preserve"> Bind </w:t>
      </w:r>
      <w:r>
        <w:rPr>
          <w:rFonts w:hint="eastAsia"/>
        </w:rPr>
        <w:t>子资源</w:t>
      </w:r>
      <w:r>
        <w:t xml:space="preserve"> API </w:t>
      </w:r>
      <w:r>
        <w:rPr>
          <w:rFonts w:hint="eastAsia"/>
        </w:rPr>
        <w:t>完成最终绑定）。</w:t>
      </w:r>
    </w:p>
    <w:p w14:paraId="47A6D532" w14:textId="77777777" w:rsidR="00957881" w:rsidRDefault="00000000">
      <w:pPr>
        <w:pStyle w:val="Heading3"/>
        <w:spacing w:before="156" w:after="156"/>
      </w:pPr>
      <w:bookmarkStart w:id="267" w:name="dispatcher"/>
      <w:r>
        <w:t>3.1.1</w:t>
      </w:r>
      <w:r>
        <w:t xml:space="preserve">　</w:t>
      </w:r>
      <w:r>
        <w:t>Dispatcher</w:t>
      </w:r>
    </w:p>
    <w:p w14:paraId="664DB69A" w14:textId="77777777" w:rsidR="00957881" w:rsidRDefault="00000000">
      <w:pPr>
        <w:pStyle w:val="FirstParagraph"/>
      </w:pPr>
      <w:r>
        <w:t xml:space="preserve">Dispatcher </w:t>
      </w:r>
      <w:r>
        <w:rPr>
          <w:rFonts w:hint="eastAsia"/>
        </w:rPr>
        <w:t>是全集群唯一活跃的分发实例（通过</w:t>
      </w:r>
      <w:r>
        <w:t xml:space="preserve"> Leader Election </w:t>
      </w:r>
      <w:r>
        <w:rPr>
          <w:rFonts w:hint="eastAsia"/>
        </w:rPr>
        <w:t>机制保证高可用），承担着将待调度</w:t>
      </w:r>
      <w:r>
        <w:t xml:space="preserve"> Pod </w:t>
      </w:r>
      <w:r>
        <w:rPr>
          <w:rFonts w:hint="eastAsia"/>
        </w:rPr>
        <w:t>分配到具体</w:t>
      </w:r>
      <w:r>
        <w:t xml:space="preserve"> Scheduler </w:t>
      </w:r>
      <w:r>
        <w:rPr>
          <w:rFonts w:hint="eastAsia"/>
        </w:rPr>
        <w:t>实例的职责。</w:t>
      </w:r>
      <w:r>
        <w:rPr>
          <w:rFonts w:hint="eastAsia"/>
        </w:rPr>
        <w:t>Dispatcher</w:t>
      </w:r>
      <w:r>
        <w:t xml:space="preserve"> </w:t>
      </w:r>
      <w:r>
        <w:rPr>
          <w:rFonts w:hint="eastAsia"/>
        </w:rPr>
        <w:t>内部由四个模块组成：</w:t>
      </w:r>
    </w:p>
    <w:p w14:paraId="4E63312C" w14:textId="77777777" w:rsidR="00957881" w:rsidRDefault="00000000">
      <w:pPr>
        <w:pStyle w:val="Compact"/>
        <w:numPr>
          <w:ilvl w:val="0"/>
          <w:numId w:val="9"/>
        </w:numPr>
        <w:ind w:left="780"/>
      </w:pPr>
      <w:r>
        <w:t xml:space="preserve">Sort Policy </w:t>
      </w:r>
      <w:r>
        <w:rPr>
          <w:rFonts w:hint="eastAsia"/>
        </w:rPr>
        <w:t>Manager</w:t>
      </w:r>
      <w:r>
        <w:rPr>
          <w:rFonts w:hint="eastAsia"/>
        </w:rPr>
        <w:t>：待调度</w:t>
      </w:r>
      <w:r>
        <w:t xml:space="preserve"> Pod </w:t>
      </w:r>
      <w:r>
        <w:rPr>
          <w:rFonts w:hint="eastAsia"/>
        </w:rPr>
        <w:t>的排序策略，默认采用</w:t>
      </w:r>
      <w:r>
        <w:t xml:space="preserve"> </w:t>
      </w:r>
      <w:r>
        <w:rPr>
          <w:rFonts w:hint="eastAsia"/>
        </w:rPr>
        <w:t>FIFO</w:t>
      </w:r>
      <w:r>
        <w:rPr>
          <w:rFonts w:hint="eastAsia"/>
        </w:rPr>
        <w:t>；</w:t>
      </w:r>
    </w:p>
    <w:p w14:paraId="4E624F28" w14:textId="77777777" w:rsidR="00957881" w:rsidRDefault="00000000">
      <w:pPr>
        <w:pStyle w:val="Compact"/>
        <w:numPr>
          <w:ilvl w:val="0"/>
          <w:numId w:val="9"/>
        </w:numPr>
        <w:ind w:left="780"/>
      </w:pPr>
      <w:r>
        <w:lastRenderedPageBreak/>
        <w:t xml:space="preserve">Dispatching Policy </w:t>
      </w:r>
      <w:r>
        <w:rPr>
          <w:rFonts w:hint="eastAsia"/>
        </w:rPr>
        <w:t>Manager</w:t>
      </w:r>
      <w:r>
        <w:rPr>
          <w:rFonts w:hint="eastAsia"/>
        </w:rPr>
        <w:t>：分发策略，默认采用</w:t>
      </w:r>
      <w:r>
        <w:t xml:space="preserve"> MaxIdle </w:t>
      </w:r>
      <w:r>
        <w:rPr>
          <w:rFonts w:hint="eastAsia"/>
        </w:rPr>
        <w:t>负载均衡策略，即选择当前处理能力剩余最多的</w:t>
      </w:r>
      <w:r>
        <w:t xml:space="preserve"> </w:t>
      </w:r>
      <w:r>
        <w:rPr>
          <w:rFonts w:hint="eastAsia"/>
        </w:rPr>
        <w:t>Scheduler</w:t>
      </w:r>
      <w:r>
        <w:rPr>
          <w:rFonts w:hint="eastAsia"/>
        </w:rPr>
        <w:t>；</w:t>
      </w:r>
    </w:p>
    <w:p w14:paraId="2C839A22" w14:textId="77777777" w:rsidR="00957881" w:rsidRDefault="00000000">
      <w:pPr>
        <w:pStyle w:val="Compact"/>
        <w:numPr>
          <w:ilvl w:val="0"/>
          <w:numId w:val="9"/>
        </w:numPr>
        <w:ind w:left="780"/>
      </w:pPr>
      <w:r>
        <w:t xml:space="preserve">Node Partition </w:t>
      </w:r>
      <w:r>
        <w:rPr>
          <w:rFonts w:hint="eastAsia"/>
        </w:rPr>
        <w:t>Manager</w:t>
      </w:r>
      <w:r>
        <w:rPr>
          <w:rFonts w:hint="eastAsia"/>
        </w:rPr>
        <w:t>：维护”</w:t>
      </w:r>
      <w:r>
        <w:rPr>
          <w:rFonts w:hint="eastAsia"/>
        </w:rPr>
        <w:t>Partition</w:t>
      </w:r>
      <w:r>
        <w:t xml:space="preserve"> </w:t>
      </w:r>
      <w:r>
        <w:rPr>
          <w:rFonts w:hint="eastAsia"/>
        </w:rPr>
        <w:t>1..N</w:t>
      </w:r>
      <w:r>
        <w:rPr>
          <w:rFonts w:hint="eastAsia"/>
        </w:rPr>
        <w:t>”的节点分区表，每个分区归属一个</w:t>
      </w:r>
      <w:r>
        <w:t xml:space="preserve"> Scheduler </w:t>
      </w:r>
      <w:r>
        <w:rPr>
          <w:rFonts w:hint="eastAsia"/>
        </w:rPr>
        <w:t>实例；</w:t>
      </w:r>
    </w:p>
    <w:p w14:paraId="4FBCD3B5" w14:textId="77777777" w:rsidR="00957881" w:rsidRDefault="00000000">
      <w:pPr>
        <w:pStyle w:val="Compact"/>
        <w:numPr>
          <w:ilvl w:val="0"/>
          <w:numId w:val="9"/>
        </w:numPr>
        <w:ind w:left="780"/>
      </w:pPr>
      <w:r>
        <w:t xml:space="preserve">Scheduler </w:t>
      </w:r>
      <w:r>
        <w:rPr>
          <w:rFonts w:hint="eastAsia"/>
        </w:rPr>
        <w:t>Maintainer</w:t>
      </w:r>
      <w:r>
        <w:rPr>
          <w:rFonts w:hint="eastAsia"/>
        </w:rPr>
        <w:t>：维护</w:t>
      </w:r>
      <w:r>
        <w:t xml:space="preserve"> Scheduler </w:t>
      </w:r>
      <w:r>
        <w:rPr>
          <w:rFonts w:hint="eastAsia"/>
        </w:rPr>
        <w:t>实例的注册与健康状态（</w:t>
      </w:r>
      <w:r>
        <w:rPr>
          <w:rFonts w:hint="eastAsia"/>
        </w:rPr>
        <w:t>Scheduler</w:t>
      </w:r>
      <w:r>
        <w:t xml:space="preserve"> </w:t>
      </w:r>
      <w:r>
        <w:rPr>
          <w:rFonts w:hint="eastAsia"/>
        </w:rPr>
        <w:t>0..N</w:t>
      </w:r>
      <w:r>
        <w:rPr>
          <w:rFonts w:hint="eastAsia"/>
        </w:rPr>
        <w:t>）。</w:t>
      </w:r>
    </w:p>
    <w:p w14:paraId="1A1299ED" w14:textId="77777777" w:rsidR="00957881" w:rsidRDefault="00000000">
      <w:pPr>
        <w:pStyle w:val="Heading3"/>
        <w:spacing w:before="156" w:after="156"/>
      </w:pPr>
      <w:bookmarkStart w:id="268" w:name="scheduler"/>
      <w:bookmarkEnd w:id="267"/>
      <w:r>
        <w:t>3.1.2</w:t>
      </w:r>
      <w:r>
        <w:t xml:space="preserve">　</w:t>
      </w:r>
      <w:r>
        <w:t>Scheduler</w:t>
      </w:r>
    </w:p>
    <w:p w14:paraId="56A7E466" w14:textId="77777777" w:rsidR="00957881" w:rsidRDefault="00000000">
      <w:pPr>
        <w:pStyle w:val="FirstParagraph"/>
      </w:pPr>
      <w:r>
        <w:rPr>
          <w:rFonts w:hint="eastAsia"/>
        </w:rPr>
        <w:t>每个</w:t>
      </w:r>
      <w:r>
        <w:t xml:space="preserve"> Scheduler </w:t>
      </w:r>
      <w:r>
        <w:rPr>
          <w:rFonts w:hint="eastAsia"/>
        </w:rPr>
        <w:t>实例只负责被分配到自己的</w:t>
      </w:r>
      <w:r>
        <w:t xml:space="preserve"> </w:t>
      </w:r>
      <w:r>
        <w:rPr>
          <w:rFonts w:hint="eastAsia"/>
        </w:rPr>
        <w:t>Pod</w:t>
      </w:r>
      <w:r>
        <w:rPr>
          <w:rFonts w:hint="eastAsia"/>
        </w:rPr>
        <w:t>，并只对自己分区内的节点执行</w:t>
      </w:r>
      <w:r>
        <w:t xml:space="preserve"> Filter/Score </w:t>
      </w:r>
      <w:r>
        <w:rPr>
          <w:rFonts w:hint="eastAsia"/>
        </w:rPr>
        <w:t>决策。图</w:t>
      </w:r>
      <w:r>
        <w:t xml:space="preserve"> 1 </w:t>
      </w:r>
      <w:r>
        <w:rPr>
          <w:rFonts w:hint="eastAsia"/>
        </w:rPr>
        <w:t>中”</w:t>
      </w:r>
      <w:r>
        <w:rPr>
          <w:rFonts w:hint="eastAsia"/>
        </w:rPr>
        <w:t>Scheduler</w:t>
      </w:r>
      <w:r>
        <w:t xml:space="preserve"> </w:t>
      </w:r>
      <w:r>
        <w:rPr>
          <w:rFonts w:hint="eastAsia"/>
        </w:rPr>
        <w:t>0</w:t>
      </w:r>
      <w:r>
        <w:rPr>
          <w:rFonts w:hint="eastAsia"/>
        </w:rPr>
        <w:t>”内部展开了三个主要子系统：</w:t>
      </w:r>
    </w:p>
    <w:p w14:paraId="01F20BF4" w14:textId="77777777" w:rsidR="00957881" w:rsidRDefault="00000000">
      <w:pPr>
        <w:pStyle w:val="Compact"/>
        <w:numPr>
          <w:ilvl w:val="0"/>
          <w:numId w:val="10"/>
        </w:numPr>
        <w:ind w:left="780"/>
      </w:pPr>
      <w:r>
        <w:rPr>
          <w:rFonts w:hint="eastAsia"/>
        </w:rPr>
        <w:t>Scheduling</w:t>
      </w:r>
      <w:r>
        <w:rPr>
          <w:rFonts w:hint="eastAsia"/>
        </w:rPr>
        <w:t>：正常调度路径，包含</w:t>
      </w:r>
      <w:r>
        <w:t xml:space="preserve"> Pre-Queue </w:t>
      </w:r>
      <w:r>
        <w:rPr>
          <w:rFonts w:hint="eastAsia"/>
        </w:rPr>
        <w:t>插件（</w:t>
      </w:r>
      <w:r>
        <w:rPr>
          <w:rFonts w:hint="eastAsia"/>
        </w:rPr>
        <w:t>Pod</w:t>
      </w:r>
      <w:r>
        <w:t xml:space="preserve"> </w:t>
      </w:r>
      <w:r>
        <w:rPr>
          <w:rFonts w:hint="eastAsia"/>
        </w:rPr>
        <w:t>入队前的预处理）、</w:t>
      </w:r>
      <w:r>
        <w:rPr>
          <w:rFonts w:hint="eastAsia"/>
        </w:rPr>
        <w:t>Filtering</w:t>
      </w:r>
      <w:r>
        <w:t xml:space="preserve"> </w:t>
      </w:r>
      <w:r>
        <w:rPr>
          <w:rFonts w:hint="eastAsia"/>
        </w:rPr>
        <w:t>插件（过滤不满足硬约束的节点）、</w:t>
      </w:r>
      <w:r>
        <w:rPr>
          <w:rFonts w:hint="eastAsia"/>
        </w:rPr>
        <w:t>Scoring</w:t>
      </w:r>
      <w:r>
        <w:t xml:space="preserve"> </w:t>
      </w:r>
      <w:r>
        <w:rPr>
          <w:rFonts w:hint="eastAsia"/>
        </w:rPr>
        <w:t>插件（对候选节点打分）；</w:t>
      </w:r>
    </w:p>
    <w:p w14:paraId="3DC13C86" w14:textId="77777777" w:rsidR="00957881" w:rsidRDefault="00000000">
      <w:pPr>
        <w:pStyle w:val="Compact"/>
        <w:numPr>
          <w:ilvl w:val="0"/>
          <w:numId w:val="10"/>
        </w:numPr>
        <w:ind w:left="780"/>
      </w:pPr>
      <w:r>
        <w:rPr>
          <w:rFonts w:hint="eastAsia"/>
        </w:rPr>
        <w:t>Preempting</w:t>
      </w:r>
      <w:r>
        <w:rPr>
          <w:rFonts w:hint="eastAsia"/>
        </w:rPr>
        <w:t>：抢占路径，当资源不足时通过</w:t>
      </w:r>
      <w:r>
        <w:t xml:space="preserve"> Victims Searching Plugins </w:t>
      </w:r>
      <w:r>
        <w:rPr>
          <w:rFonts w:hint="eastAsia"/>
        </w:rPr>
        <w:t>寻找可抢占的低优</w:t>
      </w:r>
      <w:r>
        <w:t xml:space="preserve"> Pod</w:t>
      </w:r>
      <w:r>
        <w:t>、</w:t>
      </w:r>
      <w:r>
        <w:t xml:space="preserve">Candidates Sorting Plugins </w:t>
      </w:r>
      <w:r>
        <w:rPr>
          <w:rFonts w:hint="eastAsia"/>
        </w:rPr>
        <w:t>对抢占候选进行排序；</w:t>
      </w:r>
    </w:p>
    <w:p w14:paraId="393BB2F4" w14:textId="77777777" w:rsidR="00957881" w:rsidRDefault="00000000">
      <w:pPr>
        <w:pStyle w:val="Compact"/>
        <w:numPr>
          <w:ilvl w:val="0"/>
          <w:numId w:val="10"/>
        </w:numPr>
        <w:ind w:left="780"/>
      </w:pPr>
      <w:r>
        <w:rPr>
          <w:rFonts w:hint="eastAsia"/>
        </w:rPr>
        <w:t>Binder</w:t>
      </w:r>
      <w:r>
        <w:rPr>
          <w:rFonts w:hint="eastAsia"/>
        </w:rPr>
        <w:t>：绑定路径，包含</w:t>
      </w:r>
      <w:r>
        <w:t xml:space="preserve"> Node Conflict </w:t>
      </w:r>
      <w:r>
        <w:rPr>
          <w:rFonts w:hint="eastAsia"/>
        </w:rPr>
        <w:t>Resolver</w:t>
      </w:r>
      <w:r>
        <w:rPr>
          <w:rFonts w:hint="eastAsia"/>
        </w:rPr>
        <w:t>（节点分区归属校验，见第</w:t>
      </w:r>
      <w:r>
        <w:t xml:space="preserve"> 4 </w:t>
      </w:r>
      <w:r>
        <w:rPr>
          <w:rFonts w:hint="eastAsia"/>
        </w:rPr>
        <w:t>章</w:t>
      </w:r>
      <w:r>
        <w:t xml:space="preserve"> Layer </w:t>
      </w:r>
      <w:r>
        <w:rPr>
          <w:rFonts w:hint="eastAsia"/>
        </w:rPr>
        <w:t>0</w:t>
      </w:r>
      <w:r>
        <w:rPr>
          <w:rFonts w:hint="eastAsia"/>
        </w:rPr>
        <w:t>）、</w:t>
      </w:r>
      <w:r>
        <w:rPr>
          <w:rFonts w:hint="eastAsia"/>
        </w:rPr>
        <w:t>Preemption</w:t>
      </w:r>
      <w:r>
        <w:t xml:space="preserve"> </w:t>
      </w:r>
      <w:r>
        <w:rPr>
          <w:rFonts w:hint="eastAsia"/>
        </w:rPr>
        <w:t>Executor</w:t>
      </w:r>
      <w:r>
        <w:rPr>
          <w:rFonts w:hint="eastAsia"/>
        </w:rPr>
        <w:t>（执行抢占决策）、</w:t>
      </w:r>
      <w:r>
        <w:rPr>
          <w:rFonts w:hint="eastAsia"/>
        </w:rPr>
        <w:t>Pod</w:t>
      </w:r>
      <w:r>
        <w:t xml:space="preserve"> </w:t>
      </w:r>
      <w:r>
        <w:rPr>
          <w:rFonts w:hint="eastAsia"/>
        </w:rPr>
        <w:t>Binder</w:t>
      </w:r>
      <w:r>
        <w:rPr>
          <w:rFonts w:hint="eastAsia"/>
        </w:rPr>
        <w:t>（调用</w:t>
      </w:r>
      <w:r>
        <w:t xml:space="preserve"> Bind API </w:t>
      </w:r>
      <w:r>
        <w:rPr>
          <w:rFonts w:hint="eastAsia"/>
        </w:rPr>
        <w:t>完成最终绑定）。</w:t>
      </w:r>
    </w:p>
    <w:p w14:paraId="424D160E" w14:textId="77777777" w:rsidR="00957881" w:rsidRDefault="00000000">
      <w:pPr>
        <w:pStyle w:val="Heading3"/>
        <w:spacing w:before="156" w:after="156"/>
      </w:pPr>
      <w:bookmarkStart w:id="269" w:name="api-server-与-etcd"/>
      <w:bookmarkEnd w:id="268"/>
      <w:r>
        <w:t>3.1.3</w:t>
      </w:r>
      <w:r>
        <w:t xml:space="preserve">　</w:t>
      </w:r>
      <w:r>
        <w:t xml:space="preserve">API Server </w:t>
      </w:r>
      <w:r>
        <w:rPr>
          <w:rFonts w:hint="eastAsia"/>
        </w:rPr>
        <w:t>与</w:t>
      </w:r>
      <w:r>
        <w:t xml:space="preserve"> etcd</w:t>
      </w:r>
    </w:p>
    <w:p w14:paraId="2253E1A4" w14:textId="77777777" w:rsidR="00957881" w:rsidRDefault="00000000">
      <w:pPr>
        <w:pStyle w:val="FirstParagraph"/>
      </w:pPr>
      <w:r>
        <w:t xml:space="preserve">API Server </w:t>
      </w:r>
      <w:r>
        <w:rPr>
          <w:rFonts w:hint="eastAsia"/>
        </w:rPr>
        <w:t>是所有组件唯一的通信中介。</w:t>
      </w:r>
      <w:r>
        <w:rPr>
          <w:rFonts w:hint="eastAsia"/>
        </w:rPr>
        <w:t>Dispatcher</w:t>
      </w:r>
      <w:r>
        <w:t xml:space="preserve"> </w:t>
      </w:r>
      <w:r>
        <w:rPr>
          <w:rFonts w:hint="eastAsia"/>
        </w:rPr>
        <w:t>与</w:t>
      </w:r>
      <w:r>
        <w:t xml:space="preserve"> Scheduler </w:t>
      </w:r>
      <w:r>
        <w:rPr>
          <w:rFonts w:hint="eastAsia"/>
        </w:rPr>
        <w:t>之间没有直接连接，它们通过</w:t>
      </w:r>
      <w:r>
        <w:t xml:space="preserve"> API Server </w:t>
      </w:r>
      <w:r>
        <w:rPr>
          <w:rFonts w:hint="eastAsia"/>
        </w:rPr>
        <w:t>的</w:t>
      </w:r>
      <w:r>
        <w:t xml:space="preserve"> Watch/Informer </w:t>
      </w:r>
      <w:r>
        <w:rPr>
          <w:rFonts w:hint="eastAsia"/>
        </w:rPr>
        <w:t>机制观察对方对</w:t>
      </w:r>
      <w:r>
        <w:t xml:space="preserve"> Pod </w:t>
      </w:r>
      <w:r>
        <w:rPr>
          <w:rFonts w:hint="eastAsia"/>
        </w:rPr>
        <w:t>资源的修改，实现事件驱动的松耦合协作。</w:t>
      </w:r>
      <w:r>
        <w:rPr>
          <w:rFonts w:hint="eastAsia"/>
        </w:rPr>
        <w:t>etcd</w:t>
      </w:r>
      <w:r>
        <w:t xml:space="preserve"> </w:t>
      </w:r>
      <w:r>
        <w:rPr>
          <w:rFonts w:hint="eastAsia"/>
        </w:rPr>
        <w:t>作为</w:t>
      </w:r>
      <w:r>
        <w:t xml:space="preserve"> API Server </w:t>
      </w:r>
      <w:r>
        <w:rPr>
          <w:rFonts w:hint="eastAsia"/>
        </w:rPr>
        <w:t>的后端存储，通过</w:t>
      </w:r>
      <w:r>
        <w:t xml:space="preserve"> Raft </w:t>
      </w:r>
      <w:r>
        <w:rPr>
          <w:rFonts w:hint="eastAsia"/>
        </w:rPr>
        <w:t>协议提供强一致性保证，并通过其原子写入语义（如</w:t>
      </w:r>
      <w:r>
        <w:t xml:space="preserve"> resourceVersion </w:t>
      </w:r>
      <w:r>
        <w:rPr>
          <w:rFonts w:hint="eastAsia"/>
        </w:rPr>
        <w:t>乐观并发控制、</w:t>
      </w:r>
      <w:r>
        <w:rPr>
          <w:rFonts w:hint="eastAsia"/>
        </w:rPr>
        <w:t>Bind</w:t>
      </w:r>
      <w:r>
        <w:t xml:space="preserve"> </w:t>
      </w:r>
      <w:r>
        <w:rPr>
          <w:rFonts w:hint="eastAsia"/>
        </w:rPr>
        <w:t>子资源的原子性）为整个分布式调度器的一致性提供底层依赖。</w:t>
      </w:r>
    </w:p>
    <w:p w14:paraId="07042028" w14:textId="77777777" w:rsidR="00957881" w:rsidRDefault="00000000">
      <w:pPr>
        <w:pStyle w:val="Heading2"/>
        <w:spacing w:before="156" w:after="156"/>
      </w:pPr>
      <w:bookmarkStart w:id="270" w:name="_Toc241154067"/>
      <w:bookmarkStart w:id="271" w:name="基于-etcd-的三步事务写入模型"/>
      <w:bookmarkEnd w:id="266"/>
      <w:bookmarkEnd w:id="269"/>
      <w:r>
        <w:t>3.2</w:t>
      </w:r>
      <w:r>
        <w:t xml:space="preserve">　</w:t>
      </w:r>
      <w:r>
        <w:rPr>
          <w:rFonts w:hint="eastAsia"/>
        </w:rPr>
        <w:t>基于</w:t>
      </w:r>
      <w:r>
        <w:t xml:space="preserve"> etcd </w:t>
      </w:r>
      <w:r>
        <w:rPr>
          <w:rFonts w:hint="eastAsia"/>
        </w:rPr>
        <w:t>的三步事务写入模型</w:t>
      </w:r>
      <w:bookmarkEnd w:id="270"/>
    </w:p>
    <w:p w14:paraId="44524E43" w14:textId="77777777" w:rsidR="00957881" w:rsidRDefault="00000000">
      <w:pPr>
        <w:pStyle w:val="FirstParagraph"/>
      </w:pPr>
      <w:r>
        <w:rPr>
          <w:rFonts w:hint="eastAsia"/>
        </w:rPr>
        <w:t>图</w:t>
      </w:r>
      <w:r>
        <w:t xml:space="preserve"> 1 </w:t>
      </w:r>
      <w:r>
        <w:rPr>
          <w:rFonts w:hint="eastAsia"/>
        </w:rPr>
        <w:t>中标注的三条写路径</w:t>
      </w:r>
      <w:r>
        <w:t xml:space="preserve"> ① dispatching</w:t>
      </w:r>
      <w:r>
        <w:t>、</w:t>
      </w:r>
      <w:r>
        <w:t>② assuming</w:t>
      </w:r>
      <w:r>
        <w:t>、</w:t>
      </w:r>
      <w:r>
        <w:t xml:space="preserve">③ binding </w:t>
      </w:r>
      <w:r>
        <w:rPr>
          <w:rFonts w:hint="eastAsia"/>
        </w:rPr>
        <w:t>构成了本文所研究的分布式调度器的核心事务模型。每一步都是对</w:t>
      </w:r>
      <w:r>
        <w:t xml:space="preserve"> etcd </w:t>
      </w:r>
      <w:r>
        <w:rPr>
          <w:rFonts w:hint="eastAsia"/>
        </w:rPr>
        <w:t>的一次原子写入，且都通过</w:t>
      </w:r>
      <w:r>
        <w:t xml:space="preserve"> Kubernetes API Server </w:t>
      </w:r>
      <w:r>
        <w:rPr>
          <w:rFonts w:hint="eastAsia"/>
        </w:rPr>
        <w:t>中转，得益于</w:t>
      </w:r>
      <w:r>
        <w:t xml:space="preserve"> etcd </w:t>
      </w:r>
      <w:r>
        <w:rPr>
          <w:rFonts w:hint="eastAsia"/>
        </w:rPr>
        <w:t>的强一致性保证，这三步写入满足如下性质：</w:t>
      </w:r>
    </w:p>
    <w:p w14:paraId="24912EDE" w14:textId="77777777" w:rsidR="00957881" w:rsidRDefault="00000000">
      <w:pPr>
        <w:pStyle w:val="CaptionedFigure"/>
      </w:pPr>
      <w:r>
        <w:rPr>
          <w:noProof/>
        </w:rPr>
        <w:lastRenderedPageBreak/>
        <w:drawing>
          <wp:inline distT="0" distB="0" distL="0" distR="0" wp14:anchorId="27D8C1F4" wp14:editId="41957E6A">
            <wp:extent cx="5753100" cy="5419586"/>
            <wp:effectExtent l="0" t="0" r="0" b="0"/>
            <wp:docPr id="71" name="Picture" descr="图 2 基于 etcd 的三步事务写入时序（dispatching → assuming → binding）"/>
            <wp:cNvGraphicFramePr/>
            <a:graphic xmlns:a="http://schemas.openxmlformats.org/drawingml/2006/main">
              <a:graphicData uri="http://schemas.openxmlformats.org/drawingml/2006/picture">
                <pic:pic xmlns:pic="http://schemas.openxmlformats.org/drawingml/2006/picture">
                  <pic:nvPicPr>
                    <pic:cNvPr id="72" name="Picture" descr="../figures/fig3-2-etcd-three-step-txn.png"/>
                    <pic:cNvPicPr>
                      <a:picLocks noChangeAspect="1" noChangeArrowheads="1"/>
                    </pic:cNvPicPr>
                  </pic:nvPicPr>
                  <pic:blipFill>
                    <a:blip r:embed="rId9"/>
                    <a:stretch>
                      <a:fillRect/>
                    </a:stretch>
                  </pic:blipFill>
                  <pic:spPr bwMode="auto">
                    <a:xfrm>
                      <a:off x="0" y="0"/>
                      <a:ext cx="5753100" cy="5419586"/>
                    </a:xfrm>
                    <a:prstGeom prst="rect">
                      <a:avLst/>
                    </a:prstGeom>
                    <a:noFill/>
                    <a:ln w="9525">
                      <a:noFill/>
                      <a:headEnd/>
                      <a:tailEnd/>
                    </a:ln>
                  </pic:spPr>
                </pic:pic>
              </a:graphicData>
            </a:graphic>
          </wp:inline>
        </w:drawing>
      </w:r>
    </w:p>
    <w:p w14:paraId="70BFBBE9" w14:textId="77777777" w:rsidR="00957881" w:rsidRDefault="00000000">
      <w:pPr>
        <w:pStyle w:val="ImageCaption"/>
      </w:pPr>
      <w:r>
        <w:rPr>
          <w:rFonts w:hint="eastAsia"/>
        </w:rPr>
        <w:t>图</w:t>
      </w:r>
      <w:r>
        <w:t xml:space="preserve"> 2 </w:t>
      </w:r>
      <w:r>
        <w:rPr>
          <w:rFonts w:hint="eastAsia"/>
        </w:rPr>
        <w:t>基于</w:t>
      </w:r>
      <w:r>
        <w:t xml:space="preserve"> etcd </w:t>
      </w:r>
      <w:r>
        <w:rPr>
          <w:rFonts w:hint="eastAsia"/>
        </w:rPr>
        <w:t>的三步事务写入时序（</w:t>
      </w:r>
      <w:r>
        <w:rPr>
          <w:rFonts w:hint="eastAsia"/>
        </w:rPr>
        <w:t>dispatching</w:t>
      </w:r>
      <w:r>
        <w:t xml:space="preserve"> → assuming → </w:t>
      </w:r>
      <w:r>
        <w:rPr>
          <w:rFonts w:hint="eastAsia"/>
        </w:rPr>
        <w:t>binding</w:t>
      </w:r>
      <w:r>
        <w:rPr>
          <w:rFonts w:hint="eastAsia"/>
        </w:rPr>
        <w:t>）</w:t>
      </w:r>
    </w:p>
    <w:p w14:paraId="0698BB81" w14:textId="77777777" w:rsidR="00957881" w:rsidRDefault="00000000">
      <w:pPr>
        <w:pStyle w:val="BodyText"/>
      </w:pPr>
      <w:r>
        <w:rPr>
          <w:rFonts w:hint="eastAsia"/>
        </w:rPr>
        <w:t>（</w:t>
      </w:r>
      <w:r>
        <w:rPr>
          <w:rFonts w:hint="eastAsia"/>
        </w:rPr>
        <w:t>1</w:t>
      </w:r>
      <w:r>
        <w:rPr>
          <w:rFonts w:hint="eastAsia"/>
        </w:rPr>
        <w:t>）①</w:t>
      </w:r>
      <w:r>
        <w:t xml:space="preserve"> dispatching </w:t>
      </w:r>
      <w:r>
        <w:rPr>
          <w:rFonts w:hint="eastAsia"/>
        </w:rPr>
        <w:t>步骤。</w:t>
      </w:r>
      <w:r>
        <w:rPr>
          <w:rFonts w:hint="eastAsia"/>
        </w:rPr>
        <w:t>Dispatcher</w:t>
      </w:r>
      <w:r>
        <w:t xml:space="preserve"> </w:t>
      </w:r>
      <w:r>
        <w:rPr>
          <w:rFonts w:hint="eastAsia"/>
        </w:rPr>
        <w:t>通过</w:t>
      </w:r>
      <w:r>
        <w:t xml:space="preserve"> PatchPod </w:t>
      </w:r>
      <w:r>
        <w:rPr>
          <w:rFonts w:hint="eastAsia"/>
        </w:rPr>
        <w:t>操作，在</w:t>
      </w:r>
      <w:r>
        <w:t xml:space="preserve"> Pod </w:t>
      </w:r>
      <w:r>
        <w:rPr>
          <w:rFonts w:hint="eastAsia"/>
        </w:rPr>
        <w:t>的注解字段中写入</w:t>
      </w:r>
      <w:r>
        <w:t xml:space="preserve"> eno.io/scheduler-name={selectedScheduler}</w:t>
      </w:r>
      <w:r>
        <w:rPr>
          <w:rFonts w:hint="eastAsia"/>
        </w:rPr>
        <w:t>。这一步操作携带</w:t>
      </w:r>
      <w:r>
        <w:t xml:space="preserve"> Pod </w:t>
      </w:r>
      <w:r>
        <w:rPr>
          <w:rFonts w:hint="eastAsia"/>
        </w:rPr>
        <w:t>的</w:t>
      </w:r>
      <w:r>
        <w:t xml:space="preserve"> resourceVersion</w:t>
      </w:r>
      <w:r>
        <w:rPr>
          <w:rFonts w:hint="eastAsia"/>
        </w:rPr>
        <w:t>，若并发情况下已有其他修改，则会由</w:t>
      </w:r>
      <w:r>
        <w:t xml:space="preserve"> etcd </w:t>
      </w:r>
      <w:r>
        <w:rPr>
          <w:rFonts w:hint="eastAsia"/>
        </w:rPr>
        <w:t>返回</w:t>
      </w:r>
      <w:r>
        <w:t xml:space="preserve"> 409 Conflict</w:t>
      </w:r>
      <w:r>
        <w:rPr>
          <w:rFonts w:hint="eastAsia"/>
        </w:rPr>
        <w:t>，</w:t>
      </w:r>
      <w:r>
        <w:rPr>
          <w:rFonts w:hint="eastAsia"/>
        </w:rPr>
        <w:t>Dispatcher</w:t>
      </w:r>
      <w:r>
        <w:t xml:space="preserve"> </w:t>
      </w:r>
      <w:r>
        <w:rPr>
          <w:rFonts w:hint="eastAsia"/>
        </w:rPr>
        <w:t>收到冲突后重新读取</w:t>
      </w:r>
      <w:r>
        <w:t xml:space="preserve"> Pod </w:t>
      </w:r>
      <w:r>
        <w:rPr>
          <w:rFonts w:hint="eastAsia"/>
        </w:rPr>
        <w:t>并重试。这保证了同一</w:t>
      </w:r>
      <w:r>
        <w:t xml:space="preserve"> Pod </w:t>
      </w:r>
      <w:r>
        <w:rPr>
          <w:rFonts w:hint="eastAsia"/>
        </w:rPr>
        <w:t>的分发决策不会出现竞争条件。</w:t>
      </w:r>
    </w:p>
    <w:p w14:paraId="2C5DFFE2" w14:textId="77777777" w:rsidR="00957881" w:rsidRDefault="00000000">
      <w:pPr>
        <w:pStyle w:val="BodyText"/>
      </w:pPr>
      <w:r>
        <w:rPr>
          <w:rFonts w:hint="eastAsia"/>
        </w:rPr>
        <w:t>（</w:t>
      </w:r>
      <w:r>
        <w:rPr>
          <w:rFonts w:hint="eastAsia"/>
        </w:rPr>
        <w:t>2</w:t>
      </w:r>
      <w:r>
        <w:rPr>
          <w:rFonts w:hint="eastAsia"/>
        </w:rPr>
        <w:t>）②</w:t>
      </w:r>
      <w:r>
        <w:t xml:space="preserve"> assuming </w:t>
      </w:r>
      <w:r>
        <w:rPr>
          <w:rFonts w:hint="eastAsia"/>
        </w:rPr>
        <w:t>步骤。被分发到的</w:t>
      </w:r>
      <w:r>
        <w:t xml:space="preserve"> Scheduler </w:t>
      </w:r>
      <w:r>
        <w:rPr>
          <w:rFonts w:hint="eastAsia"/>
        </w:rPr>
        <w:t>通过</w:t>
      </w:r>
      <w:r>
        <w:t xml:space="preserve"> Informer </w:t>
      </w:r>
      <w:r>
        <w:rPr>
          <w:rFonts w:hint="eastAsia"/>
        </w:rPr>
        <w:t>观察到</w:t>
      </w:r>
      <w:r>
        <w:t xml:space="preserve"> Pod </w:t>
      </w:r>
      <w:r>
        <w:rPr>
          <w:rFonts w:hint="eastAsia"/>
        </w:rPr>
        <w:t>的</w:t>
      </w:r>
      <w:r>
        <w:t xml:space="preserve"> scheduler-name </w:t>
      </w:r>
      <w:r>
        <w:rPr>
          <w:rFonts w:hint="eastAsia"/>
        </w:rPr>
        <w:t>注解匹配自己，将其纳入调度循环。</w:t>
      </w:r>
      <w:r>
        <w:rPr>
          <w:rFonts w:hint="eastAsia"/>
        </w:rPr>
        <w:t>Filter/Score/Reserve</w:t>
      </w:r>
      <w:r>
        <w:t xml:space="preserve"> </w:t>
      </w:r>
      <w:r>
        <w:rPr>
          <w:rFonts w:hint="eastAsia"/>
        </w:rPr>
        <w:t>完成后，</w:t>
      </w:r>
      <w:r>
        <w:rPr>
          <w:rFonts w:hint="eastAsia"/>
        </w:rPr>
        <w:t>Scheduler</w:t>
      </w:r>
      <w:r>
        <w:t xml:space="preserve"> </w:t>
      </w:r>
      <w:r>
        <w:rPr>
          <w:rFonts w:hint="eastAsia"/>
        </w:rPr>
        <w:t>通过</w:t>
      </w:r>
      <w:r>
        <w:t xml:space="preserve"> PatchPod </w:t>
      </w:r>
      <w:r>
        <w:rPr>
          <w:rFonts w:hint="eastAsia"/>
        </w:rPr>
        <w:t>写入</w:t>
      </w:r>
      <w:r>
        <w:t xml:space="preserve"> eno.io/assumed-node={selectedNode}</w:t>
      </w:r>
      <w:r>
        <w:rPr>
          <w:rFonts w:hint="eastAsia"/>
        </w:rPr>
        <w:t>，同样受</w:t>
      </w:r>
      <w:r>
        <w:t xml:space="preserve"> resourceVersion </w:t>
      </w:r>
      <w:r>
        <w:rPr>
          <w:rFonts w:hint="eastAsia"/>
        </w:rPr>
        <w:t>乐观并发保护。</w:t>
      </w:r>
    </w:p>
    <w:p w14:paraId="2D2E4789" w14:textId="77777777" w:rsidR="00957881" w:rsidRDefault="00000000">
      <w:pPr>
        <w:pStyle w:val="BodyText"/>
      </w:pPr>
      <w:r>
        <w:rPr>
          <w:rFonts w:hint="eastAsia"/>
        </w:rPr>
        <w:lastRenderedPageBreak/>
        <w:t>（</w:t>
      </w:r>
      <w:r>
        <w:rPr>
          <w:rFonts w:hint="eastAsia"/>
        </w:rPr>
        <w:t>3</w:t>
      </w:r>
      <w:r>
        <w:rPr>
          <w:rFonts w:hint="eastAsia"/>
        </w:rPr>
        <w:t>）③</w:t>
      </w:r>
      <w:r>
        <w:t xml:space="preserve"> binding </w:t>
      </w:r>
      <w:r>
        <w:rPr>
          <w:rFonts w:hint="eastAsia"/>
        </w:rPr>
        <w:t>步骤。</w:t>
      </w:r>
      <w:r>
        <w:rPr>
          <w:rFonts w:hint="eastAsia"/>
        </w:rPr>
        <w:t>Scheduler</w:t>
      </w:r>
      <w:r>
        <w:t xml:space="preserve"> </w:t>
      </w:r>
      <w:r>
        <w:rPr>
          <w:rFonts w:hint="eastAsia"/>
        </w:rPr>
        <w:t>内部的</w:t>
      </w:r>
      <w:r>
        <w:t xml:space="preserve"> Binder </w:t>
      </w:r>
      <w:r>
        <w:rPr>
          <w:rFonts w:hint="eastAsia"/>
        </w:rPr>
        <w:t>模块（或独立</w:t>
      </w:r>
      <w:r>
        <w:t xml:space="preserve"> </w:t>
      </w:r>
      <w:r>
        <w:rPr>
          <w:rFonts w:hint="eastAsia"/>
        </w:rPr>
        <w:t>Binder</w:t>
      </w:r>
      <w:r>
        <w:rPr>
          <w:rFonts w:hint="eastAsia"/>
        </w:rPr>
        <w:t>，取决于部署形态）通过</w:t>
      </w:r>
      <w:r>
        <w:t xml:space="preserve"> Bind </w:t>
      </w:r>
      <w:r>
        <w:rPr>
          <w:rFonts w:hint="eastAsia"/>
        </w:rPr>
        <w:t>子资源</w:t>
      </w:r>
      <w:r>
        <w:t xml:space="preserve"> API POST /api/v1/namespaces/{ns}/pods/{name}/binding </w:t>
      </w:r>
      <w:r>
        <w:rPr>
          <w:rFonts w:hint="eastAsia"/>
        </w:rPr>
        <w:t>完成最终的绑定操作。这是与前两步性质截然不同的一步：</w:t>
      </w:r>
      <w:r>
        <w:rPr>
          <w:rFonts w:hint="eastAsia"/>
        </w:rPr>
        <w:t>Bind</w:t>
      </w:r>
      <w:r>
        <w:t xml:space="preserve"> API </w:t>
      </w:r>
      <w:r>
        <w:rPr>
          <w:rFonts w:hint="eastAsia"/>
        </w:rPr>
        <w:t>是</w:t>
      </w:r>
      <w:r>
        <w:t xml:space="preserve"> Kubernetes </w:t>
      </w:r>
      <w:r>
        <w:rPr>
          <w:rFonts w:hint="eastAsia"/>
        </w:rPr>
        <w:t>定义的特殊子资源</w:t>
      </w:r>
      <w:r w:rsidR="00957881">
        <w:fldChar w:fldCharType="begin"/>
      </w:r>
      <w:r w:rsidR="00957881">
        <w:instrText>HYPERLINK \l "ref35" \h</w:instrText>
      </w:r>
      <w:r w:rsidR="00957881">
        <w:fldChar w:fldCharType="separate"/>
      </w:r>
      <w:r w:rsidR="00957881">
        <w:rPr>
          <w:vertAlign w:val="superscript"/>
        </w:rPr>
        <w:t>[35]</w:t>
      </w:r>
      <w:r w:rsidR="00957881">
        <w:fldChar w:fldCharType="end"/>
      </w:r>
      <w:r>
        <w:rPr>
          <w:rFonts w:hint="eastAsia"/>
        </w:rPr>
        <w:t>，其内部实现由</w:t>
      </w:r>
      <w:r>
        <w:t xml:space="preserve"> kube-apiserver </w:t>
      </w:r>
      <w:r>
        <w:rPr>
          <w:rFonts w:hint="eastAsia"/>
        </w:rPr>
        <w:t>通过</w:t>
      </w:r>
      <w:r>
        <w:t xml:space="preserve"> etcd </w:t>
      </w:r>
      <w:r>
        <w:rPr>
          <w:rFonts w:hint="eastAsia"/>
        </w:rPr>
        <w:t>事务保证如下语义：</w:t>
      </w:r>
    </w:p>
    <w:p w14:paraId="637B22B7" w14:textId="77777777" w:rsidR="00957881" w:rsidRDefault="00000000">
      <w:pPr>
        <w:pStyle w:val="BlockText"/>
      </w:pPr>
      <w:r>
        <w:rPr>
          <w:rFonts w:hint="eastAsia"/>
        </w:rPr>
        <w:t>当且仅当</w:t>
      </w:r>
      <w:r>
        <w:t xml:space="preserve"> Pod </w:t>
      </w:r>
      <w:r>
        <w:rPr>
          <w:rFonts w:hint="eastAsia"/>
        </w:rPr>
        <w:t>的</w:t>
      </w:r>
      <w:r>
        <w:t xml:space="preserve"> spec.nodeName </w:t>
      </w:r>
      <w:r>
        <w:rPr>
          <w:rFonts w:hint="eastAsia"/>
        </w:rPr>
        <w:t>为空时，允许原子设置为目标节点名；若已经设置，返回</w:t>
      </w:r>
      <w:r>
        <w:t xml:space="preserve"> 409 Conflict</w:t>
      </w:r>
      <w:r>
        <w:t>。</w:t>
      </w:r>
    </w:p>
    <w:p w14:paraId="05EFBF6B" w14:textId="77777777" w:rsidR="00957881" w:rsidRDefault="00000000">
      <w:pPr>
        <w:pStyle w:val="FirstParagraph"/>
      </w:pPr>
      <w:r>
        <w:rPr>
          <w:rFonts w:hint="eastAsia"/>
        </w:rPr>
        <w:t>这一语义从根本上排除了同一</w:t>
      </w:r>
      <w:r>
        <w:t xml:space="preserve"> Pod </w:t>
      </w:r>
      <w:r>
        <w:rPr>
          <w:rFonts w:hint="eastAsia"/>
        </w:rPr>
        <w:t>被绑定到两个不同节点的可能性。任意数量的</w:t>
      </w:r>
      <w:r>
        <w:t xml:space="preserve"> Scheduler </w:t>
      </w:r>
      <w:r>
        <w:rPr>
          <w:rFonts w:hint="eastAsia"/>
        </w:rPr>
        <w:t>实例、任意的并发度、任意的网络重排——只要它们最终都通过</w:t>
      </w:r>
      <w:r>
        <w:t xml:space="preserve"> Bind API </w:t>
      </w:r>
      <w:r>
        <w:rPr>
          <w:rFonts w:hint="eastAsia"/>
        </w:rPr>
        <w:t>完成绑定，“任一</w:t>
      </w:r>
      <w:r>
        <w:t xml:space="preserve"> Pod </w:t>
      </w:r>
      <w:r>
        <w:rPr>
          <w:rFonts w:hint="eastAsia"/>
        </w:rPr>
        <w:t>至多绑定到一个节点”这一核心不变量就得到</w:t>
      </w:r>
      <w:r>
        <w:t xml:space="preserve"> Kubernetes </w:t>
      </w:r>
      <w:r>
        <w:rPr>
          <w:rFonts w:hint="eastAsia"/>
        </w:rPr>
        <w:t>集群的原子性保证。</w:t>
      </w:r>
    </w:p>
    <w:p w14:paraId="598F25CA" w14:textId="77777777" w:rsidR="00957881" w:rsidRDefault="00000000">
      <w:pPr>
        <w:pStyle w:val="BlockText"/>
      </w:pPr>
      <w:r>
        <w:rPr>
          <w:rFonts w:hint="eastAsia"/>
        </w:rPr>
        <w:t>附注</w:t>
      </w:r>
      <w:r>
        <w:t xml:space="preserve"> </w:t>
      </w:r>
      <w:r>
        <w:rPr>
          <w:rFonts w:hint="eastAsia"/>
        </w:rPr>
        <w:t>3-1</w:t>
      </w:r>
      <w:r>
        <w:rPr>
          <w:rFonts w:hint="eastAsia"/>
        </w:rPr>
        <w:t>：上述三步事务写入模型完全依赖</w:t>
      </w:r>
      <w:r>
        <w:t xml:space="preserve"> etcd </w:t>
      </w:r>
      <w:r>
        <w:rPr>
          <w:rFonts w:hint="eastAsia"/>
        </w:rPr>
        <w:t>与</w:t>
      </w:r>
      <w:r>
        <w:t xml:space="preserve"> kube-apiserver </w:t>
      </w:r>
      <w:r>
        <w:rPr>
          <w:rFonts w:hint="eastAsia"/>
        </w:rPr>
        <w:t>提供的原子性语义。本文的分布式调度器没有引入任何自研的分布式协调机制（例如</w:t>
      </w:r>
      <w:r>
        <w:t xml:space="preserve"> Raft </w:t>
      </w:r>
      <w:r>
        <w:rPr>
          <w:rFonts w:hint="eastAsia"/>
        </w:rPr>
        <w:t>复制、分布式锁、外部</w:t>
      </w:r>
      <w:r>
        <w:t xml:space="preserve"> ZooKeeper </w:t>
      </w:r>
      <w:r>
        <w:rPr>
          <w:rFonts w:hint="eastAsia"/>
        </w:rPr>
        <w:t>等）——所有一致性保证都建立在</w:t>
      </w:r>
      <w:r>
        <w:t xml:space="preserve"> Kubernetes </w:t>
      </w:r>
      <w:r>
        <w:rPr>
          <w:rFonts w:hint="eastAsia"/>
        </w:rPr>
        <w:t>已有的存储抽象之上。这一设计选择的优点是：任何一个符合</w:t>
      </w:r>
      <w:r>
        <w:t xml:space="preserve"> Kubernetes </w:t>
      </w:r>
      <w:r>
        <w:rPr>
          <w:rFonts w:hint="eastAsia"/>
        </w:rPr>
        <w:t>规范的</w:t>
      </w:r>
      <w:r>
        <w:t xml:space="preserve"> kube-apiserver + etcd </w:t>
      </w:r>
      <w:r>
        <w:rPr>
          <w:rFonts w:hint="eastAsia"/>
        </w:rPr>
        <w:t>部署都能天然支持本调度器，无需额外的部署依赖。</w:t>
      </w:r>
    </w:p>
    <w:p w14:paraId="63A99FE1" w14:textId="77777777" w:rsidR="00957881" w:rsidRDefault="00000000">
      <w:pPr>
        <w:pStyle w:val="Heading2"/>
        <w:spacing w:before="156" w:after="156"/>
      </w:pPr>
      <w:bookmarkStart w:id="272" w:name="_Toc241154068"/>
      <w:bookmarkStart w:id="273" w:name="dispatcher-内部pod-的数据结构流转"/>
      <w:bookmarkEnd w:id="271"/>
      <w:r>
        <w:t>3.3</w:t>
      </w:r>
      <w:r>
        <w:t xml:space="preserve">　</w:t>
      </w:r>
      <w:r>
        <w:t xml:space="preserve">Dispatcher </w:t>
      </w:r>
      <w:r>
        <w:rPr>
          <w:rFonts w:hint="eastAsia"/>
        </w:rPr>
        <w:t>内部：</w:t>
      </w:r>
      <w:r>
        <w:rPr>
          <w:rFonts w:hint="eastAsia"/>
        </w:rPr>
        <w:t>Pod</w:t>
      </w:r>
      <w:r>
        <w:t xml:space="preserve"> </w:t>
      </w:r>
      <w:r>
        <w:rPr>
          <w:rFonts w:hint="eastAsia"/>
        </w:rPr>
        <w:t>的数据结构流转</w:t>
      </w:r>
      <w:bookmarkEnd w:id="272"/>
    </w:p>
    <w:p w14:paraId="7D677159" w14:textId="77777777" w:rsidR="00957881" w:rsidRDefault="00000000">
      <w:pPr>
        <w:pStyle w:val="FirstParagraph"/>
      </w:pPr>
      <w:r>
        <w:rPr>
          <w:rFonts w:hint="eastAsia"/>
        </w:rPr>
        <w:t>图</w:t>
      </w:r>
      <w:r>
        <w:t xml:space="preserve"> 3 </w:t>
      </w:r>
      <w:r>
        <w:rPr>
          <w:rFonts w:hint="eastAsia"/>
        </w:rPr>
        <w:t>展示了</w:t>
      </w:r>
      <w:r>
        <w:t xml:space="preserve"> Dispatcher </w:t>
      </w:r>
      <w:r>
        <w:rPr>
          <w:rFonts w:hint="eastAsia"/>
        </w:rPr>
        <w:t>内部</w:t>
      </w:r>
      <w:r>
        <w:t xml:space="preserve"> Pod </w:t>
      </w:r>
      <w:r>
        <w:rPr>
          <w:rFonts w:hint="eastAsia"/>
        </w:rPr>
        <w:t>从进入到分发完成的完整流转过程。</w:t>
      </w:r>
    </w:p>
    <w:p w14:paraId="047451C8" w14:textId="77777777" w:rsidR="00957881" w:rsidRDefault="00000000">
      <w:pPr>
        <w:pStyle w:val="CaptionedFigure"/>
      </w:pPr>
      <w:r>
        <w:rPr>
          <w:noProof/>
        </w:rPr>
        <w:drawing>
          <wp:inline distT="0" distB="0" distL="0" distR="0" wp14:anchorId="1F1F7B02" wp14:editId="15BEAEAE">
            <wp:extent cx="5753100" cy="3634962"/>
            <wp:effectExtent l="0" t="0" r="0" b="0"/>
            <wp:docPr id="75" name="Picture" descr="图 3 Dispatcher 内部数据结构流转：Pod 从新建到分发完成的过程"/>
            <wp:cNvGraphicFramePr/>
            <a:graphic xmlns:a="http://schemas.openxmlformats.org/drawingml/2006/main">
              <a:graphicData uri="http://schemas.openxmlformats.org/drawingml/2006/picture">
                <pic:pic xmlns:pic="http://schemas.openxmlformats.org/drawingml/2006/picture">
                  <pic:nvPicPr>
                    <pic:cNvPr id="76" name="Picture" descr="../figures/fig3-3-dispatcher-flow.png"/>
                    <pic:cNvPicPr>
                      <a:picLocks noChangeAspect="1" noChangeArrowheads="1"/>
                    </pic:cNvPicPr>
                  </pic:nvPicPr>
                  <pic:blipFill>
                    <a:blip r:embed="rId10"/>
                    <a:stretch>
                      <a:fillRect/>
                    </a:stretch>
                  </pic:blipFill>
                  <pic:spPr bwMode="auto">
                    <a:xfrm>
                      <a:off x="0" y="0"/>
                      <a:ext cx="5753100" cy="3634962"/>
                    </a:xfrm>
                    <a:prstGeom prst="rect">
                      <a:avLst/>
                    </a:prstGeom>
                    <a:noFill/>
                    <a:ln w="9525">
                      <a:noFill/>
                      <a:headEnd/>
                      <a:tailEnd/>
                    </a:ln>
                  </pic:spPr>
                </pic:pic>
              </a:graphicData>
            </a:graphic>
          </wp:inline>
        </w:drawing>
      </w:r>
    </w:p>
    <w:p w14:paraId="7D720F17" w14:textId="77777777" w:rsidR="00957881" w:rsidRDefault="00000000">
      <w:pPr>
        <w:pStyle w:val="ImageCaption"/>
      </w:pPr>
      <w:r>
        <w:rPr>
          <w:rFonts w:hint="eastAsia"/>
        </w:rPr>
        <w:lastRenderedPageBreak/>
        <w:t>图</w:t>
      </w:r>
      <w:r>
        <w:t xml:space="preserve"> 3 Dispatcher </w:t>
      </w:r>
      <w:r>
        <w:rPr>
          <w:rFonts w:hint="eastAsia"/>
        </w:rPr>
        <w:t>内部数据结构流转：</w:t>
      </w:r>
      <w:r>
        <w:rPr>
          <w:rFonts w:hint="eastAsia"/>
        </w:rPr>
        <w:t>Pod</w:t>
      </w:r>
      <w:r>
        <w:t xml:space="preserve"> </w:t>
      </w:r>
      <w:r>
        <w:rPr>
          <w:rFonts w:hint="eastAsia"/>
        </w:rPr>
        <w:t>从新建到分发完成的过程</w:t>
      </w:r>
    </w:p>
    <w:p w14:paraId="1BB9D05B" w14:textId="77777777" w:rsidR="00957881" w:rsidRDefault="00000000">
      <w:pPr>
        <w:pStyle w:val="BodyText"/>
      </w:pPr>
      <w:r>
        <w:rPr>
          <w:rFonts w:hint="eastAsia"/>
        </w:rPr>
        <w:t>如图</w:t>
      </w:r>
      <w:r>
        <w:t xml:space="preserve"> 3 </w:t>
      </w:r>
      <w:r>
        <w:rPr>
          <w:rFonts w:hint="eastAsia"/>
        </w:rPr>
        <w:t>所示，一个新创建的</w:t>
      </w:r>
      <w:r>
        <w:t xml:space="preserve"> </w:t>
      </w:r>
      <w:r>
        <w:rPr>
          <w:rFonts w:hint="eastAsia"/>
        </w:rPr>
        <w:t>Pod</w:t>
      </w:r>
      <w:r>
        <w:rPr>
          <w:rFonts w:hint="eastAsia"/>
        </w:rPr>
        <w:t>（尚未被调度）进入</w:t>
      </w:r>
      <w:r>
        <w:t xml:space="preserve"> Dispatcher </w:t>
      </w:r>
      <w:r>
        <w:rPr>
          <w:rFonts w:hint="eastAsia"/>
        </w:rPr>
        <w:t>的流转过程如下：</w:t>
      </w:r>
    </w:p>
    <w:p w14:paraId="427AF538" w14:textId="77777777" w:rsidR="00957881" w:rsidRDefault="00000000">
      <w:pPr>
        <w:pStyle w:val="BodyText"/>
      </w:pPr>
      <w:r>
        <w:rPr>
          <w:rFonts w:hint="eastAsia"/>
        </w:rPr>
        <w:t>（</w:t>
      </w:r>
      <w:r>
        <w:rPr>
          <w:rFonts w:hint="eastAsia"/>
        </w:rPr>
        <w:t>1</w:t>
      </w:r>
      <w:r>
        <w:rPr>
          <w:rFonts w:hint="eastAsia"/>
        </w:rPr>
        <w:t>）进入</w:t>
      </w:r>
      <w:r>
        <w:t xml:space="preserve"> Sorting Policy </w:t>
      </w:r>
      <w:r>
        <w:rPr>
          <w:rFonts w:hint="eastAsia"/>
        </w:rPr>
        <w:t>Manager</w:t>
      </w:r>
      <w:r>
        <w:rPr>
          <w:rFonts w:hint="eastAsia"/>
        </w:rPr>
        <w:t>。当</w:t>
      </w:r>
      <w:r>
        <w:t xml:space="preserve"> Dispatcher </w:t>
      </w:r>
      <w:r>
        <w:rPr>
          <w:rFonts w:hint="eastAsia"/>
        </w:rPr>
        <w:t>通过</w:t>
      </w:r>
      <w:r>
        <w:t xml:space="preserve"> Informer </w:t>
      </w:r>
      <w:r>
        <w:rPr>
          <w:rFonts w:hint="eastAsia"/>
        </w:rPr>
        <w:t>观察到一个</w:t>
      </w:r>
      <w:r>
        <w:t xml:space="preserve"> spec.nodeName == "" </w:t>
      </w:r>
      <w:r>
        <w:rPr>
          <w:rFonts w:hint="eastAsia"/>
        </w:rPr>
        <w:t>且</w:t>
      </w:r>
      <w:r>
        <w:t xml:space="preserve"> scheduler-name </w:t>
      </w:r>
      <w:r>
        <w:rPr>
          <w:rFonts w:hint="eastAsia"/>
        </w:rPr>
        <w:t>注解为空的新</w:t>
      </w:r>
      <w:r>
        <w:t xml:space="preserve"> Pod </w:t>
      </w:r>
      <w:r>
        <w:rPr>
          <w:rFonts w:hint="eastAsia"/>
        </w:rPr>
        <w:t>时，将其送入</w:t>
      </w:r>
      <w:r>
        <w:t xml:space="preserve"> Sorting Policy </w:t>
      </w:r>
      <w:r>
        <w:rPr>
          <w:rFonts w:hint="eastAsia"/>
        </w:rPr>
        <w:t>Manager</w:t>
      </w:r>
      <w:r>
        <w:rPr>
          <w:rFonts w:hint="eastAsia"/>
        </w:rPr>
        <w:t>。当前实现采用</w:t>
      </w:r>
      <w:r>
        <w:t xml:space="preserve"> FIFO </w:t>
      </w:r>
      <w:r>
        <w:rPr>
          <w:rFonts w:hint="eastAsia"/>
        </w:rPr>
        <w:t>排序（可扩展为</w:t>
      </w:r>
      <w:r>
        <w:t xml:space="preserve"> DRF </w:t>
      </w:r>
      <w:r>
        <w:rPr>
          <w:rFonts w:hint="eastAsia"/>
        </w:rPr>
        <w:t>等公平共享算法）；</w:t>
      </w:r>
    </w:p>
    <w:p w14:paraId="021E4E19" w14:textId="77777777" w:rsidR="00957881" w:rsidRDefault="00000000">
      <w:pPr>
        <w:pStyle w:val="BodyText"/>
      </w:pPr>
      <w:r>
        <w:rPr>
          <w:rFonts w:hint="eastAsia"/>
        </w:rPr>
        <w:t>（</w:t>
      </w:r>
      <w:r>
        <w:rPr>
          <w:rFonts w:hint="eastAsia"/>
        </w:rPr>
        <w:t>2</w:t>
      </w:r>
      <w:r>
        <w:rPr>
          <w:rFonts w:hint="eastAsia"/>
        </w:rPr>
        <w:t>）进入</w:t>
      </w:r>
      <w:r>
        <w:t xml:space="preserve"> Sorted </w:t>
      </w:r>
      <w:r>
        <w:rPr>
          <w:rFonts w:hint="eastAsia"/>
        </w:rPr>
        <w:t>Queue</w:t>
      </w:r>
      <w:r>
        <w:rPr>
          <w:rFonts w:hint="eastAsia"/>
        </w:rPr>
        <w:t>（有序队列）。经排序后的</w:t>
      </w:r>
      <w:r>
        <w:t xml:space="preserve"> Pod </w:t>
      </w:r>
      <w:r>
        <w:rPr>
          <w:rFonts w:hint="eastAsia"/>
        </w:rPr>
        <w:t>进入有序队列，按照策略产出的次序等待分发；</w:t>
      </w:r>
    </w:p>
    <w:p w14:paraId="5FA6C602" w14:textId="77777777" w:rsidR="00957881" w:rsidRDefault="00000000">
      <w:pPr>
        <w:pStyle w:val="BodyText"/>
      </w:pPr>
      <w:r>
        <w:rPr>
          <w:rFonts w:hint="eastAsia"/>
        </w:rPr>
        <w:t>（</w:t>
      </w:r>
      <w:r>
        <w:rPr>
          <w:rFonts w:hint="eastAsia"/>
        </w:rPr>
        <w:t>3</w:t>
      </w:r>
      <w:r>
        <w:rPr>
          <w:rFonts w:hint="eastAsia"/>
        </w:rPr>
        <w:t>）交由</w:t>
      </w:r>
      <w:r>
        <w:t xml:space="preserve"> Dispatching Policy </w:t>
      </w:r>
      <w:r>
        <w:rPr>
          <w:rFonts w:hint="eastAsia"/>
        </w:rPr>
        <w:t>Manager</w:t>
      </w:r>
      <w:r>
        <w:rPr>
          <w:rFonts w:hint="eastAsia"/>
        </w:rPr>
        <w:t>。从有序队列中弹出的</w:t>
      </w:r>
      <w:r>
        <w:t xml:space="preserve"> Pod </w:t>
      </w:r>
      <w:r>
        <w:rPr>
          <w:rFonts w:hint="eastAsia"/>
        </w:rPr>
        <w:t>进入分发策略模块。选择顺序为嵌套判定：若</w:t>
      </w:r>
      <w:r>
        <w:t xml:space="preserve"> Pod </w:t>
      </w:r>
      <w:r>
        <w:rPr>
          <w:rFonts w:hint="eastAsia"/>
        </w:rPr>
        <w:t>属于某个</w:t>
      </w:r>
      <w:r>
        <w:t xml:space="preserve"> </w:t>
      </w:r>
      <w:r>
        <w:rPr>
          <w:rFonts w:hint="eastAsia"/>
        </w:rPr>
        <w:t>PodGroup</w:t>
      </w:r>
      <w:r>
        <w:rPr>
          <w:rFonts w:hint="eastAsia"/>
        </w:rPr>
        <w:t>，则复用该</w:t>
      </w:r>
      <w:r>
        <w:t xml:space="preserve"> PodGroup </w:t>
      </w:r>
      <w:r>
        <w:rPr>
          <w:rFonts w:hint="eastAsia"/>
        </w:rPr>
        <w:t>已分配的</w:t>
      </w:r>
      <w:r>
        <w:t xml:space="preserve"> Scheduler </w:t>
      </w:r>
      <w:r>
        <w:rPr>
          <w:rFonts w:hint="eastAsia"/>
        </w:rPr>
        <w:t>实例（</w:t>
      </w:r>
      <w:r>
        <w:t>selectSchedulerForUnit</w:t>
      </w:r>
      <w:r>
        <w:rPr>
          <w:rFonts w:hint="eastAsia"/>
        </w:rPr>
        <w:t>）；否则进入</w:t>
      </w:r>
      <w:r>
        <w:t xml:space="preserve"> pickScheduler</w:t>
      </w:r>
      <w:r>
        <w:rPr>
          <w:rFonts w:hint="eastAsia"/>
        </w:rPr>
        <w:t>，默认走</w:t>
      </w:r>
      <w:r>
        <w:t xml:space="preserve"> loadBalancing</w:t>
      </w:r>
      <w:r>
        <w:rPr>
          <w:rFonts w:hint="eastAsia"/>
        </w:rPr>
        <w:t>，即通过</w:t>
      </w:r>
      <w:r>
        <w:t xml:space="preserve"> GetMostIdleSchedulerAndAddPodInAdvance </w:t>
      </w:r>
      <w:r>
        <w:rPr>
          <w:rFonts w:hint="eastAsia"/>
        </w:rPr>
        <w:t>选出当前处理能力剩余最多者（</w:t>
      </w:r>
      <w:r>
        <w:rPr>
          <w:rFonts w:hint="eastAsia"/>
        </w:rPr>
        <w:t>MaxIdle</w:t>
      </w:r>
      <w:r>
        <w:t xml:space="preserve"> </w:t>
      </w:r>
      <w:r>
        <w:rPr>
          <w:rFonts w:hint="eastAsia"/>
        </w:rPr>
        <w:t>加权轮询）。在启用</w:t>
      </w:r>
      <w:r>
        <w:t xml:space="preserve"> SupportRescheduling </w:t>
      </w:r>
      <w:r>
        <w:rPr>
          <w:rFonts w:hint="eastAsia"/>
        </w:rPr>
        <w:t>FeatureGate</w:t>
      </w:r>
      <w:r>
        <w:rPr>
          <w:rFonts w:hint="eastAsia"/>
        </w:rPr>
        <w:t>（默认关闭，</w:t>
      </w:r>
      <w:r>
        <w:rPr>
          <w:rFonts w:hint="eastAsia"/>
        </w:rPr>
        <w:t>Alpha</w:t>
      </w:r>
      <w:r>
        <w:t xml:space="preserve"> </w:t>
      </w:r>
      <w:r>
        <w:rPr>
          <w:rFonts w:hint="eastAsia"/>
        </w:rPr>
        <w:t>阶段）后，则先尝试与同</w:t>
      </w:r>
      <w:r>
        <w:t xml:space="preserve"> Owner Pod </w:t>
      </w:r>
      <w:r>
        <w:rPr>
          <w:rFonts w:hint="eastAsia"/>
        </w:rPr>
        <w:t>复用同一</w:t>
      </w:r>
      <w:r>
        <w:t xml:space="preserve"> Scheduler </w:t>
      </w:r>
      <w:r>
        <w:rPr>
          <w:rFonts w:hint="eastAsia"/>
        </w:rPr>
        <w:t>实例做亲和路由，未命中再回退到</w:t>
      </w:r>
      <w:r>
        <w:t xml:space="preserve"> loadBalancing</w:t>
      </w:r>
      <w:r>
        <w:rPr>
          <w:rFonts w:hint="eastAsia"/>
        </w:rPr>
        <w:t>；</w:t>
      </w:r>
    </w:p>
    <w:p w14:paraId="1C072C06" w14:textId="77777777" w:rsidR="00957881" w:rsidRDefault="00000000">
      <w:pPr>
        <w:pStyle w:val="BodyText"/>
      </w:pPr>
      <w:r>
        <w:rPr>
          <w:rFonts w:hint="eastAsia"/>
        </w:rPr>
        <w:t>（</w:t>
      </w:r>
      <w:r>
        <w:rPr>
          <w:rFonts w:hint="eastAsia"/>
        </w:rPr>
        <w:t>4</w:t>
      </w:r>
      <w:r>
        <w:rPr>
          <w:rFonts w:hint="eastAsia"/>
        </w:rPr>
        <w:t>）通过</w:t>
      </w:r>
      <w:r>
        <w:t xml:space="preserve"> API Server </w:t>
      </w:r>
      <w:r>
        <w:rPr>
          <w:rFonts w:hint="eastAsia"/>
        </w:rPr>
        <w:t>传递到目标</w:t>
      </w:r>
      <w:r>
        <w:t xml:space="preserve"> </w:t>
      </w:r>
      <w:r>
        <w:rPr>
          <w:rFonts w:hint="eastAsia"/>
        </w:rPr>
        <w:t>Scheduler</w:t>
      </w:r>
      <w:r>
        <w:rPr>
          <w:rFonts w:hint="eastAsia"/>
        </w:rPr>
        <w:t>。分发策略选定</w:t>
      </w:r>
      <w:r>
        <w:t xml:space="preserve"> Scheduler </w:t>
      </w:r>
      <w:r>
        <w:rPr>
          <w:rFonts w:hint="eastAsia"/>
        </w:rPr>
        <w:t>后，通过</w:t>
      </w:r>
      <w:r>
        <w:t xml:space="preserve"> PatchPod </w:t>
      </w:r>
      <w:r>
        <w:rPr>
          <w:rFonts w:hint="eastAsia"/>
        </w:rPr>
        <w:t>写入</w:t>
      </w:r>
      <w:r>
        <w:t xml:space="preserve"> scheduler-name </w:t>
      </w:r>
      <w:r>
        <w:rPr>
          <w:rFonts w:hint="eastAsia"/>
        </w:rPr>
        <w:t>注解（对应图</w:t>
      </w:r>
      <w:r>
        <w:t xml:space="preserve"> 1 </w:t>
      </w:r>
      <w:r>
        <w:rPr>
          <w:rFonts w:hint="eastAsia"/>
        </w:rPr>
        <w:t>中的</w:t>
      </w:r>
      <w:r>
        <w:t xml:space="preserve"> ① </w:t>
      </w:r>
      <w:r>
        <w:rPr>
          <w:rFonts w:hint="eastAsia"/>
        </w:rPr>
        <w:t>dispatching</w:t>
      </w:r>
      <w:r>
        <w:rPr>
          <w:rFonts w:hint="eastAsia"/>
        </w:rPr>
        <w:t>），</w:t>
      </w:r>
      <w:r>
        <w:rPr>
          <w:rFonts w:hint="eastAsia"/>
        </w:rPr>
        <w:t>Pod</w:t>
      </w:r>
      <w:r>
        <w:t xml:space="preserve"> </w:t>
      </w:r>
      <w:r>
        <w:rPr>
          <w:rFonts w:hint="eastAsia"/>
        </w:rPr>
        <w:t>从此对该</w:t>
      </w:r>
      <w:r>
        <w:t xml:space="preserve"> Scheduler </w:t>
      </w:r>
      <w:r>
        <w:rPr>
          <w:rFonts w:hint="eastAsia"/>
        </w:rPr>
        <w:t>可见；</w:t>
      </w:r>
    </w:p>
    <w:p w14:paraId="5A309EDF" w14:textId="77777777" w:rsidR="00957881" w:rsidRDefault="00000000">
      <w:pPr>
        <w:pStyle w:val="BodyText"/>
      </w:pPr>
      <w:r>
        <w:rPr>
          <w:rFonts w:hint="eastAsia"/>
        </w:rPr>
        <w:t>（</w:t>
      </w:r>
      <w:r>
        <w:rPr>
          <w:rFonts w:hint="eastAsia"/>
        </w:rPr>
        <w:t>5</w:t>
      </w:r>
      <w:r>
        <w:rPr>
          <w:rFonts w:hint="eastAsia"/>
        </w:rPr>
        <w:t>）等待调度结果。</w:t>
      </w:r>
      <w:r>
        <w:rPr>
          <w:rFonts w:hint="eastAsia"/>
        </w:rPr>
        <w:t>Pod</w:t>
      </w:r>
      <w:r>
        <w:t xml:space="preserve"> </w:t>
      </w:r>
      <w:r>
        <w:rPr>
          <w:rFonts w:hint="eastAsia"/>
        </w:rPr>
        <w:t>进入所选</w:t>
      </w:r>
      <w:r>
        <w:t xml:space="preserve"> Scheduler </w:t>
      </w:r>
      <w:r>
        <w:rPr>
          <w:rFonts w:hint="eastAsia"/>
        </w:rPr>
        <w:t>后，</w:t>
      </w:r>
      <w:r>
        <w:rPr>
          <w:rFonts w:hint="eastAsia"/>
        </w:rPr>
        <w:t>Dispatcher</w:t>
      </w:r>
      <w:r>
        <w:t xml:space="preserve"> </w:t>
      </w:r>
      <w:r>
        <w:rPr>
          <w:rFonts w:hint="eastAsia"/>
        </w:rPr>
        <w:t>通过</w:t>
      </w:r>
      <w:r>
        <w:t xml:space="preserve"> Informer </w:t>
      </w:r>
      <w:r>
        <w:rPr>
          <w:rFonts w:hint="eastAsia"/>
        </w:rPr>
        <w:t>持续观察其状态。若</w:t>
      </w:r>
      <w:r>
        <w:t xml:space="preserve"> Scheduler </w:t>
      </w:r>
      <w:r>
        <w:rPr>
          <w:rFonts w:hint="eastAsia"/>
        </w:rPr>
        <w:t>最终完成绑定（</w:t>
      </w:r>
      <w:r>
        <w:t>spec.nodeName != ""</w:t>
      </w:r>
      <w:r>
        <w:rPr>
          <w:rFonts w:hint="eastAsia"/>
        </w:rPr>
        <w:t>），则该</w:t>
      </w:r>
      <w:r>
        <w:t xml:space="preserve"> Pod </w:t>
      </w:r>
      <w:r>
        <w:rPr>
          <w:rFonts w:hint="eastAsia"/>
        </w:rPr>
        <w:t>的分发任务结束（图中”</w:t>
      </w:r>
      <w:r>
        <w:rPr>
          <w:rFonts w:hint="eastAsia"/>
        </w:rPr>
        <w:t>Finish</w:t>
      </w:r>
      <w:r>
        <w:rPr>
          <w:rFonts w:hint="eastAsia"/>
        </w:rPr>
        <w:t>（完成）“节点）；</w:t>
      </w:r>
    </w:p>
    <w:p w14:paraId="164BAFCD" w14:textId="77777777" w:rsidR="00957881" w:rsidRDefault="00000000">
      <w:pPr>
        <w:pStyle w:val="BodyText"/>
      </w:pPr>
      <w:r>
        <w:rPr>
          <w:rFonts w:hint="eastAsia"/>
        </w:rPr>
        <w:t>（</w:t>
      </w:r>
      <w:r>
        <w:rPr>
          <w:rFonts w:hint="eastAsia"/>
        </w:rPr>
        <w:t>6</w:t>
      </w:r>
      <w:r>
        <w:rPr>
          <w:rFonts w:hint="eastAsia"/>
        </w:rPr>
        <w:t>）失败回退。若</w:t>
      </w:r>
      <w:r>
        <w:t xml:space="preserve"> Scheduler </w:t>
      </w:r>
      <w:r>
        <w:rPr>
          <w:rFonts w:hint="eastAsia"/>
        </w:rPr>
        <w:t>反馈调度失败（例如资源不足、节点分区归属漂移、多次绑定失败等），</w:t>
      </w:r>
      <w:r>
        <w:rPr>
          <w:rFonts w:hint="eastAsia"/>
        </w:rPr>
        <w:t>Pod</w:t>
      </w:r>
      <w:r>
        <w:t xml:space="preserve"> </w:t>
      </w:r>
      <w:r>
        <w:rPr>
          <w:rFonts w:hint="eastAsia"/>
        </w:rPr>
        <w:t>会被送入</w:t>
      </w:r>
      <w:r>
        <w:t xml:space="preserve"> unschedulable </w:t>
      </w:r>
      <w:r>
        <w:rPr>
          <w:rFonts w:hint="eastAsia"/>
        </w:rPr>
        <w:t>pool</w:t>
      </w:r>
      <w:r>
        <w:rPr>
          <w:rFonts w:hint="eastAsia"/>
        </w:rPr>
        <w:t>（不可调度队列），等待条件改变（例如新节点加入、</w:t>
      </w:r>
      <w:r>
        <w:rPr>
          <w:rFonts w:hint="eastAsia"/>
        </w:rPr>
        <w:t>Pod</w:t>
      </w:r>
      <w:r>
        <w:t xml:space="preserve"> </w:t>
      </w:r>
      <w:r>
        <w:rPr>
          <w:rFonts w:hint="eastAsia"/>
        </w:rPr>
        <w:t>被删除释放资源）后重新回到</w:t>
      </w:r>
      <w:r>
        <w:t xml:space="preserve"> Sorting Policy </w:t>
      </w:r>
      <w:r>
        <w:rPr>
          <w:rFonts w:hint="eastAsia"/>
        </w:rPr>
        <w:t>Manager</w:t>
      </w:r>
      <w:r>
        <w:rPr>
          <w:rFonts w:hint="eastAsia"/>
        </w:rPr>
        <w:t>，进入下一轮分发。</w:t>
      </w:r>
    </w:p>
    <w:p w14:paraId="70A3F654" w14:textId="77777777" w:rsidR="00957881" w:rsidRDefault="00000000">
      <w:pPr>
        <w:pStyle w:val="BodyText"/>
      </w:pPr>
      <w:r>
        <w:rPr>
          <w:rFonts w:hint="eastAsia"/>
        </w:rPr>
        <w:t>上述流程中，</w:t>
      </w:r>
      <w:r>
        <w:rPr>
          <w:rFonts w:hint="eastAsia"/>
        </w:rPr>
        <w:t>Sorting</w:t>
      </w:r>
      <w:r>
        <w:t xml:space="preserve"> Policy Manager </w:t>
      </w:r>
      <w:r>
        <w:rPr>
          <w:rFonts w:hint="eastAsia"/>
        </w:rPr>
        <w:t>与</w:t>
      </w:r>
      <w:r>
        <w:t xml:space="preserve"> Dispatching Policy Manager </w:t>
      </w:r>
      <w:r>
        <w:rPr>
          <w:rFonts w:hint="eastAsia"/>
        </w:rPr>
        <w:t>的解耦是一个关键设计决策：排序策略解决”下一个应该处理谁”的问题，分发策略解决”应该分给谁”的问题，两者独立扩展。例如，</w:t>
      </w:r>
      <w:r>
        <w:rPr>
          <w:rFonts w:hint="eastAsia"/>
        </w:rPr>
        <w:t>FIFO</w:t>
      </w:r>
      <w:r>
        <w:t xml:space="preserve"> </w:t>
      </w:r>
      <w:r>
        <w:rPr>
          <w:rFonts w:hint="eastAsia"/>
        </w:rPr>
        <w:t>排序</w:t>
      </w:r>
      <w:r>
        <w:t xml:space="preserve"> + MaxIdle </w:t>
      </w:r>
      <w:r>
        <w:rPr>
          <w:rFonts w:hint="eastAsia"/>
        </w:rPr>
        <w:t>分发组合能够较好地满足在线服务场景的公平性需求；未来若引入</w:t>
      </w:r>
      <w:r>
        <w:t xml:space="preserve"> DRF </w:t>
      </w:r>
      <w:r>
        <w:rPr>
          <w:rFonts w:hint="eastAsia"/>
        </w:rPr>
        <w:t>排序</w:t>
      </w:r>
      <w:r>
        <w:t xml:space="preserve"> + </w:t>
      </w:r>
      <w:r>
        <w:rPr>
          <w:rFonts w:hint="eastAsia"/>
        </w:rPr>
        <w:t>亲和性优先分发，则可支持多租户资源公平共享。</w:t>
      </w:r>
    </w:p>
    <w:p w14:paraId="5D2DF0D2" w14:textId="77777777" w:rsidR="00957881" w:rsidRDefault="00000000">
      <w:pPr>
        <w:pStyle w:val="Heading2"/>
        <w:spacing w:before="156" w:after="156"/>
      </w:pPr>
      <w:bookmarkStart w:id="274" w:name="_Toc241154069"/>
      <w:bookmarkStart w:id="275" w:name="单个-scheduler-内部pod-的调度流程"/>
      <w:bookmarkEnd w:id="273"/>
      <w:r>
        <w:lastRenderedPageBreak/>
        <w:t>3.4</w:t>
      </w:r>
      <w:r>
        <w:t xml:space="preserve">　</w:t>
      </w:r>
      <w:r>
        <w:rPr>
          <w:rFonts w:hint="eastAsia"/>
        </w:rPr>
        <w:t>单个</w:t>
      </w:r>
      <w:r>
        <w:t xml:space="preserve"> Scheduler </w:t>
      </w:r>
      <w:r>
        <w:rPr>
          <w:rFonts w:hint="eastAsia"/>
        </w:rPr>
        <w:t>内部：</w:t>
      </w:r>
      <w:r>
        <w:rPr>
          <w:rFonts w:hint="eastAsia"/>
        </w:rPr>
        <w:t>Pod</w:t>
      </w:r>
      <w:r>
        <w:t xml:space="preserve"> </w:t>
      </w:r>
      <w:r>
        <w:rPr>
          <w:rFonts w:hint="eastAsia"/>
        </w:rPr>
        <w:t>的调度流程</w:t>
      </w:r>
      <w:bookmarkEnd w:id="274"/>
    </w:p>
    <w:p w14:paraId="467C8F51" w14:textId="77777777" w:rsidR="00957881" w:rsidRDefault="00000000">
      <w:pPr>
        <w:pStyle w:val="FirstParagraph"/>
      </w:pPr>
      <w:r>
        <w:rPr>
          <w:rFonts w:hint="eastAsia"/>
        </w:rPr>
        <w:t>被</w:t>
      </w:r>
      <w:r>
        <w:t xml:space="preserve"> Dispatcher </w:t>
      </w:r>
      <w:r>
        <w:rPr>
          <w:rFonts w:hint="eastAsia"/>
        </w:rPr>
        <w:t>分发到某个</w:t>
      </w:r>
      <w:r>
        <w:t xml:space="preserve"> Scheduler </w:t>
      </w:r>
      <w:r>
        <w:rPr>
          <w:rFonts w:hint="eastAsia"/>
        </w:rPr>
        <w:t>实例后，</w:t>
      </w:r>
      <w:r>
        <w:rPr>
          <w:rFonts w:hint="eastAsia"/>
        </w:rPr>
        <w:t>Pod</w:t>
      </w:r>
      <w:r>
        <w:t xml:space="preserve"> </w:t>
      </w:r>
      <w:r>
        <w:rPr>
          <w:rFonts w:hint="eastAsia"/>
        </w:rPr>
        <w:t>进入该</w:t>
      </w:r>
      <w:r>
        <w:t xml:space="preserve"> Scheduler </w:t>
      </w:r>
      <w:r>
        <w:rPr>
          <w:rFonts w:hint="eastAsia"/>
        </w:rPr>
        <w:t>内部的调度循环。图</w:t>
      </w:r>
      <w:r>
        <w:t xml:space="preserve"> 4 </w:t>
      </w:r>
      <w:r>
        <w:rPr>
          <w:rFonts w:hint="eastAsia"/>
        </w:rPr>
        <w:t>展示了这一过程。</w:t>
      </w:r>
    </w:p>
    <w:p w14:paraId="3392E6E6" w14:textId="77777777" w:rsidR="00957881" w:rsidRDefault="00000000">
      <w:pPr>
        <w:pStyle w:val="CaptionedFigure"/>
      </w:pPr>
      <w:r>
        <w:rPr>
          <w:noProof/>
        </w:rPr>
        <w:drawing>
          <wp:inline distT="0" distB="0" distL="0" distR="0" wp14:anchorId="4F401078" wp14:editId="67C49B77">
            <wp:extent cx="5753100" cy="3759701"/>
            <wp:effectExtent l="0" t="0" r="0" b="0"/>
            <wp:docPr id="79" name="Picture" descr="图 4 单个 Scheduler 内部：Pod 在活跃队列与退避队列间的流动"/>
            <wp:cNvGraphicFramePr/>
            <a:graphic xmlns:a="http://schemas.openxmlformats.org/drawingml/2006/main">
              <a:graphicData uri="http://schemas.openxmlformats.org/drawingml/2006/picture">
                <pic:pic xmlns:pic="http://schemas.openxmlformats.org/drawingml/2006/picture">
                  <pic:nvPicPr>
                    <pic:cNvPr id="80" name="Picture" descr="../figures/fig3-4-scheduler-flow.png"/>
                    <pic:cNvPicPr>
                      <a:picLocks noChangeAspect="1" noChangeArrowheads="1"/>
                    </pic:cNvPicPr>
                  </pic:nvPicPr>
                  <pic:blipFill>
                    <a:blip r:embed="rId11"/>
                    <a:stretch>
                      <a:fillRect/>
                    </a:stretch>
                  </pic:blipFill>
                  <pic:spPr bwMode="auto">
                    <a:xfrm>
                      <a:off x="0" y="0"/>
                      <a:ext cx="5753100" cy="3759701"/>
                    </a:xfrm>
                    <a:prstGeom prst="rect">
                      <a:avLst/>
                    </a:prstGeom>
                    <a:noFill/>
                    <a:ln w="9525">
                      <a:noFill/>
                      <a:headEnd/>
                      <a:tailEnd/>
                    </a:ln>
                  </pic:spPr>
                </pic:pic>
              </a:graphicData>
            </a:graphic>
          </wp:inline>
        </w:drawing>
      </w:r>
    </w:p>
    <w:p w14:paraId="25B0E28B" w14:textId="77777777" w:rsidR="00957881" w:rsidRDefault="00000000">
      <w:pPr>
        <w:pStyle w:val="ImageCaption"/>
      </w:pPr>
      <w:r>
        <w:rPr>
          <w:rFonts w:hint="eastAsia"/>
        </w:rPr>
        <w:t>图</w:t>
      </w:r>
      <w:r>
        <w:t xml:space="preserve"> 4 </w:t>
      </w:r>
      <w:r>
        <w:rPr>
          <w:rFonts w:hint="eastAsia"/>
        </w:rPr>
        <w:t>单个</w:t>
      </w:r>
      <w:r>
        <w:t xml:space="preserve"> Scheduler </w:t>
      </w:r>
      <w:r>
        <w:rPr>
          <w:rFonts w:hint="eastAsia"/>
        </w:rPr>
        <w:t>内部：</w:t>
      </w:r>
      <w:r>
        <w:rPr>
          <w:rFonts w:hint="eastAsia"/>
        </w:rPr>
        <w:t>Pod</w:t>
      </w:r>
      <w:r>
        <w:t xml:space="preserve"> </w:t>
      </w:r>
      <w:r>
        <w:rPr>
          <w:rFonts w:hint="eastAsia"/>
        </w:rPr>
        <w:t>在活跃队列与退避队列间的流动</w:t>
      </w:r>
    </w:p>
    <w:p w14:paraId="0DEFB1EF" w14:textId="77777777" w:rsidR="00957881" w:rsidRDefault="00000000">
      <w:pPr>
        <w:pStyle w:val="BodyText"/>
      </w:pPr>
      <w:r>
        <w:rPr>
          <w:rFonts w:hint="eastAsia"/>
        </w:rPr>
        <w:t>图</w:t>
      </w:r>
      <w:r>
        <w:t xml:space="preserve"> 4 </w:t>
      </w:r>
      <w:r>
        <w:rPr>
          <w:rFonts w:hint="eastAsia"/>
        </w:rPr>
        <w:t>描述的流转过程可分为如下步骤：</w:t>
      </w:r>
    </w:p>
    <w:p w14:paraId="3F89E395" w14:textId="77777777" w:rsidR="00957881" w:rsidRDefault="00000000">
      <w:pPr>
        <w:pStyle w:val="BodyText"/>
      </w:pPr>
      <w:r>
        <w:rPr>
          <w:rFonts w:hint="eastAsia"/>
        </w:rPr>
        <w:t>（</w:t>
      </w:r>
      <w:r>
        <w:rPr>
          <w:rFonts w:hint="eastAsia"/>
        </w:rPr>
        <w:t>1</w:t>
      </w:r>
      <w:r>
        <w:rPr>
          <w:rFonts w:hint="eastAsia"/>
        </w:rPr>
        <w:t>）</w:t>
      </w:r>
      <w:r>
        <w:rPr>
          <w:rFonts w:hint="eastAsia"/>
        </w:rPr>
        <w:t>Pod</w:t>
      </w:r>
      <w:r>
        <w:t xml:space="preserve"> From </w:t>
      </w:r>
      <w:r>
        <w:rPr>
          <w:rFonts w:hint="eastAsia"/>
        </w:rPr>
        <w:t>Dispatcher</w:t>
      </w:r>
      <w:r>
        <w:rPr>
          <w:rFonts w:hint="eastAsia"/>
        </w:rPr>
        <w:t>（分发到达）。</w:t>
      </w:r>
      <w:r>
        <w:rPr>
          <w:rFonts w:hint="eastAsia"/>
        </w:rPr>
        <w:t>Scheduler</w:t>
      </w:r>
      <w:r>
        <w:t xml:space="preserve"> </w:t>
      </w:r>
      <w:r>
        <w:rPr>
          <w:rFonts w:hint="eastAsia"/>
        </w:rPr>
        <w:t>通过</w:t>
      </w:r>
      <w:r>
        <w:t xml:space="preserve"> Informer </w:t>
      </w:r>
      <w:r>
        <w:rPr>
          <w:rFonts w:hint="eastAsia"/>
        </w:rPr>
        <w:t>观察到</w:t>
      </w:r>
      <w:r>
        <w:t xml:space="preserve"> scheduler-name </w:t>
      </w:r>
      <w:r>
        <w:rPr>
          <w:rFonts w:hint="eastAsia"/>
        </w:rPr>
        <w:t>注解匹配自身的</w:t>
      </w:r>
      <w:r>
        <w:t xml:space="preserve"> </w:t>
      </w:r>
      <w:r>
        <w:rPr>
          <w:rFonts w:hint="eastAsia"/>
        </w:rPr>
        <w:t>Pod</w:t>
      </w:r>
      <w:r>
        <w:rPr>
          <w:rFonts w:hint="eastAsia"/>
        </w:rPr>
        <w:t>，将其纳入调度队列；</w:t>
      </w:r>
    </w:p>
    <w:p w14:paraId="27ECA917" w14:textId="77777777" w:rsidR="00957881" w:rsidRDefault="00000000">
      <w:pPr>
        <w:pStyle w:val="BodyText"/>
      </w:pPr>
      <w:r>
        <w:rPr>
          <w:rFonts w:hint="eastAsia"/>
        </w:rPr>
        <w:t>（</w:t>
      </w:r>
      <w:r>
        <w:rPr>
          <w:rFonts w:hint="eastAsia"/>
        </w:rPr>
        <w:t>2</w:t>
      </w:r>
      <w:r>
        <w:rPr>
          <w:rFonts w:hint="eastAsia"/>
        </w:rPr>
        <w:t>）</w:t>
      </w:r>
      <w:r>
        <w:rPr>
          <w:rFonts w:hint="eastAsia"/>
        </w:rPr>
        <w:t>Pre-Queue</w:t>
      </w:r>
      <w:r>
        <w:t xml:space="preserve"> Plugin </w:t>
      </w:r>
      <w:r>
        <w:rPr>
          <w:rFonts w:hint="eastAsia"/>
        </w:rPr>
        <w:t>预处理。在进入活跃队列前，</w:t>
      </w:r>
      <w:r>
        <w:rPr>
          <w:rFonts w:hint="eastAsia"/>
        </w:rPr>
        <w:t>pre-queue</w:t>
      </w:r>
      <w:r>
        <w:t xml:space="preserve"> </w:t>
      </w:r>
      <w:r>
        <w:rPr>
          <w:rFonts w:hint="eastAsia"/>
        </w:rPr>
        <w:t>插件对</w:t>
      </w:r>
      <w:r>
        <w:t xml:space="preserve"> Pod </w:t>
      </w:r>
      <w:r>
        <w:rPr>
          <w:rFonts w:hint="eastAsia"/>
        </w:rPr>
        <w:t>进行一次预处理，主要检查</w:t>
      </w:r>
      <w:r>
        <w:t xml:space="preserve"> Pod </w:t>
      </w:r>
      <w:r>
        <w:rPr>
          <w:rFonts w:hint="eastAsia"/>
        </w:rPr>
        <w:t>是否满足入队条件（例如</w:t>
      </w:r>
      <w:r>
        <w:t xml:space="preserve"> PodGroup </w:t>
      </w:r>
      <w:r>
        <w:rPr>
          <w:rFonts w:hint="eastAsia"/>
        </w:rPr>
        <w:t>的成员是否齐全、亲和性依赖是否满足）；</w:t>
      </w:r>
    </w:p>
    <w:p w14:paraId="3D1FA8A7" w14:textId="77777777" w:rsidR="00957881" w:rsidRDefault="00000000">
      <w:pPr>
        <w:pStyle w:val="BodyText"/>
      </w:pPr>
      <w:r>
        <w:rPr>
          <w:rFonts w:hint="eastAsia"/>
        </w:rPr>
        <w:t>（</w:t>
      </w:r>
      <w:r>
        <w:rPr>
          <w:rFonts w:hint="eastAsia"/>
        </w:rPr>
        <w:t>3</w:t>
      </w:r>
      <w:r>
        <w:rPr>
          <w:rFonts w:hint="eastAsia"/>
        </w:rPr>
        <w:t>）验证是否通过。若预处理阶段的验证不通过（例如</w:t>
      </w:r>
      <w:r>
        <w:t xml:space="preserve"> PodGroup </w:t>
      </w:r>
      <w:r>
        <w:rPr>
          <w:rFonts w:hint="eastAsia"/>
        </w:rPr>
        <w:t>依赖尚不齐全），</w:t>
      </w:r>
      <w:r>
        <w:rPr>
          <w:rFonts w:hint="eastAsia"/>
        </w:rPr>
        <w:t>Pod</w:t>
      </w:r>
      <w:r>
        <w:t xml:space="preserve"> </w:t>
      </w:r>
      <w:r>
        <w:rPr>
          <w:rFonts w:hint="eastAsia"/>
        </w:rPr>
        <w:t>会被送回</w:t>
      </w:r>
      <w:r>
        <w:t xml:space="preserve"> Dispatcher </w:t>
      </w:r>
      <w:r>
        <w:rPr>
          <w:rFonts w:hint="eastAsia"/>
        </w:rPr>
        <w:t>分发器，等待条件成熟后重新分发（对应图</w:t>
      </w:r>
      <w:r>
        <w:t xml:space="preserve"> 3 </w:t>
      </w:r>
      <w:r>
        <w:rPr>
          <w:rFonts w:hint="eastAsia"/>
        </w:rPr>
        <w:t>中的</w:t>
      </w:r>
      <w:r>
        <w:t xml:space="preserve"> unschedulable pool </w:t>
      </w:r>
      <w:r>
        <w:rPr>
          <w:rFonts w:hint="eastAsia"/>
        </w:rPr>
        <w:t>回路）；若通过，则进入</w:t>
      </w:r>
      <w:r>
        <w:t xml:space="preserve"> </w:t>
      </w:r>
      <w:r>
        <w:rPr>
          <w:rFonts w:hint="eastAsia"/>
        </w:rPr>
        <w:t>activeQ</w:t>
      </w:r>
      <w:r>
        <w:rPr>
          <w:rFonts w:hint="eastAsia"/>
        </w:rPr>
        <w:t>；</w:t>
      </w:r>
    </w:p>
    <w:p w14:paraId="0295EB95" w14:textId="77777777" w:rsidR="00957881" w:rsidRDefault="00000000">
      <w:pPr>
        <w:pStyle w:val="BodyText"/>
      </w:pPr>
      <w:r>
        <w:rPr>
          <w:rFonts w:hint="eastAsia"/>
        </w:rPr>
        <w:t>（</w:t>
      </w:r>
      <w:r>
        <w:rPr>
          <w:rFonts w:hint="eastAsia"/>
        </w:rPr>
        <w:t>4</w:t>
      </w:r>
      <w:r>
        <w:rPr>
          <w:rFonts w:hint="eastAsia"/>
        </w:rPr>
        <w:t>）</w:t>
      </w:r>
      <w:r>
        <w:rPr>
          <w:rFonts w:hint="eastAsia"/>
        </w:rPr>
        <w:t>activeQ</w:t>
      </w:r>
      <w:r>
        <w:rPr>
          <w:rFonts w:hint="eastAsia"/>
        </w:rPr>
        <w:t>（活跃队列）。活跃队列是</w:t>
      </w:r>
      <w:r>
        <w:t xml:space="preserve"> Scheduler </w:t>
      </w:r>
      <w:r>
        <w:rPr>
          <w:rFonts w:hint="eastAsia"/>
        </w:rPr>
        <w:t>主调度循环的入口，一个后台</w:t>
      </w:r>
      <w:r>
        <w:t xml:space="preserve"> goroutine </w:t>
      </w:r>
      <w:r>
        <w:rPr>
          <w:rFonts w:hint="eastAsia"/>
        </w:rPr>
        <w:t>不断从</w:t>
      </w:r>
      <w:r>
        <w:t xml:space="preserve"> activeQ </w:t>
      </w:r>
      <w:r>
        <w:rPr>
          <w:rFonts w:hint="eastAsia"/>
        </w:rPr>
        <w:t>弹出</w:t>
      </w:r>
      <w:r>
        <w:t xml:space="preserve"> Pod </w:t>
      </w:r>
      <w:r>
        <w:rPr>
          <w:rFonts w:hint="eastAsia"/>
        </w:rPr>
        <w:t>进入调度循环；</w:t>
      </w:r>
    </w:p>
    <w:p w14:paraId="4C7B6F98" w14:textId="77777777" w:rsidR="00957881" w:rsidRDefault="00000000">
      <w:pPr>
        <w:pStyle w:val="BodyText"/>
      </w:pPr>
      <w:r>
        <w:rPr>
          <w:rFonts w:hint="eastAsia"/>
        </w:rPr>
        <w:lastRenderedPageBreak/>
        <w:t>（</w:t>
      </w:r>
      <w:r>
        <w:rPr>
          <w:rFonts w:hint="eastAsia"/>
        </w:rPr>
        <w:t>5</w:t>
      </w:r>
      <w:r>
        <w:rPr>
          <w:rFonts w:hint="eastAsia"/>
        </w:rPr>
        <w:t>）调度器处理（过滤、打分等）。</w:t>
      </w:r>
      <w:r>
        <w:rPr>
          <w:rFonts w:hint="eastAsia"/>
        </w:rPr>
        <w:t>Scheduler</w:t>
      </w:r>
      <w:r>
        <w:t xml:space="preserve"> </w:t>
      </w:r>
      <w:r>
        <w:rPr>
          <w:rFonts w:hint="eastAsia"/>
        </w:rPr>
        <w:t>依次执行</w:t>
      </w:r>
      <w:r>
        <w:t xml:space="preserve"> Filter</w:t>
      </w:r>
      <w:r>
        <w:t>、</w:t>
      </w:r>
      <w:r>
        <w:t>Score</w:t>
      </w:r>
      <w:r>
        <w:t>、</w:t>
      </w:r>
      <w:r>
        <w:t xml:space="preserve">Reserve </w:t>
      </w:r>
      <w:r>
        <w:rPr>
          <w:rFonts w:hint="eastAsia"/>
        </w:rPr>
        <w:t>阶段。</w:t>
      </w:r>
      <w:r>
        <w:rPr>
          <w:rFonts w:hint="eastAsia"/>
        </w:rPr>
        <w:t>Filter</w:t>
      </w:r>
      <w:r>
        <w:t xml:space="preserve"> </w:t>
      </w:r>
      <w:r>
        <w:rPr>
          <w:rFonts w:hint="eastAsia"/>
        </w:rPr>
        <w:t>阶段遍历本</w:t>
      </w:r>
      <w:r>
        <w:t xml:space="preserve"> Scheduler </w:t>
      </w:r>
      <w:r>
        <w:rPr>
          <w:rFonts w:hint="eastAsia"/>
        </w:rPr>
        <w:t>分区内的节点，剔除不满足硬约束的节点；</w:t>
      </w:r>
      <w:r>
        <w:rPr>
          <w:rFonts w:hint="eastAsia"/>
        </w:rPr>
        <w:t>Score</w:t>
      </w:r>
      <w:r>
        <w:t xml:space="preserve"> </w:t>
      </w:r>
      <w:r>
        <w:rPr>
          <w:rFonts w:hint="eastAsia"/>
        </w:rPr>
        <w:t>阶段对剩余候选节点打分；</w:t>
      </w:r>
      <w:r>
        <w:rPr>
          <w:rFonts w:hint="eastAsia"/>
        </w:rPr>
        <w:t>Reserve</w:t>
      </w:r>
      <w:r>
        <w:t xml:space="preserve"> </w:t>
      </w:r>
      <w:r>
        <w:rPr>
          <w:rFonts w:hint="eastAsia"/>
        </w:rPr>
        <w:t>阶段将得分最高的节点标记为该</w:t>
      </w:r>
      <w:r>
        <w:t xml:space="preserve"> Pod </w:t>
      </w:r>
      <w:r>
        <w:rPr>
          <w:rFonts w:hint="eastAsia"/>
        </w:rPr>
        <w:t>的候选节点，并在</w:t>
      </w:r>
      <w:r>
        <w:t xml:space="preserve"> SchedulerCache </w:t>
      </w:r>
      <w:r>
        <w:rPr>
          <w:rFonts w:hint="eastAsia"/>
        </w:rPr>
        <w:t>中记录</w:t>
      </w:r>
      <w:r>
        <w:t xml:space="preserve"> Assumed </w:t>
      </w:r>
      <w:r>
        <w:rPr>
          <w:rFonts w:hint="eastAsia"/>
        </w:rPr>
        <w:t>状态；</w:t>
      </w:r>
    </w:p>
    <w:p w14:paraId="36750A77" w14:textId="77777777" w:rsidR="00957881" w:rsidRDefault="00000000">
      <w:pPr>
        <w:pStyle w:val="BodyText"/>
      </w:pPr>
      <w:r>
        <w:rPr>
          <w:rFonts w:hint="eastAsia"/>
        </w:rPr>
        <w:t>（</w:t>
      </w:r>
      <w:r>
        <w:rPr>
          <w:rFonts w:hint="eastAsia"/>
        </w:rPr>
        <w:t>6</w:t>
      </w:r>
      <w:r>
        <w:rPr>
          <w:rFonts w:hint="eastAsia"/>
        </w:rPr>
        <w:t>）调度结果分支。</w:t>
      </w:r>
      <w:r>
        <w:t xml:space="preserve"> - </w:t>
      </w:r>
      <w:r>
        <w:rPr>
          <w:rFonts w:hint="eastAsia"/>
        </w:rPr>
        <w:t>成功：进入”调度成功绑定节点”分支。</w:t>
      </w:r>
      <w:r>
        <w:rPr>
          <w:rFonts w:hint="eastAsia"/>
        </w:rPr>
        <w:t>Reserve</w:t>
      </w:r>
      <w:r>
        <w:t xml:space="preserve"> </w:t>
      </w:r>
      <w:r>
        <w:rPr>
          <w:rFonts w:hint="eastAsia"/>
        </w:rPr>
        <w:t>完成后，</w:t>
      </w:r>
      <w:r>
        <w:rPr>
          <w:rFonts w:hint="eastAsia"/>
        </w:rPr>
        <w:t>Scheduler</w:t>
      </w:r>
      <w:r>
        <w:t xml:space="preserve"> </w:t>
      </w:r>
      <w:r>
        <w:rPr>
          <w:rFonts w:hint="eastAsia"/>
        </w:rPr>
        <w:t>调用</w:t>
      </w:r>
      <w:r>
        <w:t xml:space="preserve"> </w:t>
      </w:r>
      <w:r>
        <w:rPr>
          <w:rFonts w:hint="eastAsia"/>
        </w:rPr>
        <w:t>Binder</w:t>
      </w:r>
      <w:r>
        <w:rPr>
          <w:rFonts w:hint="eastAsia"/>
        </w:rPr>
        <w:t>（进程内或独立部署）执行</w:t>
      </w:r>
      <w:r>
        <w:t xml:space="preserve"> Bind </w:t>
      </w:r>
      <w:r>
        <w:rPr>
          <w:rFonts w:hint="eastAsia"/>
        </w:rPr>
        <w:t>API</w:t>
      </w:r>
      <w:r>
        <w:rPr>
          <w:rFonts w:hint="eastAsia"/>
        </w:rPr>
        <w:t>，完成绑定。绑定成功后</w:t>
      </w:r>
      <w:r>
        <w:t xml:space="preserve"> Pod </w:t>
      </w:r>
      <w:r>
        <w:rPr>
          <w:rFonts w:hint="eastAsia"/>
        </w:rPr>
        <w:t>生命周期在本</w:t>
      </w:r>
      <w:r>
        <w:t xml:space="preserve"> Scheduler </w:t>
      </w:r>
      <w:r>
        <w:rPr>
          <w:rFonts w:hint="eastAsia"/>
        </w:rPr>
        <w:t>内结束；</w:t>
      </w:r>
      <w:r>
        <w:t xml:space="preserve"> - </w:t>
      </w:r>
      <w:r>
        <w:rPr>
          <w:rFonts w:hint="eastAsia"/>
        </w:rPr>
        <w:t>失败：进入</w:t>
      </w:r>
      <w:r>
        <w:t xml:space="preserve"> </w:t>
      </w:r>
      <w:r>
        <w:rPr>
          <w:rFonts w:hint="eastAsia"/>
        </w:rPr>
        <w:t>backoffQ</w:t>
      </w:r>
      <w:r>
        <w:rPr>
          <w:rFonts w:hint="eastAsia"/>
        </w:rPr>
        <w:t>（退避队列）。失败原因包括节点资源不足、</w:t>
      </w:r>
      <w:r>
        <w:rPr>
          <w:rFonts w:hint="eastAsia"/>
        </w:rPr>
        <w:t>Filter</w:t>
      </w:r>
      <w:r>
        <w:t xml:space="preserve"> </w:t>
      </w:r>
      <w:r>
        <w:rPr>
          <w:rFonts w:hint="eastAsia"/>
        </w:rPr>
        <w:t>全部否决、</w:t>
      </w:r>
      <w:r>
        <w:rPr>
          <w:rFonts w:hint="eastAsia"/>
        </w:rPr>
        <w:t>Bind</w:t>
      </w:r>
      <w:r>
        <w:t xml:space="preserve"> API </w:t>
      </w:r>
      <w:r>
        <w:rPr>
          <w:rFonts w:hint="eastAsia"/>
        </w:rPr>
        <w:t>失败等；</w:t>
      </w:r>
    </w:p>
    <w:p w14:paraId="431F4575" w14:textId="77777777" w:rsidR="00957881" w:rsidRDefault="00000000">
      <w:pPr>
        <w:pStyle w:val="BodyText"/>
      </w:pPr>
      <w:r>
        <w:rPr>
          <w:rFonts w:hint="eastAsia"/>
        </w:rPr>
        <w:t>（</w:t>
      </w:r>
      <w:r>
        <w:rPr>
          <w:rFonts w:hint="eastAsia"/>
        </w:rPr>
        <w:t>7</w:t>
      </w:r>
      <w:r>
        <w:rPr>
          <w:rFonts w:hint="eastAsia"/>
        </w:rPr>
        <w:t>）</w:t>
      </w:r>
      <w:r>
        <w:rPr>
          <w:rFonts w:hint="eastAsia"/>
        </w:rPr>
        <w:t>backoffQ</w:t>
      </w:r>
      <w:r>
        <w:rPr>
          <w:rFonts w:hint="eastAsia"/>
        </w:rPr>
        <w:t>（退避队列）。退避队列采用指数退避策略，</w:t>
      </w:r>
      <w:r>
        <w:rPr>
          <w:rFonts w:hint="eastAsia"/>
        </w:rPr>
        <w:t>Pod</w:t>
      </w:r>
      <w:r>
        <w:t xml:space="preserve"> </w:t>
      </w:r>
      <w:r>
        <w:rPr>
          <w:rFonts w:hint="eastAsia"/>
        </w:rPr>
        <w:t>在此等待一段时间后自动回流到</w:t>
      </w:r>
      <w:r>
        <w:t xml:space="preserve"> activeQ </w:t>
      </w:r>
      <w:r>
        <w:rPr>
          <w:rFonts w:hint="eastAsia"/>
        </w:rPr>
        <w:t>进行重试；</w:t>
      </w:r>
    </w:p>
    <w:p w14:paraId="21B86542" w14:textId="77777777" w:rsidR="00957881" w:rsidRDefault="00000000">
      <w:pPr>
        <w:pStyle w:val="BodyText"/>
      </w:pPr>
      <w:r>
        <w:rPr>
          <w:rFonts w:hint="eastAsia"/>
        </w:rPr>
        <w:t>（</w:t>
      </w:r>
      <w:r>
        <w:rPr>
          <w:rFonts w:hint="eastAsia"/>
        </w:rPr>
        <w:t>8</w:t>
      </w:r>
      <w:r>
        <w:rPr>
          <w:rFonts w:hint="eastAsia"/>
        </w:rPr>
        <w:t>）多次重试失败。若一个</w:t>
      </w:r>
      <w:r>
        <w:t xml:space="preserve"> Pod </w:t>
      </w:r>
      <w:r>
        <w:rPr>
          <w:rFonts w:hint="eastAsia"/>
        </w:rPr>
        <w:t>在本</w:t>
      </w:r>
      <w:r>
        <w:t xml:space="preserve"> Scheduler </w:t>
      </w:r>
      <w:r>
        <w:rPr>
          <w:rFonts w:hint="eastAsia"/>
        </w:rPr>
        <w:t>内经过若干次退避重试仍然无法完成绑定（例如本分区内确实无可用节点），</w:t>
      </w:r>
      <w:r>
        <w:rPr>
          <w:rFonts w:hint="eastAsia"/>
        </w:rPr>
        <w:t>Pod</w:t>
      </w:r>
      <w:r>
        <w:t xml:space="preserve"> </w:t>
      </w:r>
      <w:r>
        <w:rPr>
          <w:rFonts w:hint="eastAsia"/>
        </w:rPr>
        <w:t>将被送回</w:t>
      </w:r>
      <w:r>
        <w:t xml:space="preserve"> Dispatcher </w:t>
      </w:r>
      <w:r>
        <w:rPr>
          <w:rFonts w:hint="eastAsia"/>
        </w:rPr>
        <w:t>分发器，触发跨</w:t>
      </w:r>
      <w:r>
        <w:t xml:space="preserve"> Scheduler </w:t>
      </w:r>
      <w:r>
        <w:rPr>
          <w:rFonts w:hint="eastAsia"/>
        </w:rPr>
        <w:t>实例回退（对应第</w:t>
      </w:r>
      <w:r>
        <w:t xml:space="preserve"> 4 </w:t>
      </w:r>
      <w:r>
        <w:rPr>
          <w:rFonts w:hint="eastAsia"/>
        </w:rPr>
        <w:t>章</w:t>
      </w:r>
      <w:r>
        <w:t xml:space="preserve"> Layer </w:t>
      </w:r>
      <w:r>
        <w:rPr>
          <w:rFonts w:hint="eastAsia"/>
        </w:rPr>
        <w:t>3</w:t>
      </w:r>
      <w:r>
        <w:rPr>
          <w:rFonts w:hint="eastAsia"/>
        </w:rPr>
        <w:t>）。</w:t>
      </w:r>
    </w:p>
    <w:p w14:paraId="3A1160F4" w14:textId="77777777" w:rsidR="00957881" w:rsidRDefault="00000000">
      <w:pPr>
        <w:pStyle w:val="BodyText"/>
      </w:pPr>
      <w:r>
        <w:rPr>
          <w:rFonts w:hint="eastAsia"/>
        </w:rPr>
        <w:t>需要特别强调的是，图</w:t>
      </w:r>
      <w:r>
        <w:t xml:space="preserve"> 3 </w:t>
      </w:r>
      <w:r>
        <w:rPr>
          <w:rFonts w:hint="eastAsia"/>
        </w:rPr>
        <w:t>中的</w:t>
      </w:r>
      <w:r>
        <w:t xml:space="preserve"> “unschedulable pool → </w:t>
      </w:r>
      <w:r>
        <w:rPr>
          <w:rFonts w:hint="eastAsia"/>
        </w:rPr>
        <w:t>回到</w:t>
      </w:r>
      <w:r>
        <w:t xml:space="preserve"> Sorting Policy Manager” </w:t>
      </w:r>
      <w:r>
        <w:rPr>
          <w:rFonts w:hint="eastAsia"/>
        </w:rPr>
        <w:t>与图</w:t>
      </w:r>
      <w:r>
        <w:t xml:space="preserve"> 4 </w:t>
      </w:r>
      <w:r>
        <w:rPr>
          <w:rFonts w:hint="eastAsia"/>
        </w:rPr>
        <w:t>中的</w:t>
      </w:r>
      <w:r>
        <w:t xml:space="preserve"> </w:t>
      </w:r>
      <w:r>
        <w:rPr>
          <w:rFonts w:hint="eastAsia"/>
        </w:rPr>
        <w:t>“多次重试失败</w:t>
      </w:r>
      <w:r>
        <w:t xml:space="preserve"> → </w:t>
      </w:r>
      <w:r>
        <w:rPr>
          <w:rFonts w:hint="eastAsia"/>
        </w:rPr>
        <w:t>回到</w:t>
      </w:r>
      <w:r>
        <w:t xml:space="preserve"> Dispatcher” </w:t>
      </w:r>
      <w:r>
        <w:rPr>
          <w:rFonts w:hint="eastAsia"/>
        </w:rPr>
        <w:t>是同一个跨</w:t>
      </w:r>
      <w:r>
        <w:t xml:space="preserve"> Scheduler </w:t>
      </w:r>
      <w:r>
        <w:rPr>
          <w:rFonts w:hint="eastAsia"/>
        </w:rPr>
        <w:t>实例回退机制的两个侧面：</w:t>
      </w:r>
      <w:r>
        <w:rPr>
          <w:rFonts w:hint="eastAsia"/>
        </w:rPr>
        <w:t>Scheduler</w:t>
      </w:r>
      <w:r>
        <w:t xml:space="preserve"> </w:t>
      </w:r>
      <w:r>
        <w:rPr>
          <w:rFonts w:hint="eastAsia"/>
        </w:rPr>
        <w:t>侧决定何时放弃本地重试并回退，</w:t>
      </w:r>
      <w:r>
        <w:rPr>
          <w:rFonts w:hint="eastAsia"/>
        </w:rPr>
        <w:t>Dispatcher</w:t>
      </w:r>
      <w:r>
        <w:t xml:space="preserve"> </w:t>
      </w:r>
      <w:r>
        <w:rPr>
          <w:rFonts w:hint="eastAsia"/>
        </w:rPr>
        <w:t>侧决定回退回来的</w:t>
      </w:r>
      <w:r>
        <w:t xml:space="preserve"> Pod </w:t>
      </w:r>
      <w:r>
        <w:rPr>
          <w:rFonts w:hint="eastAsia"/>
        </w:rPr>
        <w:t>何时被重新分发。这一双向协作是分布式调度器实现整体高可用的核心机制之一。</w:t>
      </w:r>
    </w:p>
    <w:p w14:paraId="47C15186" w14:textId="77777777" w:rsidR="00957881" w:rsidRDefault="00000000">
      <w:pPr>
        <w:pStyle w:val="Heading2"/>
        <w:spacing w:before="156" w:after="156"/>
      </w:pPr>
      <w:bookmarkStart w:id="276" w:name="_Toc241154070"/>
      <w:bookmarkStart w:id="277" w:name="本章小结"/>
      <w:bookmarkEnd w:id="275"/>
      <w:r>
        <w:t>3.5</w:t>
      </w:r>
      <w:r>
        <w:t xml:space="preserve">　</w:t>
      </w:r>
      <w:r>
        <w:rPr>
          <w:rFonts w:hint="eastAsia"/>
        </w:rPr>
        <w:t>本章小结</w:t>
      </w:r>
      <w:bookmarkEnd w:id="276"/>
    </w:p>
    <w:p w14:paraId="5E615633" w14:textId="77777777" w:rsidR="00957881" w:rsidRDefault="00000000">
      <w:pPr>
        <w:pStyle w:val="FirstParagraph"/>
      </w:pPr>
      <w:r>
        <w:rPr>
          <w:rFonts w:hint="eastAsia"/>
        </w:rPr>
        <w:t>本章描述的分布式</w:t>
      </w:r>
      <w:r>
        <w:t xml:space="preserve"> Kubernetes </w:t>
      </w:r>
      <w:r>
        <w:rPr>
          <w:rFonts w:hint="eastAsia"/>
        </w:rPr>
        <w:t>调度器架构有三条关键设计要点：</w:t>
      </w:r>
    </w:p>
    <w:p w14:paraId="5734B82B" w14:textId="77777777" w:rsidR="00957881" w:rsidRDefault="00000000">
      <w:pPr>
        <w:pStyle w:val="BodyText"/>
      </w:pPr>
      <w:r>
        <w:rPr>
          <w:rFonts w:hint="eastAsia"/>
        </w:rPr>
        <w:t>（</w:t>
      </w:r>
      <w:r>
        <w:rPr>
          <w:rFonts w:hint="eastAsia"/>
        </w:rPr>
        <w:t>1</w:t>
      </w:r>
      <w:r>
        <w:rPr>
          <w:rFonts w:hint="eastAsia"/>
        </w:rPr>
        <w:t>）无自研分布式协调机制。整个分布式调度器完全依赖</w:t>
      </w:r>
      <w:r>
        <w:t xml:space="preserve"> Kubernetes </w:t>
      </w:r>
      <w:r>
        <w:rPr>
          <w:rFonts w:hint="eastAsia"/>
        </w:rPr>
        <w:t>已有的</w:t>
      </w:r>
      <w:r>
        <w:t xml:space="preserve"> API Server + etcd </w:t>
      </w:r>
      <w:r>
        <w:rPr>
          <w:rFonts w:hint="eastAsia"/>
        </w:rPr>
        <w:t>抽象，通过</w:t>
      </w:r>
      <w:r>
        <w:t xml:space="preserve"> Pod </w:t>
      </w:r>
      <w:r>
        <w:rPr>
          <w:rFonts w:hint="eastAsia"/>
        </w:rPr>
        <w:t>注解</w:t>
      </w:r>
      <w:r>
        <w:t xml:space="preserve"> CAS</w:t>
      </w:r>
      <w:r>
        <w:t>、</w:t>
      </w:r>
      <w:r>
        <w:t xml:space="preserve">Bind </w:t>
      </w:r>
      <w:r>
        <w:rPr>
          <w:rFonts w:hint="eastAsia"/>
        </w:rPr>
        <w:t>子资源原子性、</w:t>
      </w:r>
      <w:r>
        <w:rPr>
          <w:rFonts w:hint="eastAsia"/>
        </w:rPr>
        <w:t>Informer</w:t>
      </w:r>
      <w:r>
        <w:t xml:space="preserve"> </w:t>
      </w:r>
      <w:r>
        <w:rPr>
          <w:rFonts w:hint="eastAsia"/>
        </w:rPr>
        <w:t>一致性视图三种机制维持多实例并发场景下的正确性。这一设计将分布式一致性问题的解决完全交给了</w:t>
      </w:r>
      <w:r>
        <w:t xml:space="preserve"> </w:t>
      </w:r>
      <w:r>
        <w:rPr>
          <w:rFonts w:hint="eastAsia"/>
        </w:rPr>
        <w:t>etcd</w:t>
      </w:r>
      <w:r>
        <w:rPr>
          <w:rFonts w:hint="eastAsia"/>
        </w:rPr>
        <w:t>，本调度器不需要额外的部署依赖。</w:t>
      </w:r>
    </w:p>
    <w:p w14:paraId="1C8A3B11" w14:textId="77777777" w:rsidR="00957881" w:rsidRDefault="00000000">
      <w:pPr>
        <w:pStyle w:val="BodyText"/>
      </w:pPr>
      <w:r>
        <w:rPr>
          <w:rFonts w:hint="eastAsia"/>
        </w:rPr>
        <w:t>（</w:t>
      </w:r>
      <w:r>
        <w:rPr>
          <w:rFonts w:hint="eastAsia"/>
        </w:rPr>
        <w:t>2</w:t>
      </w:r>
      <w:r>
        <w:rPr>
          <w:rFonts w:hint="eastAsia"/>
        </w:rPr>
        <w:t>）</w:t>
      </w:r>
      <w:r>
        <w:rPr>
          <w:rFonts w:hint="eastAsia"/>
        </w:rPr>
        <w:t>Dispatcher</w:t>
      </w:r>
      <w:r>
        <w:t xml:space="preserve"> </w:t>
      </w:r>
      <w:r>
        <w:rPr>
          <w:rFonts w:hint="eastAsia"/>
        </w:rPr>
        <w:t>与</w:t>
      </w:r>
      <w:r>
        <w:t xml:space="preserve"> Scheduler </w:t>
      </w:r>
      <w:r>
        <w:rPr>
          <w:rFonts w:hint="eastAsia"/>
        </w:rPr>
        <w:t>的双向协作。</w:t>
      </w:r>
      <w:r>
        <w:rPr>
          <w:rFonts w:hint="eastAsia"/>
        </w:rPr>
        <w:t>Dispatcher</w:t>
      </w:r>
      <w:r>
        <w:t xml:space="preserve"> </w:t>
      </w:r>
      <w:r>
        <w:rPr>
          <w:rFonts w:hint="eastAsia"/>
        </w:rPr>
        <w:t>通过分区表将节点划分给各</w:t>
      </w:r>
      <w:r>
        <w:t xml:space="preserve"> </w:t>
      </w:r>
      <w:r>
        <w:rPr>
          <w:rFonts w:hint="eastAsia"/>
        </w:rPr>
        <w:t>Scheduler</w:t>
      </w:r>
      <w:r>
        <w:rPr>
          <w:rFonts w:hint="eastAsia"/>
        </w:rPr>
        <w:t>，实现资源竞争的天然规避；</w:t>
      </w:r>
      <w:r>
        <w:rPr>
          <w:rFonts w:hint="eastAsia"/>
        </w:rPr>
        <w:t>Scheduler</w:t>
      </w:r>
      <w:r>
        <w:t xml:space="preserve"> </w:t>
      </w:r>
      <w:r>
        <w:rPr>
          <w:rFonts w:hint="eastAsia"/>
        </w:rPr>
        <w:t>通过</w:t>
      </w:r>
      <w:r>
        <w:t xml:space="preserve"> Pod </w:t>
      </w:r>
      <w:r>
        <w:rPr>
          <w:rFonts w:hint="eastAsia"/>
        </w:rPr>
        <w:t>状态与注解反馈调度进展，触发必要的重分发。这一松耦合的双向协作既保证了并发调度的效率，也保留了失败回退的兜底能力。</w:t>
      </w:r>
    </w:p>
    <w:p w14:paraId="7E08AECC" w14:textId="77777777" w:rsidR="00957881" w:rsidRDefault="00000000">
      <w:pPr>
        <w:pStyle w:val="BodyText"/>
      </w:pPr>
      <w:r>
        <w:rPr>
          <w:rFonts w:hint="eastAsia"/>
        </w:rPr>
        <w:lastRenderedPageBreak/>
        <w:t>（</w:t>
      </w:r>
      <w:r>
        <w:rPr>
          <w:rFonts w:hint="eastAsia"/>
        </w:rPr>
        <w:t>3</w:t>
      </w:r>
      <w:r>
        <w:rPr>
          <w:rFonts w:hint="eastAsia"/>
        </w:rPr>
        <w:t>）关键路径均由</w:t>
      </w:r>
      <w:r>
        <w:t xml:space="preserve"> etcd </w:t>
      </w:r>
      <w:r>
        <w:rPr>
          <w:rFonts w:hint="eastAsia"/>
        </w:rPr>
        <w:t>事务落盘。</w:t>
      </w:r>
      <w:r>
        <w:rPr>
          <w:rFonts w:hint="eastAsia"/>
        </w:rPr>
        <w:t>dispatching</w:t>
      </w:r>
      <w:r>
        <w:t xml:space="preserve"> / assuming / binding </w:t>
      </w:r>
      <w:r>
        <w:rPr>
          <w:rFonts w:hint="eastAsia"/>
        </w:rPr>
        <w:t>三步事务写入都是对</w:t>
      </w:r>
      <w:r>
        <w:t xml:space="preserve"> etcd </w:t>
      </w:r>
      <w:r>
        <w:rPr>
          <w:rFonts w:hint="eastAsia"/>
        </w:rPr>
        <w:t>的一次原子操作，任意组件在任意时刻崩溃，</w:t>
      </w:r>
      <w:r>
        <w:rPr>
          <w:rFonts w:hint="eastAsia"/>
        </w:rPr>
        <w:t>Pod</w:t>
      </w:r>
      <w:r>
        <w:t xml:space="preserve"> </w:t>
      </w:r>
      <w:r>
        <w:rPr>
          <w:rFonts w:hint="eastAsia"/>
        </w:rPr>
        <w:t>状态都能通过</w:t>
      </w:r>
      <w:r>
        <w:t xml:space="preserve"> etcd </w:t>
      </w:r>
      <w:r>
        <w:rPr>
          <w:rFonts w:hint="eastAsia"/>
        </w:rPr>
        <w:t>中的持久化数据在恢复后被正确重建。特别地，</w:t>
      </w:r>
      <w:r>
        <w:rPr>
          <w:rFonts w:hint="eastAsia"/>
        </w:rPr>
        <w:t>binding</w:t>
      </w:r>
      <w:r>
        <w:t xml:space="preserve"> </w:t>
      </w:r>
      <w:r>
        <w:rPr>
          <w:rFonts w:hint="eastAsia"/>
        </w:rPr>
        <w:t>步骤依赖</w:t>
      </w:r>
      <w:r>
        <w:t xml:space="preserve"> Bind </w:t>
      </w:r>
      <w:r>
        <w:rPr>
          <w:rFonts w:hint="eastAsia"/>
        </w:rPr>
        <w:t>子资源的强原子性——这是”任一</w:t>
      </w:r>
      <w:r>
        <w:t xml:space="preserve"> Pod </w:t>
      </w:r>
      <w:r>
        <w:rPr>
          <w:rFonts w:hint="eastAsia"/>
        </w:rPr>
        <w:t>至多绑定到一个节点”这一核心不变量的最底层保证。</w:t>
      </w:r>
    </w:p>
    <w:p w14:paraId="2E26CE15" w14:textId="77777777" w:rsidR="00957881" w:rsidRDefault="00000000">
      <w:r>
        <w:br w:type="page"/>
      </w:r>
    </w:p>
    <w:p w14:paraId="21BCCCC7" w14:textId="77777777" w:rsidR="00957881" w:rsidRDefault="00000000">
      <w:pPr>
        <w:pStyle w:val="Heading1"/>
        <w:spacing w:before="156" w:after="156"/>
      </w:pPr>
      <w:bookmarkStart w:id="278" w:name="_Toc241154071"/>
      <w:bookmarkStart w:id="279" w:name="第四章-基于-etcd-语义的一致性容错机制"/>
      <w:bookmarkEnd w:id="264"/>
      <w:bookmarkEnd w:id="277"/>
      <w:r>
        <w:rPr>
          <w:rFonts w:hint="eastAsia"/>
        </w:rPr>
        <w:lastRenderedPageBreak/>
        <w:t>第四章</w:t>
      </w:r>
      <w:r>
        <w:t xml:space="preserve">　</w:t>
      </w:r>
      <w:r>
        <w:rPr>
          <w:rFonts w:hint="eastAsia"/>
        </w:rPr>
        <w:t>基于</w:t>
      </w:r>
      <w:r>
        <w:t xml:space="preserve"> etcd </w:t>
      </w:r>
      <w:r>
        <w:rPr>
          <w:rFonts w:hint="eastAsia"/>
        </w:rPr>
        <w:t>语义的一致性容错机制</w:t>
      </w:r>
      <w:bookmarkEnd w:id="278"/>
    </w:p>
    <w:p w14:paraId="6308BD44" w14:textId="77777777" w:rsidR="00957881" w:rsidRDefault="00000000">
      <w:pPr>
        <w:pStyle w:val="FirstParagraph"/>
      </w:pPr>
      <w:r>
        <w:rPr>
          <w:rFonts w:hint="eastAsia"/>
        </w:rPr>
        <w:t>本章是全文的核心章节之一。第</w:t>
      </w:r>
      <w:r>
        <w:t xml:space="preserve"> 3 </w:t>
      </w:r>
      <w:r>
        <w:rPr>
          <w:rFonts w:hint="eastAsia"/>
        </w:rPr>
        <w:t>章描述的分布式调度器架构中，多个</w:t>
      </w:r>
      <w:r>
        <w:t xml:space="preserve"> Scheduler </w:t>
      </w:r>
      <w:r>
        <w:rPr>
          <w:rFonts w:hint="eastAsia"/>
        </w:rPr>
        <w:t>实例并发工作时不可避免地会遇到多种故障场景，如何在故障下依然维持”任一</w:t>
      </w:r>
      <w:r>
        <w:t xml:space="preserve"> Pod </w:t>
      </w:r>
      <w:r>
        <w:rPr>
          <w:rFonts w:hint="eastAsia"/>
        </w:rPr>
        <w:t>至多绑定到一个节点”这一核心不变量，是评价一个分布式调度器正确性的最低门槛。本章将围绕四类典型故障场景展开，给出对应的四层容错机制，并从形式化的角度论证不变量的维持。</w:t>
      </w:r>
    </w:p>
    <w:p w14:paraId="6151C4C6" w14:textId="77777777" w:rsidR="00957881" w:rsidRDefault="00000000">
      <w:pPr>
        <w:pStyle w:val="Heading2"/>
        <w:spacing w:before="156" w:after="156"/>
      </w:pPr>
      <w:bookmarkStart w:id="280" w:name="_Toc241154072"/>
      <w:bookmarkStart w:id="281" w:name="一致性挑战与核心不变量"/>
      <w:r>
        <w:t>4.1</w:t>
      </w:r>
      <w:r>
        <w:t xml:space="preserve">　</w:t>
      </w:r>
      <w:r>
        <w:rPr>
          <w:rFonts w:hint="eastAsia"/>
        </w:rPr>
        <w:t>一致性挑战与核心不变量</w:t>
      </w:r>
      <w:bookmarkEnd w:id="280"/>
    </w:p>
    <w:p w14:paraId="18F6CF6D" w14:textId="77777777" w:rsidR="00957881" w:rsidRDefault="00000000">
      <w:pPr>
        <w:pStyle w:val="Heading3"/>
        <w:spacing w:before="156" w:after="156"/>
      </w:pPr>
      <w:bookmarkStart w:id="282" w:name="系统模型"/>
      <w:r>
        <w:t>4.1.1</w:t>
      </w:r>
      <w:r>
        <w:t xml:space="preserve">　</w:t>
      </w:r>
      <w:r>
        <w:rPr>
          <w:rFonts w:hint="eastAsia"/>
        </w:rPr>
        <w:t>系统模型</w:t>
      </w:r>
    </w:p>
    <w:p w14:paraId="4F8046DD" w14:textId="77777777" w:rsidR="00957881" w:rsidRDefault="00000000">
      <w:pPr>
        <w:pStyle w:val="FirstParagraph"/>
      </w:pPr>
      <w:r>
        <w:rPr>
          <w:rFonts w:hint="eastAsia"/>
        </w:rPr>
        <w:t>本章的讨论采用如下形式化系统模型：</w:t>
      </w:r>
    </w:p>
    <w:p w14:paraId="072B63F4" w14:textId="77777777" w:rsidR="00957881" w:rsidRDefault="00000000">
      <w:pPr>
        <w:pStyle w:val="SourceCode0"/>
      </w:pPr>
      <w:r>
        <w:t>System = { Pod, Node, Dispatcher, Scheduler_1..N, APIServer, etcd }</w:t>
      </w:r>
    </w:p>
    <w:p w14:paraId="26A64F0D" w14:textId="77777777" w:rsidR="00957881" w:rsidRDefault="00000000">
      <w:pPr>
        <w:pStyle w:val="FirstParagraph"/>
      </w:pPr>
      <w:r>
        <w:rPr>
          <w:rFonts w:hint="eastAsia"/>
        </w:rPr>
        <w:t>其中：</w:t>
      </w:r>
      <w:r>
        <w:t xml:space="preserve"> </w:t>
      </w:r>
      <w:del w:id="283" w:author="铜 高" w:date="2026-09-24T14:55:00Z" w16du:dateUtc="2026-09-24T06:55:00Z">
        <w:r w:rsidDel="005F23CE">
          <w:delText xml:space="preserve">- </w:delText>
        </w:r>
      </w:del>
      <w:r>
        <w:t xml:space="preserve">Pod </w:t>
      </w:r>
      <w:r>
        <w:rPr>
          <w:rFonts w:hint="eastAsia"/>
        </w:rPr>
        <w:t>与</w:t>
      </w:r>
      <w:r>
        <w:t xml:space="preserve"> Node </w:t>
      </w:r>
      <w:r>
        <w:rPr>
          <w:rFonts w:hint="eastAsia"/>
        </w:rPr>
        <w:t>是</w:t>
      </w:r>
      <w:r>
        <w:t xml:space="preserve"> Kubernetes </w:t>
      </w:r>
      <w:r>
        <w:rPr>
          <w:rFonts w:hint="eastAsia"/>
        </w:rPr>
        <w:t>集群中的资源对象，其状态最终存储于</w:t>
      </w:r>
      <w:r>
        <w:t xml:space="preserve"> </w:t>
      </w:r>
      <w:r>
        <w:rPr>
          <w:rFonts w:hint="eastAsia"/>
        </w:rPr>
        <w:t>etcd</w:t>
      </w:r>
      <w:r>
        <w:rPr>
          <w:rFonts w:hint="eastAsia"/>
        </w:rPr>
        <w:t>；</w:t>
      </w:r>
      <w:r>
        <w:t xml:space="preserve"> - Dispatcher </w:t>
      </w:r>
      <w:r>
        <w:rPr>
          <w:rFonts w:hint="eastAsia"/>
        </w:rPr>
        <w:t>与</w:t>
      </w:r>
      <w:r>
        <w:t xml:space="preserve"> Scheduler_1..N </w:t>
      </w:r>
      <w:r>
        <w:rPr>
          <w:rFonts w:hint="eastAsia"/>
        </w:rPr>
        <w:t>是本文所研究的调度器组件；</w:t>
      </w:r>
      <w:r>
        <w:t xml:space="preserve"> - APIServer </w:t>
      </w:r>
      <w:r>
        <w:rPr>
          <w:rFonts w:hint="eastAsia"/>
        </w:rPr>
        <w:t>与</w:t>
      </w:r>
      <w:r>
        <w:t xml:space="preserve"> etcd </w:t>
      </w:r>
      <w:r>
        <w:rPr>
          <w:rFonts w:hint="eastAsia"/>
        </w:rPr>
        <w:t>提供第</w:t>
      </w:r>
      <w:r>
        <w:t xml:space="preserve"> 2 </w:t>
      </w:r>
      <w:r>
        <w:rPr>
          <w:rFonts w:hint="eastAsia"/>
        </w:rPr>
        <w:t>章</w:t>
      </w:r>
      <w:r>
        <w:t xml:space="preserve"> 2.5 </w:t>
      </w:r>
      <w:r>
        <w:rPr>
          <w:rFonts w:hint="eastAsia"/>
        </w:rPr>
        <w:t>节所述的三种原子性语义（</w:t>
      </w:r>
      <w:r>
        <w:t xml:space="preserve">resourceVersion </w:t>
      </w:r>
      <w:r>
        <w:rPr>
          <w:rFonts w:hint="eastAsia"/>
        </w:rPr>
        <w:t>乐观并发、</w:t>
      </w:r>
      <w:r>
        <w:rPr>
          <w:rFonts w:hint="eastAsia"/>
        </w:rPr>
        <w:t>Watch</w:t>
      </w:r>
      <w:r>
        <w:t xml:space="preserve"> </w:t>
      </w:r>
      <w:r>
        <w:rPr>
          <w:rFonts w:hint="eastAsia"/>
        </w:rPr>
        <w:t>一致性、</w:t>
      </w:r>
      <w:r>
        <w:rPr>
          <w:rFonts w:hint="eastAsia"/>
        </w:rPr>
        <w:t>Bind</w:t>
      </w:r>
      <w:r>
        <w:t xml:space="preserve"> </w:t>
      </w:r>
      <w:r>
        <w:rPr>
          <w:rFonts w:hint="eastAsia"/>
        </w:rPr>
        <w:t>子资源原子性）。</w:t>
      </w:r>
    </w:p>
    <w:p w14:paraId="55335D2B" w14:textId="77777777" w:rsidR="00957881" w:rsidRDefault="00000000">
      <w:pPr>
        <w:pStyle w:val="Heading3"/>
        <w:spacing w:before="156" w:after="156"/>
      </w:pPr>
      <w:bookmarkStart w:id="284" w:name="核心不变量"/>
      <w:bookmarkEnd w:id="282"/>
      <w:r>
        <w:t>4.1.2</w:t>
      </w:r>
      <w:r>
        <w:t xml:space="preserve">　</w:t>
      </w:r>
      <w:r>
        <w:rPr>
          <w:rFonts w:hint="eastAsia"/>
        </w:rPr>
        <w:t>核心不变量</w:t>
      </w:r>
    </w:p>
    <w:p w14:paraId="2E8A2459" w14:textId="77777777" w:rsidR="00957881" w:rsidRDefault="00000000">
      <w:pPr>
        <w:pStyle w:val="FirstParagraph"/>
      </w:pPr>
      <w:r>
        <w:rPr>
          <w:rFonts w:hint="eastAsia"/>
        </w:rPr>
        <w:t>分布式</w:t>
      </w:r>
      <w:r>
        <w:t xml:space="preserve"> Kubernetes </w:t>
      </w:r>
      <w:r>
        <w:rPr>
          <w:rFonts w:hint="eastAsia"/>
        </w:rPr>
        <w:t>调度器需要维持的核心不变量记为</w:t>
      </w:r>
      <w:r>
        <w:t xml:space="preserve"> </w:t>
      </w:r>
      <w:r>
        <w:rPr>
          <w:rFonts w:hint="eastAsia"/>
        </w:rPr>
        <w:t>I</w:t>
      </w:r>
      <w:r>
        <w:rPr>
          <w:rFonts w:hint="eastAsia"/>
        </w:rPr>
        <w:t>：</w:t>
      </w:r>
    </w:p>
    <w:p w14:paraId="04A12920" w14:textId="77777777" w:rsidR="00957881" w:rsidRDefault="00000000">
      <w:pPr>
        <w:pStyle w:val="BodyText"/>
      </w:pPr>
      <m:oMathPara>
        <m:oMathParaPr>
          <m:jc m:val="center"/>
        </m:oMathParaPr>
        <m:oMath>
          <m:r>
            <m:rPr>
              <m:sty m:val="p"/>
            </m:rPr>
            <w:rPr>
              <w:rFonts w:ascii="Cambria Math" w:hAnsi="Cambria Math"/>
            </w:rPr>
            <m:t>∀</m:t>
          </m:r>
          <m:r>
            <w:rPr>
              <w:rFonts w:ascii="Cambria Math" w:hAnsi="Cambria Math"/>
            </w:rPr>
            <m:t> </m:t>
          </m:r>
          <m:r>
            <m:rPr>
              <m:nor/>
            </m:rPr>
            <m:t xml:space="preserve">Pod </m:t>
          </m:r>
          <m:r>
            <w:rPr>
              <w:rFonts w:ascii="Cambria Math" w:hAnsi="Cambria Math"/>
            </w:rPr>
            <m:t>p</m:t>
          </m:r>
          <m:r>
            <m:rPr>
              <m:sty m:val="p"/>
            </m:rPr>
            <w:rPr>
              <w:rFonts w:ascii="Cambria Math" w:hAnsi="Cambria Math"/>
            </w:rPr>
            <m:t>∈</m:t>
          </m:r>
          <m:r>
            <m:rPr>
              <m:nor/>
            </m:rPr>
            <m:t>System</m:t>
          </m:r>
          <m:r>
            <m:rPr>
              <m:sty m:val="p"/>
            </m:rPr>
            <w:rPr>
              <w:rFonts w:ascii="Cambria Math" w:hAnsi="Cambria Math"/>
            </w:rPr>
            <m:t>:</m:t>
          </m:r>
          <m:r>
            <w:rPr>
              <w:rFonts w:ascii="Cambria Math" w:hAnsi="Cambria Math"/>
            </w:rPr>
            <m:t> </m:t>
          </m:r>
          <m:d>
            <m:dPr>
              <m:begChr m:val="|"/>
              <m:endChr m:val="|"/>
              <m:ctrlPr>
                <w:rPr>
                  <w:rFonts w:ascii="Cambria Math" w:hAnsi="Cambria Math"/>
                </w:rPr>
              </m:ctrlPr>
            </m:dPr>
            <m:e>
              <m:r>
                <m:rPr>
                  <m:sty m:val="p"/>
                </m:rPr>
                <w:rPr>
                  <w:rFonts w:ascii="Cambria Math" w:hAnsi="Cambria Math"/>
                </w:rPr>
                <m:t>{</m:t>
              </m:r>
              <m:r>
                <m:rPr>
                  <m:nor/>
                </m:rPr>
                <m:t>node</m:t>
              </m:r>
              <m:r>
                <m:rPr>
                  <m:sty m:val="p"/>
                </m:rPr>
                <w:rPr>
                  <w:rFonts w:ascii="Cambria Math" w:hAnsi="Cambria Math"/>
                </w:rPr>
                <m:t>:</m:t>
              </m:r>
              <m:r>
                <m:rPr>
                  <m:nor/>
                </m:rPr>
                <m:t>bound</m:t>
              </m:r>
              <m:r>
                <m:rPr>
                  <m:sty m:val="p"/>
                </m:rPr>
                <w:rPr>
                  <w:rFonts w:ascii="Cambria Math" w:hAnsi="Cambria Math"/>
                </w:rPr>
                <m:t>(</m:t>
              </m:r>
              <m:r>
                <w:rPr>
                  <w:rFonts w:ascii="Cambria Math" w:hAnsi="Cambria Math"/>
                </w:rPr>
                <m:t>p</m:t>
              </m:r>
              <m:r>
                <m:rPr>
                  <m:sty m:val="p"/>
                </m:rPr>
                <w:rPr>
                  <w:rFonts w:ascii="Cambria Math" w:hAnsi="Cambria Math"/>
                </w:rPr>
                <m:t>,</m:t>
              </m:r>
              <m:r>
                <m:rPr>
                  <m:nor/>
                </m:rPr>
                <m:t>node</m:t>
              </m:r>
              <m:r>
                <m:rPr>
                  <m:sty m:val="p"/>
                </m:rPr>
                <w:rPr>
                  <w:rFonts w:ascii="Cambria Math" w:hAnsi="Cambria Math"/>
                </w:rPr>
                <m:t>)}</m:t>
              </m:r>
            </m:e>
          </m:d>
          <m:r>
            <m:rPr>
              <m:sty m:val="p"/>
            </m:rPr>
            <w:rPr>
              <w:rFonts w:ascii="Cambria Math" w:hAnsi="Cambria Math"/>
            </w:rPr>
            <m:t>≤</m:t>
          </m:r>
          <m:r>
            <w:rPr>
              <w:rFonts w:ascii="Cambria Math" w:hAnsi="Cambria Math"/>
            </w:rPr>
            <m:t>1</m:t>
          </m:r>
        </m:oMath>
      </m:oMathPara>
    </w:p>
    <w:p w14:paraId="35B36C58" w14:textId="77777777" w:rsidR="00957881" w:rsidRDefault="00000000">
      <w:pPr>
        <w:pStyle w:val="FirstParagraph"/>
      </w:pPr>
      <w:r>
        <w:rPr>
          <w:rFonts w:hint="eastAsia"/>
        </w:rPr>
        <w:t>即：任意</w:t>
      </w:r>
      <w:r>
        <w:t xml:space="preserve"> Pod </w:t>
      </w:r>
      <w:r>
        <w:rPr>
          <w:rFonts w:hint="eastAsia"/>
        </w:rPr>
        <w:t>在系统中至多被绑定到一个节点。这一不变量看似简单，但在分布式调度器场景下，多个</w:t>
      </w:r>
      <w:r>
        <w:t xml:space="preserve"> Scheduler </w:t>
      </w:r>
      <w:r>
        <w:rPr>
          <w:rFonts w:hint="eastAsia"/>
        </w:rPr>
        <w:t>实例可能同时观察到相同的候选节点、可能同时执行</w:t>
      </w:r>
      <w:r>
        <w:t xml:space="preserve"> </w:t>
      </w:r>
      <w:r>
        <w:rPr>
          <w:rFonts w:hint="eastAsia"/>
        </w:rPr>
        <w:t>Filter/Score/Bind</w:t>
      </w:r>
      <w:r>
        <w:rPr>
          <w:rFonts w:hint="eastAsia"/>
        </w:rPr>
        <w:t>、可能因分区归属漂移导致同一节点被两个</w:t>
      </w:r>
      <w:r>
        <w:t xml:space="preserve"> Scheduler </w:t>
      </w:r>
      <w:r>
        <w:rPr>
          <w:rFonts w:hint="eastAsia"/>
        </w:rPr>
        <w:t>各自认为归属自己——如何在这些并发与故障场景下始终维持</w:t>
      </w:r>
      <w:r>
        <w:t xml:space="preserve"> </w:t>
      </w:r>
      <w:r>
        <w:rPr>
          <w:rFonts w:hint="eastAsia"/>
        </w:rPr>
        <w:t>I</w:t>
      </w:r>
      <w:r>
        <w:rPr>
          <w:rFonts w:hint="eastAsia"/>
        </w:rPr>
        <w:t>，是本章的核心目标。</w:t>
      </w:r>
    </w:p>
    <w:p w14:paraId="3F503CE4" w14:textId="77777777" w:rsidR="00957881" w:rsidRDefault="00000000">
      <w:pPr>
        <w:pStyle w:val="BodyText"/>
      </w:pPr>
      <w:r>
        <w:rPr>
          <w:rFonts w:hint="eastAsia"/>
        </w:rPr>
        <w:t>违反</w:t>
      </w:r>
      <w:r>
        <w:t xml:space="preserve"> I </w:t>
      </w:r>
      <w:r>
        <w:rPr>
          <w:rFonts w:hint="eastAsia"/>
        </w:rPr>
        <w:t>的直接后果是同一</w:t>
      </w:r>
      <w:r>
        <w:t xml:space="preserve"> Pod </w:t>
      </w:r>
      <w:r>
        <w:rPr>
          <w:rFonts w:hint="eastAsia"/>
        </w:rPr>
        <w:t>被绑定到两个节点：</w:t>
      </w:r>
      <w:r>
        <w:rPr>
          <w:rFonts w:hint="eastAsia"/>
        </w:rPr>
        <w:t>Kubernetes</w:t>
      </w:r>
      <w:r>
        <w:t xml:space="preserve"> </w:t>
      </w:r>
      <w:r>
        <w:rPr>
          <w:rFonts w:hint="eastAsia"/>
        </w:rPr>
        <w:t>的资源核算失衡、</w:t>
      </w:r>
      <w:r>
        <w:rPr>
          <w:rFonts w:hint="eastAsia"/>
        </w:rPr>
        <w:t>kubelet</w:t>
      </w:r>
      <w:r>
        <w:t xml:space="preserve"> </w:t>
      </w:r>
      <w:r>
        <w:rPr>
          <w:rFonts w:hint="eastAsia"/>
        </w:rPr>
        <w:t>会在两个节点上同时启动该</w:t>
      </w:r>
      <w:r>
        <w:t xml:space="preserve"> Pod </w:t>
      </w:r>
      <w:r>
        <w:rPr>
          <w:rFonts w:hint="eastAsia"/>
        </w:rPr>
        <w:t>的容器、网络与存储配置出现冲突，可能进一步引发数据错乱与服务异常。</w:t>
      </w:r>
    </w:p>
    <w:p w14:paraId="043CD744" w14:textId="77777777" w:rsidR="00957881" w:rsidRDefault="00000000">
      <w:pPr>
        <w:pStyle w:val="Heading3"/>
        <w:spacing w:before="156" w:after="156"/>
      </w:pPr>
      <w:bookmarkStart w:id="285" w:name="pod-生命周期与容错介入点"/>
      <w:bookmarkEnd w:id="284"/>
      <w:r>
        <w:t>4.1.3</w:t>
      </w:r>
      <w:r>
        <w:t xml:space="preserve">　</w:t>
      </w:r>
      <w:r>
        <w:t xml:space="preserve">Pod </w:t>
      </w:r>
      <w:r>
        <w:rPr>
          <w:rFonts w:hint="eastAsia"/>
        </w:rPr>
        <w:t>生命周期与容错介入点</w:t>
      </w:r>
    </w:p>
    <w:p w14:paraId="2D1AF66A" w14:textId="77777777" w:rsidR="00957881" w:rsidRDefault="00000000">
      <w:pPr>
        <w:pStyle w:val="FirstParagraph"/>
      </w:pPr>
      <w:r>
        <w:rPr>
          <w:rFonts w:hint="eastAsia"/>
        </w:rPr>
        <w:t>图</w:t>
      </w:r>
      <w:r>
        <w:t xml:space="preserve"> 5 </w:t>
      </w:r>
      <w:r>
        <w:rPr>
          <w:rFonts w:hint="eastAsia"/>
        </w:rPr>
        <w:t>展示了</w:t>
      </w:r>
      <w:r>
        <w:t xml:space="preserve"> Pod </w:t>
      </w:r>
      <w:r>
        <w:rPr>
          <w:rFonts w:hint="eastAsia"/>
        </w:rPr>
        <w:t>在本文调度器中的生命周期状态机，并标注了四层容错机制的介入点。</w:t>
      </w:r>
    </w:p>
    <w:p w14:paraId="7E6C0883" w14:textId="77777777" w:rsidR="00957881" w:rsidRDefault="00000000">
      <w:pPr>
        <w:pStyle w:val="CaptionedFigure"/>
      </w:pPr>
      <w:r>
        <w:rPr>
          <w:noProof/>
        </w:rPr>
        <w:lastRenderedPageBreak/>
        <w:drawing>
          <wp:inline distT="0" distB="0" distL="0" distR="0" wp14:anchorId="7C8D1631" wp14:editId="4B996091">
            <wp:extent cx="5753100" cy="3445306"/>
            <wp:effectExtent l="0" t="0" r="0" b="0"/>
            <wp:docPr id="87" name="Picture" descr="图 5 Pod 生命周期状态机与 4 层容错机制介入点"/>
            <wp:cNvGraphicFramePr/>
            <a:graphic xmlns:a="http://schemas.openxmlformats.org/drawingml/2006/main">
              <a:graphicData uri="http://schemas.openxmlformats.org/drawingml/2006/picture">
                <pic:pic xmlns:pic="http://schemas.openxmlformats.org/drawingml/2006/picture">
                  <pic:nvPicPr>
                    <pic:cNvPr id="88" name="Picture" descr="../figures/fig4-1-pod-state-machine.png"/>
                    <pic:cNvPicPr>
                      <a:picLocks noChangeAspect="1" noChangeArrowheads="1"/>
                    </pic:cNvPicPr>
                  </pic:nvPicPr>
                  <pic:blipFill>
                    <a:blip r:embed="rId12"/>
                    <a:stretch>
                      <a:fillRect/>
                    </a:stretch>
                  </pic:blipFill>
                  <pic:spPr bwMode="auto">
                    <a:xfrm>
                      <a:off x="0" y="0"/>
                      <a:ext cx="5753100" cy="3445306"/>
                    </a:xfrm>
                    <a:prstGeom prst="rect">
                      <a:avLst/>
                    </a:prstGeom>
                    <a:noFill/>
                    <a:ln w="9525">
                      <a:noFill/>
                      <a:headEnd/>
                      <a:tailEnd/>
                    </a:ln>
                  </pic:spPr>
                </pic:pic>
              </a:graphicData>
            </a:graphic>
          </wp:inline>
        </w:drawing>
      </w:r>
    </w:p>
    <w:p w14:paraId="118F78C9" w14:textId="77777777" w:rsidR="00957881" w:rsidRDefault="00000000">
      <w:pPr>
        <w:pStyle w:val="ImageCaption"/>
      </w:pPr>
      <w:r>
        <w:rPr>
          <w:rFonts w:hint="eastAsia"/>
        </w:rPr>
        <w:t>图</w:t>
      </w:r>
      <w:r>
        <w:t xml:space="preserve"> 5 Pod </w:t>
      </w:r>
      <w:r>
        <w:rPr>
          <w:rFonts w:hint="eastAsia"/>
        </w:rPr>
        <w:t>生命周期状态机与</w:t>
      </w:r>
      <w:r>
        <w:t xml:space="preserve"> 4 </w:t>
      </w:r>
      <w:r>
        <w:rPr>
          <w:rFonts w:hint="eastAsia"/>
        </w:rPr>
        <w:t>层容错机制介入点</w:t>
      </w:r>
    </w:p>
    <w:p w14:paraId="48197FC6" w14:textId="77777777" w:rsidR="00957881" w:rsidRDefault="00000000">
      <w:pPr>
        <w:pStyle w:val="BodyText"/>
      </w:pPr>
      <w:r>
        <w:rPr>
          <w:rFonts w:hint="eastAsia"/>
        </w:rPr>
        <w:t>如图</w:t>
      </w:r>
      <w:r>
        <w:t xml:space="preserve"> 5 </w:t>
      </w:r>
      <w:r>
        <w:rPr>
          <w:rFonts w:hint="eastAsia"/>
        </w:rPr>
        <w:t>所示，</w:t>
      </w:r>
      <w:r>
        <w:rPr>
          <w:rFonts w:hint="eastAsia"/>
        </w:rPr>
        <w:t>Pod</w:t>
      </w:r>
      <w:r>
        <w:t xml:space="preserve"> </w:t>
      </w:r>
      <w:r>
        <w:rPr>
          <w:rFonts w:hint="eastAsia"/>
        </w:rPr>
        <w:t>生命周期的主状态为：</w:t>
      </w:r>
      <w:r>
        <w:t xml:space="preserve"> [*] → Pending → Dispatched → Assumed → Bound → [*]</w:t>
      </w:r>
    </w:p>
    <w:p w14:paraId="1547B715" w14:textId="77777777" w:rsidR="00957881" w:rsidRDefault="00000000">
      <w:pPr>
        <w:pStyle w:val="BodyText"/>
      </w:pPr>
      <w:r>
        <w:rPr>
          <w:rFonts w:hint="eastAsia"/>
        </w:rPr>
        <w:t>正常路径下，</w:t>
      </w:r>
      <w:r>
        <w:rPr>
          <w:rFonts w:hint="eastAsia"/>
        </w:rPr>
        <w:t>Pod</w:t>
      </w:r>
      <w:r>
        <w:t xml:space="preserve"> </w:t>
      </w:r>
      <w:r>
        <w:rPr>
          <w:rFonts w:hint="eastAsia"/>
        </w:rPr>
        <w:t>从新建（</w:t>
      </w:r>
      <w:r>
        <w:rPr>
          <w:rFonts w:hint="eastAsia"/>
        </w:rPr>
        <w:t>Pending</w:t>
      </w:r>
      <w:r>
        <w:rPr>
          <w:rFonts w:hint="eastAsia"/>
        </w:rPr>
        <w:t>）经</w:t>
      </w:r>
      <w:r>
        <w:t xml:space="preserve"> Dispatcher </w:t>
      </w:r>
      <w:r>
        <w:rPr>
          <w:rFonts w:hint="eastAsia"/>
        </w:rPr>
        <w:t>分发（</w:t>
      </w:r>
      <w:r>
        <w:rPr>
          <w:rFonts w:hint="eastAsia"/>
        </w:rPr>
        <w:t>Dispatched</w:t>
      </w:r>
      <w:r>
        <w:rPr>
          <w:rFonts w:hint="eastAsia"/>
        </w:rPr>
        <w:t>）、</w:t>
      </w:r>
      <w:r>
        <w:rPr>
          <w:rFonts w:hint="eastAsia"/>
        </w:rPr>
        <w:t>Scheduler</w:t>
      </w:r>
      <w:r>
        <w:t xml:space="preserve"> </w:t>
      </w:r>
      <w:r>
        <w:rPr>
          <w:rFonts w:hint="eastAsia"/>
        </w:rPr>
        <w:t>决策（</w:t>
      </w:r>
      <w:r>
        <w:rPr>
          <w:rFonts w:hint="eastAsia"/>
        </w:rPr>
        <w:t>Assumed</w:t>
      </w:r>
      <w:r>
        <w:rPr>
          <w:rFonts w:hint="eastAsia"/>
        </w:rPr>
        <w:t>）、</w:t>
      </w:r>
      <w:r>
        <w:rPr>
          <w:rFonts w:hint="eastAsia"/>
        </w:rPr>
        <w:t>Bind</w:t>
      </w:r>
      <w:r>
        <w:t xml:space="preserve"> API </w:t>
      </w:r>
      <w:r>
        <w:rPr>
          <w:rFonts w:hint="eastAsia"/>
        </w:rPr>
        <w:t>成功（</w:t>
      </w:r>
      <w:r>
        <w:rPr>
          <w:rFonts w:hint="eastAsia"/>
        </w:rPr>
        <w:t>Bound</w:t>
      </w:r>
      <w:r>
        <w:rPr>
          <w:rFonts w:hint="eastAsia"/>
        </w:rPr>
        <w:t>）完成整个流程。图</w:t>
      </w:r>
      <w:r>
        <w:t xml:space="preserve"> 5 </w:t>
      </w:r>
      <w:r>
        <w:rPr>
          <w:rFonts w:hint="eastAsia"/>
        </w:rPr>
        <w:t>中彩色分支展示了各层容错的介入点：</w:t>
      </w:r>
    </w:p>
    <w:p w14:paraId="7B476689" w14:textId="77777777" w:rsidR="00957881" w:rsidRDefault="00000000">
      <w:pPr>
        <w:pStyle w:val="Compact"/>
        <w:numPr>
          <w:ilvl w:val="0"/>
          <w:numId w:val="11"/>
        </w:numPr>
        <w:ind w:left="780"/>
      </w:pPr>
      <w:r>
        <w:t xml:space="preserve">Layer </w:t>
      </w:r>
      <w:r>
        <w:rPr>
          <w:rFonts w:hint="eastAsia"/>
        </w:rPr>
        <w:t>0</w:t>
      </w:r>
      <w:r>
        <w:rPr>
          <w:rFonts w:hint="eastAsia"/>
        </w:rPr>
        <w:t>：</w:t>
      </w:r>
      <w:r>
        <w:rPr>
          <w:rFonts w:hint="eastAsia"/>
        </w:rPr>
        <w:t>Assumed</w:t>
      </w:r>
      <w:r>
        <w:t xml:space="preserve"> → </w:t>
      </w:r>
      <w:r>
        <w:rPr>
          <w:rFonts w:hint="eastAsia"/>
        </w:rPr>
        <w:t>L0_Fail</w:t>
      </w:r>
      <w:r>
        <w:rPr>
          <w:rFonts w:hint="eastAsia"/>
        </w:rPr>
        <w:t>，节点归属校验在</w:t>
      </w:r>
      <w:r>
        <w:t xml:space="preserve"> Bind API </w:t>
      </w:r>
      <w:r>
        <w:rPr>
          <w:rFonts w:hint="eastAsia"/>
        </w:rPr>
        <w:t>前拦截；</w:t>
      </w:r>
    </w:p>
    <w:p w14:paraId="7D3581AA" w14:textId="77777777" w:rsidR="00957881" w:rsidRDefault="00000000">
      <w:pPr>
        <w:pStyle w:val="Compact"/>
        <w:numPr>
          <w:ilvl w:val="0"/>
          <w:numId w:val="11"/>
        </w:numPr>
        <w:ind w:left="780"/>
      </w:pPr>
      <w:r>
        <w:t xml:space="preserve">Layer </w:t>
      </w:r>
      <w:r>
        <w:rPr>
          <w:rFonts w:hint="eastAsia"/>
        </w:rPr>
        <w:t>1</w:t>
      </w:r>
      <w:r>
        <w:rPr>
          <w:rFonts w:hint="eastAsia"/>
        </w:rPr>
        <w:t>：</w:t>
      </w:r>
      <w:r>
        <w:rPr>
          <w:rFonts w:hint="eastAsia"/>
        </w:rPr>
        <w:t>Assumed</w:t>
      </w:r>
      <w:r>
        <w:t xml:space="preserve"> → L1_Retry → </w:t>
      </w:r>
      <w:r>
        <w:rPr>
          <w:rFonts w:hint="eastAsia"/>
        </w:rPr>
        <w:t>Assumed</w:t>
      </w:r>
      <w:r>
        <w:rPr>
          <w:rFonts w:hint="eastAsia"/>
        </w:rPr>
        <w:t>，暂态失败的同步重试；</w:t>
      </w:r>
    </w:p>
    <w:p w14:paraId="08BC462E" w14:textId="77777777" w:rsidR="00957881" w:rsidRDefault="00000000">
      <w:pPr>
        <w:pStyle w:val="Compact"/>
        <w:numPr>
          <w:ilvl w:val="0"/>
          <w:numId w:val="11"/>
        </w:numPr>
        <w:ind w:left="780"/>
      </w:pPr>
      <w:r>
        <w:t xml:space="preserve">Layer </w:t>
      </w:r>
      <w:r>
        <w:rPr>
          <w:rFonts w:hint="eastAsia"/>
        </w:rPr>
        <w:t>2</w:t>
      </w:r>
      <w:r>
        <w:rPr>
          <w:rFonts w:hint="eastAsia"/>
        </w:rPr>
        <w:t>：</w:t>
      </w:r>
      <w:r>
        <w:rPr>
          <w:rFonts w:hint="eastAsia"/>
        </w:rPr>
        <w:t>L1_Retry</w:t>
      </w:r>
      <w:r>
        <w:t xml:space="preserve"> → L2_Queue → </w:t>
      </w:r>
      <w:r>
        <w:rPr>
          <w:rFonts w:hint="eastAsia"/>
        </w:rPr>
        <w:t>Dispatched</w:t>
      </w:r>
      <w:r>
        <w:rPr>
          <w:rFonts w:hint="eastAsia"/>
        </w:rPr>
        <w:t>（未超</w:t>
      </w:r>
      <w:r>
        <w:t xml:space="preserve"> maxLocalRetries </w:t>
      </w:r>
      <w:r>
        <w:rPr>
          <w:rFonts w:hint="eastAsia"/>
        </w:rPr>
        <w:t>时保留在本</w:t>
      </w:r>
      <w:r>
        <w:t xml:space="preserve"> Scheduler </w:t>
      </w:r>
      <w:r>
        <w:rPr>
          <w:rFonts w:hint="eastAsia"/>
        </w:rPr>
        <w:t>重试），超同步重试上限后交由异步</w:t>
      </w:r>
      <w:r>
        <w:t xml:space="preserve"> </w:t>
      </w:r>
      <w:r>
        <w:rPr>
          <w:rFonts w:hint="eastAsia"/>
        </w:rPr>
        <w:t>Reconciler</w:t>
      </w:r>
      <w:r>
        <w:rPr>
          <w:rFonts w:hint="eastAsia"/>
        </w:rPr>
        <w:t>；</w:t>
      </w:r>
    </w:p>
    <w:p w14:paraId="39DD0A15" w14:textId="77777777" w:rsidR="00957881" w:rsidRDefault="00000000">
      <w:pPr>
        <w:pStyle w:val="Compact"/>
        <w:numPr>
          <w:ilvl w:val="0"/>
          <w:numId w:val="11"/>
        </w:numPr>
        <w:ind w:left="780"/>
      </w:pPr>
      <w:r>
        <w:t xml:space="preserve">Layer </w:t>
      </w:r>
      <w:r>
        <w:rPr>
          <w:rFonts w:hint="eastAsia"/>
        </w:rPr>
        <w:t>3</w:t>
      </w:r>
      <w:r>
        <w:rPr>
          <w:rFonts w:hint="eastAsia"/>
        </w:rPr>
        <w:t>：</w:t>
      </w:r>
      <w:r>
        <w:rPr>
          <w:rFonts w:hint="eastAsia"/>
        </w:rPr>
        <w:t>L0_Fail</w:t>
      </w:r>
      <w:r>
        <w:t xml:space="preserve"> / L2_Queue → </w:t>
      </w:r>
      <w:r>
        <w:rPr>
          <w:rFonts w:hint="eastAsia"/>
        </w:rPr>
        <w:t>Pending</w:t>
      </w:r>
      <w:r>
        <w:rPr>
          <w:rFonts w:hint="eastAsia"/>
        </w:rPr>
        <w:t>，回到最初状态触发</w:t>
      </w:r>
      <w:r>
        <w:t xml:space="preserve"> Dispatcher </w:t>
      </w:r>
      <w:r>
        <w:rPr>
          <w:rFonts w:hint="eastAsia"/>
        </w:rPr>
        <w:t>重分发。</w:t>
      </w:r>
    </w:p>
    <w:p w14:paraId="6FD8AA62" w14:textId="77777777" w:rsidR="00957881" w:rsidRDefault="00000000">
      <w:pPr>
        <w:pStyle w:val="Heading2"/>
        <w:spacing w:before="156" w:after="156"/>
      </w:pPr>
      <w:bookmarkStart w:id="286" w:name="_Toc241154073"/>
      <w:bookmarkStart w:id="287" w:name="layer-0-node-分区归属前置校验"/>
      <w:bookmarkEnd w:id="281"/>
      <w:bookmarkEnd w:id="285"/>
      <w:r>
        <w:t>4.2</w:t>
      </w:r>
      <w:r>
        <w:t xml:space="preserve">　</w:t>
      </w:r>
      <w:r>
        <w:t xml:space="preserve">Layer 0 — Node </w:t>
      </w:r>
      <w:r>
        <w:rPr>
          <w:rFonts w:hint="eastAsia"/>
        </w:rPr>
        <w:t>分区归属前置校验</w:t>
      </w:r>
      <w:bookmarkEnd w:id="286"/>
    </w:p>
    <w:p w14:paraId="660D5AE0" w14:textId="77777777" w:rsidR="00957881" w:rsidRDefault="00000000">
      <w:pPr>
        <w:pStyle w:val="Heading3"/>
        <w:spacing w:before="156" w:after="156"/>
      </w:pPr>
      <w:bookmarkStart w:id="288" w:name="故障场景-t0节点分区归属漂移"/>
      <w:r>
        <w:t>4.2.1</w:t>
      </w:r>
      <w:r>
        <w:t xml:space="preserve">　</w:t>
      </w:r>
      <w:r>
        <w:rPr>
          <w:rFonts w:hint="eastAsia"/>
        </w:rPr>
        <w:t>故障场景</w:t>
      </w:r>
      <w:r>
        <w:t xml:space="preserve"> </w:t>
      </w:r>
      <w:r>
        <w:rPr>
          <w:rFonts w:hint="eastAsia"/>
        </w:rPr>
        <w:t>T0</w:t>
      </w:r>
      <w:r>
        <w:rPr>
          <w:rFonts w:hint="eastAsia"/>
        </w:rPr>
        <w:t>：节点分区归属漂移</w:t>
      </w:r>
    </w:p>
    <w:p w14:paraId="29642528" w14:textId="77777777" w:rsidR="00957881" w:rsidRDefault="00000000">
      <w:pPr>
        <w:pStyle w:val="FirstParagraph"/>
      </w:pPr>
      <w:r>
        <w:rPr>
          <w:rFonts w:hint="eastAsia"/>
        </w:rPr>
        <w:t>场景：</w:t>
      </w:r>
      <w:r>
        <w:rPr>
          <w:rFonts w:hint="eastAsia"/>
        </w:rPr>
        <w:t>Scheduler</w:t>
      </w:r>
      <w:r>
        <w:t xml:space="preserve"> A </w:t>
      </w:r>
      <w:r>
        <w:rPr>
          <w:rFonts w:hint="eastAsia"/>
        </w:rPr>
        <w:t>通过</w:t>
      </w:r>
      <w:r>
        <w:t xml:space="preserve"> Filter/Score </w:t>
      </w:r>
      <w:r>
        <w:rPr>
          <w:rFonts w:hint="eastAsia"/>
        </w:rPr>
        <w:t>决定将</w:t>
      </w:r>
      <w:r>
        <w:t xml:space="preserve"> Pod p </w:t>
      </w:r>
      <w:r>
        <w:rPr>
          <w:rFonts w:hint="eastAsia"/>
        </w:rPr>
        <w:t>调度到</w:t>
      </w:r>
      <w:r>
        <w:t xml:space="preserve"> Node </w:t>
      </w:r>
      <w:r>
        <w:rPr>
          <w:rFonts w:hint="eastAsia"/>
        </w:rPr>
        <w:t>X</w:t>
      </w:r>
      <w:r>
        <w:rPr>
          <w:rFonts w:hint="eastAsia"/>
        </w:rPr>
        <w:t>，但在</w:t>
      </w:r>
      <w:r>
        <w:t xml:space="preserve"> Bind API </w:t>
      </w:r>
      <w:r>
        <w:rPr>
          <w:rFonts w:hint="eastAsia"/>
        </w:rPr>
        <w:t>调用发生之前，</w:t>
      </w:r>
      <w:r>
        <w:rPr>
          <w:rFonts w:hint="eastAsia"/>
        </w:rPr>
        <w:t>Dispatcher</w:t>
      </w:r>
      <w:r>
        <w:t xml:space="preserve"> </w:t>
      </w:r>
      <w:r>
        <w:rPr>
          <w:rFonts w:hint="eastAsia"/>
        </w:rPr>
        <w:t>因节点负载重新平衡（</w:t>
      </w:r>
      <w:r>
        <w:t xml:space="preserve">node-shuffler </w:t>
      </w:r>
      <w:r>
        <w:rPr>
          <w:rFonts w:hint="eastAsia"/>
        </w:rPr>
        <w:t>触发）将</w:t>
      </w:r>
      <w:r>
        <w:t xml:space="preserve"> Node X </w:t>
      </w:r>
      <w:r>
        <w:rPr>
          <w:rFonts w:hint="eastAsia"/>
        </w:rPr>
        <w:t>从</w:t>
      </w:r>
      <w:r>
        <w:t xml:space="preserve"> Scheduler A </w:t>
      </w:r>
      <w:r>
        <w:rPr>
          <w:rFonts w:hint="eastAsia"/>
        </w:rPr>
        <w:t>的分区剥离，改分给</w:t>
      </w:r>
      <w:r>
        <w:t xml:space="preserve"> Scheduler B</w:t>
      </w:r>
      <w:r>
        <w:t>。</w:t>
      </w:r>
    </w:p>
    <w:p w14:paraId="01F24AF3" w14:textId="77777777" w:rsidR="00957881" w:rsidRDefault="00000000">
      <w:pPr>
        <w:pStyle w:val="BodyText"/>
      </w:pPr>
      <w:r>
        <w:rPr>
          <w:rFonts w:hint="eastAsia"/>
        </w:rPr>
        <w:lastRenderedPageBreak/>
        <w:t>危害：若不加拦截，</w:t>
      </w:r>
      <w:r>
        <w:rPr>
          <w:rFonts w:hint="eastAsia"/>
        </w:rPr>
        <w:t>Scheduler</w:t>
      </w:r>
      <w:r>
        <w:t xml:space="preserve"> A </w:t>
      </w:r>
      <w:r>
        <w:rPr>
          <w:rFonts w:hint="eastAsia"/>
        </w:rPr>
        <w:t>仍会发起对</w:t>
      </w:r>
      <w:r>
        <w:t xml:space="preserve"> Node X </w:t>
      </w:r>
      <w:r>
        <w:rPr>
          <w:rFonts w:hint="eastAsia"/>
        </w:rPr>
        <w:t>的</w:t>
      </w:r>
      <w:r>
        <w:t xml:space="preserve"> Bind </w:t>
      </w:r>
      <w:r>
        <w:rPr>
          <w:rFonts w:hint="eastAsia"/>
        </w:rPr>
        <w:t>尝试，与此同时</w:t>
      </w:r>
      <w:r>
        <w:t xml:space="preserve"> Scheduler B </w:t>
      </w:r>
      <w:r>
        <w:rPr>
          <w:rFonts w:hint="eastAsia"/>
        </w:rPr>
        <w:t>也可能在自己的分区变更后开始处理与</w:t>
      </w:r>
      <w:r>
        <w:t xml:space="preserve"> Node X </w:t>
      </w:r>
      <w:r>
        <w:rPr>
          <w:rFonts w:hint="eastAsia"/>
        </w:rPr>
        <w:t>相关的调度请求。虽然</w:t>
      </w:r>
      <w:r>
        <w:t xml:space="preserve"> Bind </w:t>
      </w:r>
      <w:r>
        <w:rPr>
          <w:rFonts w:hint="eastAsia"/>
        </w:rPr>
        <w:t>子资源的原子性最终能防止同一</w:t>
      </w:r>
      <w:r>
        <w:t xml:space="preserve"> Pod </w:t>
      </w:r>
      <w:r>
        <w:rPr>
          <w:rFonts w:hint="eastAsia"/>
        </w:rPr>
        <w:t>被绑定两次，但会产生大量无效的</w:t>
      </w:r>
      <w:r>
        <w:t xml:space="preserve"> Bind </w:t>
      </w:r>
      <w:r>
        <w:rPr>
          <w:rFonts w:hint="eastAsia"/>
        </w:rPr>
        <w:t>请求、错误日志、以及</w:t>
      </w:r>
      <w:r>
        <w:t xml:space="preserve"> API Server </w:t>
      </w:r>
      <w:r>
        <w:rPr>
          <w:rFonts w:hint="eastAsia"/>
        </w:rPr>
        <w:t>压力。更严重的是，这种”跨分区的</w:t>
      </w:r>
      <w:r>
        <w:t xml:space="preserve"> Bind </w:t>
      </w:r>
      <w:r>
        <w:rPr>
          <w:rFonts w:hint="eastAsia"/>
        </w:rPr>
        <w:t>尝试”会破坏节点分区语义——每个</w:t>
      </w:r>
      <w:r>
        <w:t xml:space="preserve"> Scheduler </w:t>
      </w:r>
      <w:r>
        <w:rPr>
          <w:rFonts w:hint="eastAsia"/>
        </w:rPr>
        <w:t>只应对自己分区内的节点做写操作。</w:t>
      </w:r>
    </w:p>
    <w:p w14:paraId="4731F078" w14:textId="77777777" w:rsidR="00957881" w:rsidRDefault="00000000">
      <w:pPr>
        <w:pStyle w:val="Heading3"/>
        <w:spacing w:before="156" w:after="156"/>
      </w:pPr>
      <w:bookmarkStart w:id="289" w:name="layer-0-的设计"/>
      <w:bookmarkEnd w:id="288"/>
      <w:r>
        <w:t>4.2.2</w:t>
      </w:r>
      <w:r>
        <w:t xml:space="preserve">　</w:t>
      </w:r>
      <w:r>
        <w:t xml:space="preserve">Layer 0 </w:t>
      </w:r>
      <w:r>
        <w:rPr>
          <w:rFonts w:hint="eastAsia"/>
        </w:rPr>
        <w:t>的设计</w:t>
      </w:r>
    </w:p>
    <w:p w14:paraId="61E2FB2B" w14:textId="77777777" w:rsidR="00957881" w:rsidRDefault="00000000">
      <w:pPr>
        <w:pStyle w:val="FirstParagraph"/>
      </w:pPr>
      <w:r>
        <w:rPr>
          <w:rFonts w:hint="eastAsia"/>
        </w:rPr>
        <w:t>节点分区的归属通过</w:t>
      </w:r>
      <w:r>
        <w:t xml:space="preserve"> Node </w:t>
      </w:r>
      <w:r>
        <w:rPr>
          <w:rFonts w:hint="eastAsia"/>
        </w:rPr>
        <w:t>对象的注解</w:t>
      </w:r>
      <w:r>
        <w:t xml:space="preserve"> eno.io/scheduler-name </w:t>
      </w:r>
      <w:r>
        <w:rPr>
          <w:rFonts w:hint="eastAsia"/>
        </w:rPr>
        <w:t>表达。</w:t>
      </w:r>
      <w:r>
        <w:rPr>
          <w:rFonts w:hint="eastAsia"/>
        </w:rPr>
        <w:t>Dispatcher</w:t>
      </w:r>
      <w:r>
        <w:t xml:space="preserve"> </w:t>
      </w:r>
      <w:r>
        <w:rPr>
          <w:rFonts w:hint="eastAsia"/>
        </w:rPr>
        <w:t>在做出分区决策后，通过</w:t>
      </w:r>
      <w:r>
        <w:t xml:space="preserve"> PatchNode </w:t>
      </w:r>
      <w:r>
        <w:rPr>
          <w:rFonts w:hint="eastAsia"/>
        </w:rPr>
        <w:t>写入该注解；每个</w:t>
      </w:r>
      <w:r>
        <w:t xml:space="preserve"> Scheduler </w:t>
      </w:r>
      <w:r>
        <w:rPr>
          <w:rFonts w:hint="eastAsia"/>
        </w:rPr>
        <w:t>只处理注解与自身名字匹配的节点。</w:t>
      </w:r>
    </w:p>
    <w:p w14:paraId="5BCA8DB7" w14:textId="77777777" w:rsidR="00957881" w:rsidRDefault="00000000">
      <w:pPr>
        <w:pStyle w:val="BodyText"/>
      </w:pPr>
      <w:r>
        <w:t xml:space="preserve">Layer 0 </w:t>
      </w:r>
      <w:r>
        <w:rPr>
          <w:rFonts w:hint="eastAsia"/>
        </w:rPr>
        <w:t>的具体实现是在</w:t>
      </w:r>
      <w:r>
        <w:t xml:space="preserve"> Bind API </w:t>
      </w:r>
      <w:r>
        <w:rPr>
          <w:rFonts w:hint="eastAsia"/>
        </w:rPr>
        <w:t>调用之前对目标节点的归属注解进行一次显式校验。校验逻辑如下：</w:t>
      </w:r>
    </w:p>
    <w:p w14:paraId="04AB914E" w14:textId="77777777" w:rsidR="00957881" w:rsidRDefault="00000000">
      <w:pPr>
        <w:pStyle w:val="SourceCode0"/>
      </w:pPr>
      <w:r>
        <w:rPr>
          <w:rStyle w:val="CommentTok"/>
        </w:rPr>
        <w:t xml:space="preserve">// </w:t>
      </w:r>
      <w:r>
        <w:rPr>
          <w:rStyle w:val="CommentTok"/>
        </w:rPr>
        <w:t>摘自</w:t>
      </w:r>
      <w:r>
        <w:rPr>
          <w:rStyle w:val="CommentTok"/>
        </w:rPr>
        <w:t xml:space="preserve"> pkg/binder/node_validator.go</w:t>
      </w:r>
      <w:r>
        <w:br/>
      </w:r>
      <w:r>
        <w:rPr>
          <w:rStyle w:val="KeywordTok"/>
        </w:rPr>
        <w:t>func</w:t>
      </w:r>
      <w:r>
        <w:rPr>
          <w:rStyle w:val="NormalTok"/>
        </w:rPr>
        <w:t xml:space="preserve"> </w:t>
      </w:r>
      <w:r>
        <w:rPr>
          <w:rStyle w:val="OperatorTok"/>
        </w:rPr>
        <w:t>(</w:t>
      </w:r>
      <w:r>
        <w:rPr>
          <w:rStyle w:val="NormalTok"/>
        </w:rPr>
        <w:t xml:space="preserve">v </w:t>
      </w:r>
      <w:r>
        <w:rPr>
          <w:rStyle w:val="OperatorTok"/>
        </w:rPr>
        <w:t>*</w:t>
      </w:r>
      <w:r>
        <w:rPr>
          <w:rStyle w:val="NormalTok"/>
        </w:rPr>
        <w:t>NodeValidator</w:t>
      </w:r>
      <w:r>
        <w:rPr>
          <w:rStyle w:val="OperatorTok"/>
        </w:rPr>
        <w:t>)</w:t>
      </w:r>
      <w:r>
        <w:rPr>
          <w:rStyle w:val="NormalTok"/>
        </w:rPr>
        <w:t xml:space="preserve"> Validate</w:t>
      </w:r>
      <w:r>
        <w:rPr>
          <w:rStyle w:val="OperatorTok"/>
        </w:rPr>
        <w:t>(</w:t>
      </w:r>
      <w:r>
        <w:rPr>
          <w:rStyle w:val="NormalTok"/>
        </w:rPr>
        <w:t xml:space="preserve">nodeName </w:t>
      </w:r>
      <w:r>
        <w:rPr>
          <w:rStyle w:val="DataTypeTok"/>
        </w:rPr>
        <w:t>string</w:t>
      </w:r>
      <w:r>
        <w:rPr>
          <w:rStyle w:val="OperatorTok"/>
        </w:rPr>
        <w:t>)</w:t>
      </w:r>
      <w:r>
        <w:rPr>
          <w:rStyle w:val="NormalTok"/>
        </w:rPr>
        <w:t xml:space="preserve"> </w:t>
      </w:r>
      <w:r>
        <w:rPr>
          <w:rStyle w:val="DataTypeTok"/>
        </w:rPr>
        <w:t>error</w:t>
      </w:r>
      <w:r>
        <w:rPr>
          <w:rStyle w:val="NormalTok"/>
        </w:rPr>
        <w:t xml:space="preserve"> </w:t>
      </w:r>
      <w:r>
        <w:rPr>
          <w:rStyle w:val="OperatorTok"/>
        </w:rPr>
        <w:t>{</w:t>
      </w:r>
      <w:r>
        <w:br/>
      </w:r>
      <w:r>
        <w:rPr>
          <w:rStyle w:val="NormalTok"/>
        </w:rPr>
        <w:t xml:space="preserve">    node</w:t>
      </w:r>
      <w:r>
        <w:rPr>
          <w:rStyle w:val="OperatorTok"/>
        </w:rPr>
        <w:t>,</w:t>
      </w:r>
      <w:r>
        <w:rPr>
          <w:rStyle w:val="NormalTok"/>
        </w:rPr>
        <w:t xml:space="preserve"> err </w:t>
      </w:r>
      <w:r>
        <w:rPr>
          <w:rStyle w:val="OperatorTok"/>
        </w:rPr>
        <w:t>:=</w:t>
      </w:r>
      <w:r>
        <w:rPr>
          <w:rStyle w:val="NormalTok"/>
        </w:rPr>
        <w:t xml:space="preserve"> v</w:t>
      </w:r>
      <w:r>
        <w:rPr>
          <w:rStyle w:val="OperatorTok"/>
        </w:rPr>
        <w:t>.</w:t>
      </w:r>
      <w:r>
        <w:rPr>
          <w:rStyle w:val="NormalTok"/>
        </w:rPr>
        <w:t>nodeGetter</w:t>
      </w:r>
      <w:r>
        <w:rPr>
          <w:rStyle w:val="OperatorTok"/>
        </w:rPr>
        <w:t>(</w:t>
      </w:r>
      <w:r>
        <w:rPr>
          <w:rStyle w:val="NormalTok"/>
        </w:rPr>
        <w:t>nodeName</w:t>
      </w:r>
      <w:r>
        <w:rPr>
          <w:rStyle w:val="OperatorTok"/>
        </w:rPr>
        <w:t>)</w:t>
      </w:r>
      <w:r>
        <w:br/>
      </w:r>
      <w:r>
        <w:rPr>
          <w:rStyle w:val="NormalTok"/>
        </w:rPr>
        <w:t xml:space="preserve">    </w:t>
      </w:r>
      <w:r>
        <w:rPr>
          <w:rStyle w:val="ControlFlowTok"/>
        </w:rPr>
        <w:t>if</w:t>
      </w:r>
      <w:r>
        <w:rPr>
          <w:rStyle w:val="NormalTok"/>
        </w:rPr>
        <w:t xml:space="preserve"> err </w:t>
      </w:r>
      <w:r>
        <w:rPr>
          <w:rStyle w:val="OperatorTok"/>
        </w:rPr>
        <w:t>!=</w:t>
      </w:r>
      <w:r>
        <w:rPr>
          <w:rStyle w:val="NormalTok"/>
        </w:rPr>
        <w:t xml:space="preserve"> </w:t>
      </w:r>
      <w:r>
        <w:rPr>
          <w:rStyle w:val="OtherTok"/>
        </w:rPr>
        <w:t>nil</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err </w:t>
      </w:r>
      <w:r>
        <w:rPr>
          <w:rStyle w:val="OperatorTok"/>
        </w:rPr>
        <w:t>}</w:t>
      </w:r>
      <w:r>
        <w:br/>
      </w:r>
      <w:r>
        <w:rPr>
          <w:rStyle w:val="NormalTok"/>
        </w:rPr>
        <w:t xml:space="preserve">    owner </w:t>
      </w:r>
      <w:r>
        <w:rPr>
          <w:rStyle w:val="OperatorTok"/>
        </w:rPr>
        <w:t>:=</w:t>
      </w:r>
      <w:r>
        <w:rPr>
          <w:rStyle w:val="NormalTok"/>
        </w:rPr>
        <w:t xml:space="preserve"> node</w:t>
      </w:r>
      <w:r>
        <w:rPr>
          <w:rStyle w:val="OperatorTok"/>
        </w:rPr>
        <w:t>.</w:t>
      </w:r>
      <w:r>
        <w:rPr>
          <w:rStyle w:val="NormalTok"/>
        </w:rPr>
        <w:t>Annotations</w:t>
      </w:r>
      <w:r>
        <w:rPr>
          <w:rStyle w:val="OperatorTok"/>
        </w:rPr>
        <w:t>[</w:t>
      </w:r>
      <w:r>
        <w:rPr>
          <w:rStyle w:val="NormalTok"/>
        </w:rPr>
        <w:t>nodeutil</w:t>
      </w:r>
      <w:r>
        <w:rPr>
          <w:rStyle w:val="OperatorTok"/>
        </w:rPr>
        <w:t>.</w:t>
      </w:r>
      <w:r>
        <w:rPr>
          <w:rStyle w:val="NormalTok"/>
        </w:rPr>
        <w:t>EnoSchedulerNodeAnnotationKey</w:t>
      </w:r>
      <w:r>
        <w:rPr>
          <w:rStyle w:val="OperatorTok"/>
        </w:rPr>
        <w:t>]</w:t>
      </w:r>
      <w:r>
        <w:br/>
      </w:r>
      <w:r>
        <w:br/>
      </w:r>
      <w:r>
        <w:rPr>
          <w:rStyle w:val="NormalTok"/>
        </w:rPr>
        <w:t xml:space="preserve">    </w:t>
      </w:r>
      <w:r>
        <w:rPr>
          <w:rStyle w:val="CommentTok"/>
        </w:rPr>
        <w:t xml:space="preserve">// </w:t>
      </w:r>
      <w:r>
        <w:rPr>
          <w:rStyle w:val="CommentTok"/>
        </w:rPr>
        <w:t>注解为空：节点未被分区（例如单调度器部署），允许</w:t>
      </w:r>
      <w:r>
        <w:rPr>
          <w:rStyle w:val="CommentTok"/>
        </w:rPr>
        <w:t xml:space="preserve"> Bind</w:t>
      </w:r>
      <w:r>
        <w:br/>
      </w:r>
      <w:r>
        <w:rPr>
          <w:rStyle w:val="NormalTok"/>
        </w:rPr>
        <w:t xml:space="preserve">    </w:t>
      </w:r>
      <w:r>
        <w:rPr>
          <w:rStyle w:val="ControlFlowTok"/>
        </w:rPr>
        <w:t>if</w:t>
      </w:r>
      <w:r>
        <w:rPr>
          <w:rStyle w:val="NormalTok"/>
        </w:rPr>
        <w:t xml:space="preserve"> owner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w:t>
      </w:r>
      <w:r>
        <w:rPr>
          <w:rStyle w:val="OtherTok"/>
        </w:rPr>
        <w:t>nil</w:t>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注解与自己一致：归属正确，允许</w:t>
      </w:r>
      <w:r>
        <w:rPr>
          <w:rStyle w:val="CommentTok"/>
        </w:rPr>
        <w:t xml:space="preserve"> Bind</w:t>
      </w:r>
      <w:r>
        <w:br/>
      </w:r>
      <w:r>
        <w:rPr>
          <w:rStyle w:val="NormalTok"/>
        </w:rPr>
        <w:t xml:space="preserve">    </w:t>
      </w:r>
      <w:r>
        <w:rPr>
          <w:rStyle w:val="ControlFlowTok"/>
        </w:rPr>
        <w:t>if</w:t>
      </w:r>
      <w:r>
        <w:rPr>
          <w:rStyle w:val="NormalTok"/>
        </w:rPr>
        <w:t xml:space="preserve"> owner </w:t>
      </w:r>
      <w:r>
        <w:rPr>
          <w:rStyle w:val="OperatorTok"/>
        </w:rPr>
        <w:t>==</w:t>
      </w:r>
      <w:r>
        <w:rPr>
          <w:rStyle w:val="NormalTok"/>
        </w:rPr>
        <w:t xml:space="preserve"> v</w:t>
      </w:r>
      <w:r>
        <w:rPr>
          <w:rStyle w:val="OperatorTok"/>
        </w:rPr>
        <w:t>.</w:t>
      </w:r>
      <w:r>
        <w:rPr>
          <w:rStyle w:val="NormalTok"/>
        </w:rPr>
        <w:t xml:space="preserve">schedulerName </w:t>
      </w:r>
      <w:r>
        <w:rPr>
          <w:rStyle w:val="OperatorTok"/>
        </w:rPr>
        <w:t>{</w:t>
      </w:r>
      <w:r>
        <w:rPr>
          <w:rStyle w:val="NormalTok"/>
        </w:rPr>
        <w:t xml:space="preserve"> </w:t>
      </w:r>
      <w:r>
        <w:rPr>
          <w:rStyle w:val="ControlFlowTok"/>
        </w:rPr>
        <w:t>return</w:t>
      </w:r>
      <w:r>
        <w:rPr>
          <w:rStyle w:val="NormalTok"/>
        </w:rPr>
        <w:t xml:space="preserve"> </w:t>
      </w:r>
      <w:r>
        <w:rPr>
          <w:rStyle w:val="OtherTok"/>
        </w:rPr>
        <w:t>nil</w:t>
      </w:r>
      <w:r>
        <w:rPr>
          <w:rStyle w:val="NormalTok"/>
        </w:rPr>
        <w:t xml:space="preserve"> </w:t>
      </w:r>
      <w:r>
        <w:rPr>
          <w:rStyle w:val="OperatorTok"/>
        </w:rPr>
        <w:t>}</w:t>
      </w:r>
      <w:r>
        <w:br/>
      </w:r>
      <w:r>
        <w:br/>
      </w:r>
      <w:r>
        <w:rPr>
          <w:rStyle w:val="NormalTok"/>
        </w:rPr>
        <w:t xml:space="preserve">    </w:t>
      </w:r>
      <w:r>
        <w:rPr>
          <w:rStyle w:val="CommentTok"/>
        </w:rPr>
        <w:t xml:space="preserve">// </w:t>
      </w:r>
      <w:r>
        <w:rPr>
          <w:rStyle w:val="CommentTok"/>
        </w:rPr>
        <w:t>注解与自己不一致：归属漂移，返回</w:t>
      </w:r>
      <w:r>
        <w:rPr>
          <w:rStyle w:val="CommentTok"/>
        </w:rPr>
        <w:t xml:space="preserve"> NodeOwnershipError</w:t>
      </w:r>
      <w:r>
        <w:br/>
      </w:r>
      <w:r>
        <w:rPr>
          <w:rStyle w:val="NormalTok"/>
        </w:rPr>
        <w:t xml:space="preserve">    </w:t>
      </w:r>
      <w:r>
        <w:rPr>
          <w:rStyle w:val="ControlFlowTok"/>
        </w:rPr>
        <w:t>return</w:t>
      </w:r>
      <w:r>
        <w:rPr>
          <w:rStyle w:val="NormalTok"/>
        </w:rPr>
        <w:t xml:space="preserve"> </w:t>
      </w:r>
      <w:r>
        <w:rPr>
          <w:rStyle w:val="OperatorTok"/>
        </w:rPr>
        <w:t>&amp;</w:t>
      </w:r>
      <w:r>
        <w:rPr>
          <w:rStyle w:val="NormalTok"/>
        </w:rPr>
        <w:t>NodeOwnershipError</w:t>
      </w:r>
      <w:r>
        <w:rPr>
          <w:rStyle w:val="OperatorTok"/>
        </w:rPr>
        <w:t>{</w:t>
      </w:r>
      <w:r>
        <w:br/>
      </w:r>
      <w:r>
        <w:rPr>
          <w:rStyle w:val="NormalTok"/>
        </w:rPr>
        <w:t xml:space="preserve">        Node</w:t>
      </w:r>
      <w:r>
        <w:rPr>
          <w:rStyle w:val="OperatorTok"/>
        </w:rPr>
        <w:t>:</w:t>
      </w:r>
      <w:r>
        <w:rPr>
          <w:rStyle w:val="NormalTok"/>
        </w:rPr>
        <w:t xml:space="preserve"> nodeName</w:t>
      </w:r>
      <w:r>
        <w:rPr>
          <w:rStyle w:val="OperatorTok"/>
        </w:rPr>
        <w:t>,</w:t>
      </w:r>
      <w:r>
        <w:rPr>
          <w:rStyle w:val="NormalTok"/>
        </w:rPr>
        <w:t xml:space="preserve"> Expected</w:t>
      </w:r>
      <w:r>
        <w:rPr>
          <w:rStyle w:val="OperatorTok"/>
        </w:rPr>
        <w:t>:</w:t>
      </w:r>
      <w:r>
        <w:rPr>
          <w:rStyle w:val="NormalTok"/>
        </w:rPr>
        <w:t xml:space="preserve"> v</w:t>
      </w:r>
      <w:r>
        <w:rPr>
          <w:rStyle w:val="OperatorTok"/>
        </w:rPr>
        <w:t>.</w:t>
      </w:r>
      <w:r>
        <w:rPr>
          <w:rStyle w:val="NormalTok"/>
        </w:rPr>
        <w:t>schedulerName</w:t>
      </w:r>
      <w:r>
        <w:rPr>
          <w:rStyle w:val="OperatorTok"/>
        </w:rPr>
        <w:t>,</w:t>
      </w:r>
      <w:r>
        <w:rPr>
          <w:rStyle w:val="NormalTok"/>
        </w:rPr>
        <w:t xml:space="preserve"> Actual</w:t>
      </w:r>
      <w:r>
        <w:rPr>
          <w:rStyle w:val="OperatorTok"/>
        </w:rPr>
        <w:t>:</w:t>
      </w:r>
      <w:r>
        <w:rPr>
          <w:rStyle w:val="NormalTok"/>
        </w:rPr>
        <w:t xml:space="preserve"> owner</w:t>
      </w:r>
      <w:r>
        <w:rPr>
          <w:rStyle w:val="OperatorTok"/>
        </w:rPr>
        <w:t>,</w:t>
      </w:r>
      <w:r>
        <w:br/>
      </w:r>
      <w:r>
        <w:rPr>
          <w:rStyle w:val="NormalTok"/>
        </w:rPr>
        <w:t xml:space="preserve">    </w:t>
      </w:r>
      <w:r>
        <w:rPr>
          <w:rStyle w:val="OperatorTok"/>
        </w:rPr>
        <w:t>}</w:t>
      </w:r>
      <w:r>
        <w:br/>
      </w:r>
      <w:r>
        <w:rPr>
          <w:rStyle w:val="OperatorTok"/>
        </w:rPr>
        <w:t>}</w:t>
      </w:r>
    </w:p>
    <w:p w14:paraId="44F21F6C" w14:textId="77777777" w:rsidR="00957881" w:rsidRDefault="00000000">
      <w:pPr>
        <w:pStyle w:val="FirstParagraph"/>
      </w:pPr>
      <w:r>
        <w:rPr>
          <w:rFonts w:hint="eastAsia"/>
        </w:rPr>
        <w:t>上述实现有三个要点。节点信息通过</w:t>
      </w:r>
      <w:r>
        <w:t xml:space="preserve"> nodeGetter </w:t>
      </w:r>
      <w:r>
        <w:rPr>
          <w:rFonts w:hint="eastAsia"/>
        </w:rPr>
        <w:t>抽象读取，不硬编码数据来源，由调用方决定从</w:t>
      </w:r>
      <w:r>
        <w:t xml:space="preserve"> Informer </w:t>
      </w:r>
      <w:r>
        <w:rPr>
          <w:rFonts w:hint="eastAsia"/>
        </w:rPr>
        <w:t>缓存还是</w:t>
      </w:r>
      <w:r>
        <w:t xml:space="preserve"> API Server </w:t>
      </w:r>
      <w:r>
        <w:rPr>
          <w:rFonts w:hint="eastAsia"/>
        </w:rPr>
        <w:t>读取，生产环境通常选择前者以降低延迟。归属状态被区分为三种：注解为空表示节点尚未分区，允许</w:t>
      </w:r>
      <w:r>
        <w:t xml:space="preserve"> Bind </w:t>
      </w:r>
      <w:r>
        <w:rPr>
          <w:rFonts w:hint="eastAsia"/>
        </w:rPr>
        <w:t>以兼容单调度器场景；注解与自身一致表示归属正确；注解与自身不一致表示归属漂移，此时返回结构化错误。返回的错误类型为</w:t>
      </w:r>
      <w:r>
        <w:t xml:space="preserve"> NodeOwnershipError</w:t>
      </w:r>
      <w:r>
        <w:rPr>
          <w:rFonts w:hint="eastAsia"/>
        </w:rPr>
        <w:t>，调用方可通过</w:t>
      </w:r>
      <w:r>
        <w:t xml:space="preserve"> errors.As </w:t>
      </w:r>
      <w:r>
        <w:rPr>
          <w:rFonts w:hint="eastAsia"/>
        </w:rPr>
        <w:t>判断类型，进而触发</w:t>
      </w:r>
      <w:r>
        <w:t xml:space="preserve"> Layer 3 </w:t>
      </w:r>
      <w:r>
        <w:rPr>
          <w:rFonts w:hint="eastAsia"/>
        </w:rPr>
        <w:t>全局回退。</w:t>
      </w:r>
    </w:p>
    <w:p w14:paraId="17AC5405" w14:textId="77777777" w:rsidR="00957881" w:rsidRDefault="00000000">
      <w:pPr>
        <w:pStyle w:val="Heading3"/>
        <w:spacing w:before="156" w:after="156"/>
      </w:pPr>
      <w:bookmarkStart w:id="290" w:name="layer-0-的效果与作用范围"/>
      <w:bookmarkEnd w:id="289"/>
      <w:r>
        <w:lastRenderedPageBreak/>
        <w:t>4.2.3</w:t>
      </w:r>
      <w:r>
        <w:t xml:space="preserve">　</w:t>
      </w:r>
      <w:r>
        <w:t xml:space="preserve">Layer 0 </w:t>
      </w:r>
      <w:r>
        <w:rPr>
          <w:rFonts w:hint="eastAsia"/>
        </w:rPr>
        <w:t>的效果与作用范围</w:t>
      </w:r>
    </w:p>
    <w:p w14:paraId="491FF8DE" w14:textId="77777777" w:rsidR="00957881" w:rsidRDefault="00000000">
      <w:pPr>
        <w:pStyle w:val="FirstParagraph"/>
      </w:pPr>
      <w:r>
        <w:t xml:space="preserve">Layer 0 </w:t>
      </w:r>
      <w:r>
        <w:rPr>
          <w:rFonts w:hint="eastAsia"/>
        </w:rPr>
        <w:t>是四层机制中唯一的前置层——它在</w:t>
      </w:r>
      <w:r>
        <w:t xml:space="preserve"> Bind API </w:t>
      </w:r>
      <w:r>
        <w:rPr>
          <w:rFonts w:hint="eastAsia"/>
        </w:rPr>
        <w:t>之前拦截，避免了跨分区的</w:t>
      </w:r>
      <w:r>
        <w:t xml:space="preserve"> API </w:t>
      </w:r>
      <w:r>
        <w:rPr>
          <w:rFonts w:hint="eastAsia"/>
        </w:rPr>
        <w:t>调用。当两个</w:t>
      </w:r>
      <w:r>
        <w:t xml:space="preserve"> Scheduler </w:t>
      </w:r>
      <w:r>
        <w:rPr>
          <w:rFonts w:hint="eastAsia"/>
        </w:rPr>
        <w:t>因分区状态视图不一致都认为自己拥有</w:t>
      </w:r>
      <w:r>
        <w:t xml:space="preserve"> Node X </w:t>
      </w:r>
      <w:r>
        <w:rPr>
          <w:rFonts w:hint="eastAsia"/>
        </w:rPr>
        <w:t>时，</w:t>
      </w:r>
      <w:r>
        <w:rPr>
          <w:rFonts w:hint="eastAsia"/>
        </w:rPr>
        <w:t>Layer</w:t>
      </w:r>
      <w:r>
        <w:t xml:space="preserve"> 0 </w:t>
      </w:r>
      <w:r>
        <w:rPr>
          <w:rFonts w:hint="eastAsia"/>
        </w:rPr>
        <w:t>的注解查询确保只有真实持有节点注解的那个</w:t>
      </w:r>
      <w:r>
        <w:t xml:space="preserve"> Scheduler </w:t>
      </w:r>
      <w:r>
        <w:rPr>
          <w:rFonts w:hint="eastAsia"/>
        </w:rPr>
        <w:t>能通过前置校验，另一个会因归属不匹配而被拦截，直接进入</w:t>
      </w:r>
      <w:r>
        <w:t xml:space="preserve"> Layer 3 </w:t>
      </w:r>
      <w:r>
        <w:rPr>
          <w:rFonts w:hint="eastAsia"/>
        </w:rPr>
        <w:t>全局回退。</w:t>
      </w:r>
    </w:p>
    <w:p w14:paraId="6A9B2733" w14:textId="77777777" w:rsidR="00957881" w:rsidRDefault="00000000">
      <w:pPr>
        <w:pStyle w:val="BodyText"/>
      </w:pPr>
      <w:r>
        <w:rPr>
          <w:rFonts w:hint="eastAsia"/>
        </w:rPr>
        <w:t>需要明确</w:t>
      </w:r>
      <w:r>
        <w:t xml:space="preserve"> Layer 0 </w:t>
      </w:r>
      <w:r>
        <w:rPr>
          <w:rFonts w:hint="eastAsia"/>
        </w:rPr>
        <w:t>的定位：它是应用层的降噪层，而非核心不变量</w:t>
      </w:r>
      <w:r>
        <w:t xml:space="preserve"> I </w:t>
      </w:r>
      <w:r>
        <w:rPr>
          <w:rFonts w:hint="eastAsia"/>
        </w:rPr>
        <w:t>的最终守护者。</w:t>
      </w:r>
      <w:r>
        <w:rPr>
          <w:rFonts w:hint="eastAsia"/>
        </w:rPr>
        <w:t>Layer</w:t>
      </w:r>
      <w:r>
        <w:t xml:space="preserve"> 0 </w:t>
      </w:r>
      <w:r>
        <w:rPr>
          <w:rFonts w:hint="eastAsia"/>
        </w:rPr>
        <w:t>通过</w:t>
      </w:r>
      <w:r>
        <w:t xml:space="preserve"> Informer </w:t>
      </w:r>
      <w:r>
        <w:rPr>
          <w:rFonts w:hint="eastAsia"/>
        </w:rPr>
        <w:t>缓存读取节点归属注解，缓存与</w:t>
      </w:r>
      <w:r>
        <w:t xml:space="preserve"> etcd </w:t>
      </w:r>
      <w:r>
        <w:rPr>
          <w:rFonts w:hint="eastAsia"/>
        </w:rPr>
        <w:t>的同步存在毫秒到百毫秒级的窗口期——在该窗口内</w:t>
      </w:r>
      <w:r>
        <w:t xml:space="preserve"> Scheduler A </w:t>
      </w:r>
      <w:r>
        <w:rPr>
          <w:rFonts w:hint="eastAsia"/>
        </w:rPr>
        <w:t>可能读到旧值、通过</w:t>
      </w:r>
      <w:r>
        <w:t xml:space="preserve"> Layer 0 </w:t>
      </w:r>
      <w:r>
        <w:rPr>
          <w:rFonts w:hint="eastAsia"/>
        </w:rPr>
        <w:t>校验、并成功调用</w:t>
      </w:r>
      <w:r>
        <w:t xml:space="preserve"> Bind API </w:t>
      </w:r>
      <w:r>
        <w:rPr>
          <w:rFonts w:hint="eastAsia"/>
        </w:rPr>
        <w:t>完成绑定。这次绑定在</w:t>
      </w:r>
      <w:r>
        <w:t xml:space="preserve"> apiserver </w:t>
      </w:r>
      <w:r>
        <w:rPr>
          <w:rFonts w:hint="eastAsia"/>
        </w:rPr>
        <w:t>侧无法被节点归属注解拦截（</w:t>
      </w:r>
      <w:r>
        <w:rPr>
          <w:rFonts w:hint="eastAsia"/>
        </w:rPr>
        <w:t>Bind</w:t>
      </w:r>
      <w:r>
        <w:t xml:space="preserve"> </w:t>
      </w:r>
      <w:r>
        <w:rPr>
          <w:rFonts w:hint="eastAsia"/>
        </w:rPr>
        <w:t>子资源只检查</w:t>
      </w:r>
      <w:r>
        <w:t xml:space="preserve"> spec.nodeName </w:t>
      </w:r>
      <w:r>
        <w:rPr>
          <w:rFonts w:hint="eastAsia"/>
        </w:rPr>
        <w:t>是否为空，不校验自定义注解）。</w:t>
      </w:r>
    </w:p>
    <w:p w14:paraId="5D3BC577" w14:textId="77777777" w:rsidR="00957881" w:rsidRDefault="00000000">
      <w:pPr>
        <w:pStyle w:val="BodyText"/>
      </w:pPr>
      <w:r>
        <w:rPr>
          <w:rFonts w:hint="eastAsia"/>
        </w:rPr>
        <w:t>即便如此，核心不变量</w:t>
      </w:r>
      <w:r>
        <w:t xml:space="preserve"> I </w:t>
      </w:r>
      <w:r>
        <w:rPr>
          <w:rFonts w:hint="eastAsia"/>
        </w:rPr>
        <w:t>依然由三个语义共同保护，不依赖</w:t>
      </w:r>
      <w:r>
        <w:t xml:space="preserve"> Layer </w:t>
      </w:r>
      <w:r>
        <w:rPr>
          <w:rFonts w:hint="eastAsia"/>
        </w:rPr>
        <w:t>0</w:t>
      </w:r>
      <w:r>
        <w:rPr>
          <w:rFonts w:hint="eastAsia"/>
        </w:rPr>
        <w:t>：</w:t>
      </w:r>
    </w:p>
    <w:p w14:paraId="59133C52" w14:textId="77777777" w:rsidR="00957881" w:rsidRDefault="00000000">
      <w:pPr>
        <w:pStyle w:val="Compact"/>
        <w:numPr>
          <w:ilvl w:val="0"/>
          <w:numId w:val="12"/>
        </w:numPr>
        <w:ind w:left="780"/>
      </w:pPr>
      <w:r>
        <w:t xml:space="preserve">Bind API </w:t>
      </w:r>
      <w:r>
        <w:rPr>
          <w:rFonts w:hint="eastAsia"/>
        </w:rPr>
        <w:t>的</w:t>
      </w:r>
      <w:r>
        <w:t xml:space="preserve"> CAS </w:t>
      </w:r>
      <w:r>
        <w:rPr>
          <w:rFonts w:hint="eastAsia"/>
        </w:rPr>
        <w:t>语义（对应</w:t>
      </w:r>
      <w:r>
        <w:t xml:space="preserve"> </w:t>
      </w:r>
      <w:r>
        <w:rPr>
          <w:rFonts w:hint="eastAsia"/>
        </w:rPr>
        <w:t>P1</w:t>
      </w:r>
      <w:r>
        <w:rPr>
          <w:rFonts w:hint="eastAsia"/>
        </w:rPr>
        <w:t>）：一旦</w:t>
      </w:r>
      <w:r>
        <w:t xml:space="preserve"> Scheduler A </w:t>
      </w:r>
      <w:r>
        <w:rPr>
          <w:rFonts w:hint="eastAsia"/>
        </w:rPr>
        <w:t>的</w:t>
      </w:r>
      <w:r>
        <w:t xml:space="preserve"> Bind </w:t>
      </w:r>
      <w:r>
        <w:rPr>
          <w:rFonts w:hint="eastAsia"/>
        </w:rPr>
        <w:t>落盘，</w:t>
      </w:r>
      <w:r>
        <w:rPr>
          <w:rFonts w:hint="eastAsia"/>
        </w:rPr>
        <w:t>Pod</w:t>
      </w:r>
      <w:r>
        <w:t xml:space="preserve"> p </w:t>
      </w:r>
      <w:r>
        <w:rPr>
          <w:rFonts w:hint="eastAsia"/>
        </w:rPr>
        <w:t>的</w:t>
      </w:r>
      <w:r>
        <w:t xml:space="preserve"> spec.nodeName </w:t>
      </w:r>
      <w:r>
        <w:rPr>
          <w:rFonts w:hint="eastAsia"/>
        </w:rPr>
        <w:t>就永久设定，任何其它</w:t>
      </w:r>
      <w:r>
        <w:t xml:space="preserve"> Scheduler </w:t>
      </w:r>
      <w:r>
        <w:rPr>
          <w:rFonts w:hint="eastAsia"/>
        </w:rPr>
        <w:t>后续对同一</w:t>
      </w:r>
      <w:r>
        <w:t xml:space="preserve"> Pod </w:t>
      </w:r>
      <w:r>
        <w:rPr>
          <w:rFonts w:hint="eastAsia"/>
        </w:rPr>
        <w:t>的</w:t>
      </w:r>
      <w:r>
        <w:t xml:space="preserve"> Bind </w:t>
      </w:r>
      <w:r>
        <w:rPr>
          <w:rFonts w:hint="eastAsia"/>
        </w:rPr>
        <w:t>都会拿到</w:t>
      </w:r>
      <w:r>
        <w:t xml:space="preserve"> 409 Conflict</w:t>
      </w:r>
      <w:r>
        <w:rPr>
          <w:rFonts w:hint="eastAsia"/>
        </w:rPr>
        <w:t>。同一</w:t>
      </w:r>
      <w:r>
        <w:t xml:space="preserve"> Pod </w:t>
      </w:r>
      <w:r>
        <w:rPr>
          <w:rFonts w:hint="eastAsia"/>
        </w:rPr>
        <w:t>至多绑一个节点由此单点保证，与哪个</w:t>
      </w:r>
      <w:r>
        <w:t xml:space="preserve"> Scheduler </w:t>
      </w:r>
      <w:r>
        <w:rPr>
          <w:rFonts w:hint="eastAsia"/>
        </w:rPr>
        <w:t>完成</w:t>
      </w:r>
      <w:r>
        <w:t xml:space="preserve"> Bind </w:t>
      </w:r>
      <w:r>
        <w:rPr>
          <w:rFonts w:hint="eastAsia"/>
        </w:rPr>
        <w:t>无关；</w:t>
      </w:r>
    </w:p>
    <w:p w14:paraId="51FE0AAD" w14:textId="77777777" w:rsidR="00957881" w:rsidRDefault="00000000">
      <w:pPr>
        <w:pStyle w:val="Compact"/>
        <w:numPr>
          <w:ilvl w:val="0"/>
          <w:numId w:val="12"/>
        </w:numPr>
        <w:ind w:left="780"/>
      </w:pPr>
      <w:r>
        <w:t xml:space="preserve">kubelet </w:t>
      </w:r>
      <w:r>
        <w:rPr>
          <w:rFonts w:hint="eastAsia"/>
        </w:rPr>
        <w:t>的调度器无关性：</w:t>
      </w:r>
      <w:r>
        <w:rPr>
          <w:rFonts w:hint="eastAsia"/>
        </w:rPr>
        <w:t>Node</w:t>
      </w:r>
      <w:r>
        <w:t xml:space="preserve"> X </w:t>
      </w:r>
      <w:r>
        <w:rPr>
          <w:rFonts w:hint="eastAsia"/>
        </w:rPr>
        <w:t>上的</w:t>
      </w:r>
      <w:r>
        <w:t xml:space="preserve"> kubelet </w:t>
      </w:r>
      <w:r>
        <w:rPr>
          <w:rFonts w:hint="eastAsia"/>
        </w:rPr>
        <w:t>只依据</w:t>
      </w:r>
      <w:r>
        <w:t xml:space="preserve"> spec.nodeName </w:t>
      </w:r>
      <w:r>
        <w:rPr>
          <w:rFonts w:hint="eastAsia"/>
        </w:rPr>
        <w:t>拉起</w:t>
      </w:r>
      <w:r>
        <w:t xml:space="preserve"> </w:t>
      </w:r>
      <w:r>
        <w:rPr>
          <w:rFonts w:hint="eastAsia"/>
        </w:rPr>
        <w:t>Pod</w:t>
      </w:r>
      <w:r>
        <w:rPr>
          <w:rFonts w:hint="eastAsia"/>
        </w:rPr>
        <w:t>，不感知</w:t>
      </w:r>
      <w:r>
        <w:t xml:space="preserve"> eno.io/scheduler-name </w:t>
      </w:r>
      <w:r>
        <w:rPr>
          <w:rFonts w:hint="eastAsia"/>
        </w:rPr>
        <w:t>这一应用层约定，</w:t>
      </w:r>
      <w:r>
        <w:rPr>
          <w:rFonts w:hint="eastAsia"/>
        </w:rPr>
        <w:t>Pod</w:t>
      </w:r>
      <w:r>
        <w:t xml:space="preserve"> </w:t>
      </w:r>
      <w:r>
        <w:rPr>
          <w:rFonts w:hint="eastAsia"/>
        </w:rPr>
        <w:t>的实际运行不受”跨分区</w:t>
      </w:r>
      <w:r>
        <w:t xml:space="preserve"> </w:t>
      </w:r>
      <w:r>
        <w:rPr>
          <w:rFonts w:hint="eastAsia"/>
        </w:rPr>
        <w:t>Bind</w:t>
      </w:r>
      <w:r>
        <w:rPr>
          <w:rFonts w:hint="eastAsia"/>
        </w:rPr>
        <w:t>”影响；</w:t>
      </w:r>
    </w:p>
    <w:p w14:paraId="19EC767A" w14:textId="77777777" w:rsidR="00957881" w:rsidRDefault="00000000">
      <w:pPr>
        <w:pStyle w:val="Compact"/>
        <w:numPr>
          <w:ilvl w:val="0"/>
          <w:numId w:val="12"/>
        </w:numPr>
        <w:ind w:left="780"/>
      </w:pPr>
      <w:r>
        <w:t xml:space="preserve">Informer </w:t>
      </w:r>
      <w:r>
        <w:rPr>
          <w:rFonts w:hint="eastAsia"/>
        </w:rPr>
        <w:t>的最终一致性：短暂窗口内</w:t>
      </w:r>
      <w:r>
        <w:t xml:space="preserve"> A </w:t>
      </w:r>
      <w:r>
        <w:rPr>
          <w:rFonts w:hint="eastAsia"/>
        </w:rPr>
        <w:t>与</w:t>
      </w:r>
      <w:r>
        <w:t xml:space="preserve"> B </w:t>
      </w:r>
      <w:r>
        <w:rPr>
          <w:rFonts w:hint="eastAsia"/>
        </w:rPr>
        <w:t>对</w:t>
      </w:r>
      <w:r>
        <w:t xml:space="preserve"> Node X </w:t>
      </w:r>
      <w:r>
        <w:rPr>
          <w:rFonts w:hint="eastAsia"/>
        </w:rPr>
        <w:t>的资源核算可能出现分歧（</w:t>
      </w:r>
      <w:r>
        <w:rPr>
          <w:rFonts w:hint="eastAsia"/>
        </w:rPr>
        <w:t>A</w:t>
      </w:r>
      <w:r>
        <w:t xml:space="preserve"> </w:t>
      </w:r>
      <w:r>
        <w:rPr>
          <w:rFonts w:hint="eastAsia"/>
        </w:rPr>
        <w:t>因缓存尚未刷新继续按自己分区处理，</w:t>
      </w:r>
      <w:r>
        <w:rPr>
          <w:rFonts w:hint="eastAsia"/>
        </w:rPr>
        <w:t>B</w:t>
      </w:r>
      <w:r>
        <w:t xml:space="preserve"> </w:t>
      </w:r>
      <w:r>
        <w:rPr>
          <w:rFonts w:hint="eastAsia"/>
        </w:rPr>
        <w:t>因新注解已生效开始处理），但两侧</w:t>
      </w:r>
      <w:r>
        <w:t xml:space="preserve"> Informer </w:t>
      </w:r>
      <w:r>
        <w:rPr>
          <w:rFonts w:hint="eastAsia"/>
        </w:rPr>
        <w:t>观察到</w:t>
      </w:r>
      <w:r>
        <w:t xml:space="preserve"> Pod </w:t>
      </w:r>
      <w:r>
        <w:rPr>
          <w:rFonts w:hint="eastAsia"/>
        </w:rPr>
        <w:t>事件后，</w:t>
      </w:r>
      <w:r>
        <w:rPr>
          <w:rFonts w:hint="eastAsia"/>
        </w:rPr>
        <w:t>B</w:t>
      </w:r>
      <w:r>
        <w:t xml:space="preserve"> </w:t>
      </w:r>
      <w:r>
        <w:rPr>
          <w:rFonts w:hint="eastAsia"/>
        </w:rPr>
        <w:t>侧的资源账本自动纳入</w:t>
      </w:r>
      <w:r>
        <w:t xml:space="preserve"> A </w:t>
      </w:r>
      <w:r>
        <w:rPr>
          <w:rFonts w:hint="eastAsia"/>
        </w:rPr>
        <w:t>已绑定的</w:t>
      </w:r>
      <w:r>
        <w:t xml:space="preserve"> </w:t>
      </w:r>
      <w:r>
        <w:rPr>
          <w:rFonts w:hint="eastAsia"/>
        </w:rPr>
        <w:t>Pod</w:t>
      </w:r>
      <w:r>
        <w:rPr>
          <w:rFonts w:hint="eastAsia"/>
        </w:rPr>
        <w:t>，分歧收敛。</w:t>
      </w:r>
    </w:p>
    <w:p w14:paraId="1F89E1D1" w14:textId="77777777" w:rsidR="00957881" w:rsidRDefault="00000000">
      <w:pPr>
        <w:pStyle w:val="FirstParagraph"/>
      </w:pPr>
      <w:r>
        <w:t xml:space="preserve">Layer 0 </w:t>
      </w:r>
      <w:r>
        <w:rPr>
          <w:rFonts w:hint="eastAsia"/>
        </w:rPr>
        <w:t>的价值因此可以精确描述为：在稳定期显著减少跨分区</w:t>
      </w:r>
      <w:r>
        <w:t xml:space="preserve"> Bind </w:t>
      </w:r>
      <w:r>
        <w:rPr>
          <w:rFonts w:hint="eastAsia"/>
        </w:rPr>
        <w:t>尝试的发生率（因为绝大部分场景</w:t>
      </w:r>
      <w:r>
        <w:t xml:space="preserve"> Informer </w:t>
      </w:r>
      <w:r>
        <w:rPr>
          <w:rFonts w:hint="eastAsia"/>
        </w:rPr>
        <w:t>已经收敛），将残余的跨分区尝试转化为可观测事件（</w:t>
      </w:r>
      <w:r>
        <w:t xml:space="preserve">NodeValidationFailure </w:t>
      </w:r>
      <w:r>
        <w:rPr>
          <w:rFonts w:hint="eastAsia"/>
        </w:rPr>
        <w:t>计数），并立即触发</w:t>
      </w:r>
      <w:r>
        <w:t xml:space="preserve"> Layer 3 </w:t>
      </w:r>
      <w:r>
        <w:rPr>
          <w:rFonts w:hint="eastAsia"/>
        </w:rPr>
        <w:t>快速回退，避免后续同一</w:t>
      </w:r>
      <w:r>
        <w:t xml:space="preserve"> Scheduler </w:t>
      </w:r>
      <w:r>
        <w:rPr>
          <w:rFonts w:hint="eastAsia"/>
        </w:rPr>
        <w:t>再对已改归属的</w:t>
      </w:r>
      <w:r>
        <w:t xml:space="preserve"> Node </w:t>
      </w:r>
      <w:r>
        <w:rPr>
          <w:rFonts w:hint="eastAsia"/>
        </w:rPr>
        <w:t>做写操作。它不承担、也不必承担对</w:t>
      </w:r>
      <w:r>
        <w:t xml:space="preserve"> I </w:t>
      </w:r>
      <w:r>
        <w:rPr>
          <w:rFonts w:hint="eastAsia"/>
        </w:rPr>
        <w:t>的最终守护责任。</w:t>
      </w:r>
    </w:p>
    <w:p w14:paraId="07A8CAF2" w14:textId="77777777" w:rsidR="00957881" w:rsidRDefault="00000000">
      <w:pPr>
        <w:pStyle w:val="Heading2"/>
        <w:spacing w:before="156" w:after="156"/>
      </w:pPr>
      <w:bookmarkStart w:id="291" w:name="_Toc241154074"/>
      <w:bookmarkStart w:id="292" w:name="layer-1-同步重试"/>
      <w:bookmarkEnd w:id="287"/>
      <w:bookmarkEnd w:id="290"/>
      <w:r>
        <w:lastRenderedPageBreak/>
        <w:t>4.3</w:t>
      </w:r>
      <w:r>
        <w:t xml:space="preserve">　</w:t>
      </w:r>
      <w:r>
        <w:t xml:space="preserve">Layer 1 — </w:t>
      </w:r>
      <w:r>
        <w:rPr>
          <w:rFonts w:hint="eastAsia"/>
        </w:rPr>
        <w:t>同步重试</w:t>
      </w:r>
      <w:bookmarkEnd w:id="291"/>
    </w:p>
    <w:p w14:paraId="717E6C58" w14:textId="77777777" w:rsidR="00957881" w:rsidRDefault="00000000">
      <w:pPr>
        <w:pStyle w:val="Heading3"/>
        <w:spacing w:before="156" w:after="156"/>
      </w:pPr>
      <w:bookmarkStart w:id="293" w:name="故障场景-t1bind-api-暂态失败"/>
      <w:r>
        <w:t>4.3.1</w:t>
      </w:r>
      <w:r>
        <w:t xml:space="preserve">　</w:t>
      </w:r>
      <w:r>
        <w:rPr>
          <w:rFonts w:hint="eastAsia"/>
        </w:rPr>
        <w:t>故障场景</w:t>
      </w:r>
      <w:r>
        <w:t xml:space="preserve"> </w:t>
      </w:r>
      <w:r>
        <w:rPr>
          <w:rFonts w:hint="eastAsia"/>
        </w:rPr>
        <w:t>T1</w:t>
      </w:r>
      <w:r>
        <w:rPr>
          <w:rFonts w:hint="eastAsia"/>
        </w:rPr>
        <w:t>：</w:t>
      </w:r>
      <w:r>
        <w:rPr>
          <w:rFonts w:hint="eastAsia"/>
        </w:rPr>
        <w:t>Bind</w:t>
      </w:r>
      <w:r>
        <w:t xml:space="preserve"> API </w:t>
      </w:r>
      <w:r>
        <w:rPr>
          <w:rFonts w:hint="eastAsia"/>
        </w:rPr>
        <w:t>暂态失败</w:t>
      </w:r>
    </w:p>
    <w:p w14:paraId="1A0F6248" w14:textId="77777777" w:rsidR="00957881" w:rsidRDefault="00000000">
      <w:pPr>
        <w:pStyle w:val="FirstParagraph"/>
      </w:pPr>
      <w:r>
        <w:rPr>
          <w:rFonts w:hint="eastAsia"/>
        </w:rPr>
        <w:t>场景：</w:t>
      </w:r>
      <w:r>
        <w:rPr>
          <w:rFonts w:hint="eastAsia"/>
        </w:rPr>
        <w:t>Scheduler</w:t>
      </w:r>
      <w:r>
        <w:t xml:space="preserve"> </w:t>
      </w:r>
      <w:r>
        <w:rPr>
          <w:rFonts w:hint="eastAsia"/>
        </w:rPr>
        <w:t>通过</w:t>
      </w:r>
      <w:r>
        <w:t xml:space="preserve"> Layer 0 </w:t>
      </w:r>
      <w:r>
        <w:rPr>
          <w:rFonts w:hint="eastAsia"/>
        </w:rPr>
        <w:t>校验后调用</w:t>
      </w:r>
      <w:r>
        <w:t xml:space="preserve"> Bind </w:t>
      </w:r>
      <w:r>
        <w:rPr>
          <w:rFonts w:hint="eastAsia"/>
        </w:rPr>
        <w:t>API</w:t>
      </w:r>
      <w:r>
        <w:rPr>
          <w:rFonts w:hint="eastAsia"/>
        </w:rPr>
        <w:t>，但</w:t>
      </w:r>
      <w:r>
        <w:t xml:space="preserve"> API Server </w:t>
      </w:r>
      <w:r>
        <w:rPr>
          <w:rFonts w:hint="eastAsia"/>
        </w:rPr>
        <w:t>因如下原因返回错误：</w:t>
      </w:r>
    </w:p>
    <w:p w14:paraId="5B3A36CD" w14:textId="77777777" w:rsidR="00957881" w:rsidRDefault="00000000">
      <w:pPr>
        <w:pStyle w:val="Compact"/>
        <w:numPr>
          <w:ilvl w:val="0"/>
          <w:numId w:val="13"/>
        </w:numPr>
        <w:ind w:left="780"/>
      </w:pPr>
      <w:r>
        <w:t>409 Conflict</w:t>
      </w:r>
      <w:r>
        <w:rPr>
          <w:rFonts w:hint="eastAsia"/>
        </w:rPr>
        <w:t>：</w:t>
      </w:r>
      <w:r>
        <w:rPr>
          <w:rFonts w:hint="eastAsia"/>
        </w:rPr>
        <w:t>Pod</w:t>
      </w:r>
      <w:r>
        <w:t xml:space="preserve"> </w:t>
      </w:r>
      <w:r>
        <w:rPr>
          <w:rFonts w:hint="eastAsia"/>
        </w:rPr>
        <w:t>的</w:t>
      </w:r>
      <w:r>
        <w:t xml:space="preserve"> resourceVersion </w:t>
      </w:r>
      <w:r>
        <w:rPr>
          <w:rFonts w:hint="eastAsia"/>
        </w:rPr>
        <w:t>已被其他修改抢先更新（例如用户</w:t>
      </w:r>
      <w:r>
        <w:t xml:space="preserve"> patch </w:t>
      </w:r>
      <w:r>
        <w:rPr>
          <w:rFonts w:hint="eastAsia"/>
        </w:rPr>
        <w:t>了标签）；</w:t>
      </w:r>
    </w:p>
    <w:p w14:paraId="63553DB9" w14:textId="77777777" w:rsidR="00957881" w:rsidRDefault="00000000">
      <w:pPr>
        <w:pStyle w:val="Compact"/>
        <w:numPr>
          <w:ilvl w:val="0"/>
          <w:numId w:val="13"/>
        </w:numPr>
        <w:ind w:left="780"/>
      </w:pPr>
      <w:r>
        <w:t>429 Too Many Requests</w:t>
      </w:r>
      <w:r>
        <w:rPr>
          <w:rFonts w:hint="eastAsia"/>
        </w:rPr>
        <w:t>：</w:t>
      </w:r>
      <w:r>
        <w:rPr>
          <w:rFonts w:hint="eastAsia"/>
        </w:rPr>
        <w:t>API</w:t>
      </w:r>
      <w:r>
        <w:t xml:space="preserve"> Server </w:t>
      </w:r>
      <w:r>
        <w:rPr>
          <w:rFonts w:hint="eastAsia"/>
        </w:rPr>
        <w:t>限流；</w:t>
      </w:r>
    </w:p>
    <w:p w14:paraId="582DC795" w14:textId="77777777" w:rsidR="00957881" w:rsidRDefault="00000000">
      <w:pPr>
        <w:pStyle w:val="Compact"/>
        <w:numPr>
          <w:ilvl w:val="0"/>
          <w:numId w:val="13"/>
        </w:numPr>
        <w:ind w:left="780"/>
      </w:pPr>
      <w:r>
        <w:rPr>
          <w:rFonts w:hint="eastAsia"/>
        </w:rPr>
        <w:t>网络</w:t>
      </w:r>
      <w:r>
        <w:t xml:space="preserve"> </w:t>
      </w:r>
      <w:r>
        <w:rPr>
          <w:rFonts w:hint="eastAsia"/>
        </w:rPr>
        <w:t>timeout</w:t>
      </w:r>
      <w:r>
        <w:rPr>
          <w:rFonts w:hint="eastAsia"/>
        </w:rPr>
        <w:t>：临时的连接问题。</w:t>
      </w:r>
    </w:p>
    <w:p w14:paraId="6F4E961D" w14:textId="77777777" w:rsidR="00957881" w:rsidRDefault="00000000">
      <w:pPr>
        <w:pStyle w:val="FirstParagraph"/>
      </w:pPr>
      <w:r>
        <w:rPr>
          <w:rFonts w:hint="eastAsia"/>
        </w:rPr>
        <w:t>危害：若不重试，</w:t>
      </w:r>
      <w:r>
        <w:rPr>
          <w:rFonts w:hint="eastAsia"/>
        </w:rPr>
        <w:t>Pod</w:t>
      </w:r>
      <w:r>
        <w:t xml:space="preserve"> </w:t>
      </w:r>
      <w:r>
        <w:rPr>
          <w:rFonts w:hint="eastAsia"/>
        </w:rPr>
        <w:t>将长期停留在</w:t>
      </w:r>
      <w:r>
        <w:t xml:space="preserve"> Assumed </w:t>
      </w:r>
      <w:r>
        <w:rPr>
          <w:rFonts w:hint="eastAsia"/>
        </w:rPr>
        <w:t>状态，可用性下降。</w:t>
      </w:r>
    </w:p>
    <w:p w14:paraId="34E1C175" w14:textId="77777777" w:rsidR="00957881" w:rsidRDefault="00000000">
      <w:pPr>
        <w:pStyle w:val="Heading3"/>
        <w:spacing w:before="156" w:after="156"/>
      </w:pPr>
      <w:bookmarkStart w:id="294" w:name="layer-1-的设计"/>
      <w:bookmarkEnd w:id="293"/>
      <w:r>
        <w:t>4.3.2</w:t>
      </w:r>
      <w:r>
        <w:t xml:space="preserve">　</w:t>
      </w:r>
      <w:r>
        <w:t xml:space="preserve">Layer 1 </w:t>
      </w:r>
      <w:r>
        <w:rPr>
          <w:rFonts w:hint="eastAsia"/>
        </w:rPr>
        <w:t>的设计</w:t>
      </w:r>
    </w:p>
    <w:p w14:paraId="53C78722" w14:textId="77777777" w:rsidR="00957881" w:rsidRDefault="00000000">
      <w:pPr>
        <w:pStyle w:val="FirstParagraph"/>
      </w:pPr>
      <w:r>
        <w:t xml:space="preserve">Layer 1 </w:t>
      </w:r>
      <w:r>
        <w:rPr>
          <w:rFonts w:hint="eastAsia"/>
        </w:rPr>
        <w:t>在</w:t>
      </w:r>
      <w:r>
        <w:t xml:space="preserve"> embedded_binder.go </w:t>
      </w:r>
      <w:r>
        <w:rPr>
          <w:rFonts w:hint="eastAsia"/>
        </w:rPr>
        <w:t>的</w:t>
      </w:r>
      <w:r>
        <w:t xml:space="preserve"> bindPodToNode </w:t>
      </w:r>
      <w:r>
        <w:rPr>
          <w:rFonts w:hint="eastAsia"/>
        </w:rPr>
        <w:t>函数中实现，核心逻辑是</w:t>
      </w:r>
      <w:r>
        <w:rPr>
          <w:rFonts w:hint="eastAsia"/>
          <w:b/>
          <w:bCs/>
        </w:rPr>
        <w:t>线性退避</w:t>
      </w:r>
      <w:r>
        <w:rPr>
          <w:b/>
          <w:bCs/>
        </w:rPr>
        <w:t xml:space="preserve"> + </w:t>
      </w:r>
      <w:r>
        <w:rPr>
          <w:rFonts w:hint="eastAsia"/>
          <w:b/>
          <w:bCs/>
        </w:rPr>
        <w:t>有限次同步重试</w:t>
      </w:r>
      <w:r>
        <w:rPr>
          <w:rFonts w:hint="eastAsia"/>
        </w:rPr>
        <w:t>：第</w:t>
      </w:r>
      <w:r>
        <w:t xml:space="preserve"> n </w:t>
      </w:r>
      <w:r>
        <w:rPr>
          <w:rFonts w:hint="eastAsia"/>
        </w:rPr>
        <w:t>次重试前等待</w:t>
      </w:r>
      <w:r>
        <w:t xml:space="preserve"> n × 100ms</w:t>
      </w:r>
      <w:r>
        <w:rPr>
          <w:rFonts w:hint="eastAsia"/>
        </w:rPr>
        <w:t>（首次</w:t>
      </w:r>
      <w:r>
        <w:t xml:space="preserve"> </w:t>
      </w:r>
      <w:r>
        <w:rPr>
          <w:rFonts w:hint="eastAsia"/>
        </w:rPr>
        <w:t>100ms</w:t>
      </w:r>
      <w:r>
        <w:rPr>
          <w:rFonts w:hint="eastAsia"/>
        </w:rPr>
        <w:t>、第二次</w:t>
      </w:r>
      <w:r>
        <w:t xml:space="preserve"> </w:t>
      </w:r>
      <w:r>
        <w:rPr>
          <w:rFonts w:hint="eastAsia"/>
        </w:rPr>
        <w:t>200ms</w:t>
      </w:r>
      <w:r>
        <w:rPr>
          <w:rFonts w:hint="eastAsia"/>
        </w:rPr>
        <w:t>、第三次</w:t>
      </w:r>
      <w:r>
        <w:t xml:space="preserve"> </w:t>
      </w:r>
      <w:r>
        <w:rPr>
          <w:rFonts w:hint="eastAsia"/>
        </w:rPr>
        <w:t>300ms</w:t>
      </w:r>
      <w:r>
        <w:rPr>
          <w:rFonts w:hint="eastAsia"/>
        </w:rPr>
        <w:t>），累计最多</w:t>
      </w:r>
      <w:r>
        <w:t xml:space="preserve"> MaxBindRetries </w:t>
      </w:r>
      <w:r>
        <w:rPr>
          <w:rFonts w:hint="eastAsia"/>
        </w:rPr>
        <w:t>次（默认</w:t>
      </w:r>
      <w:r>
        <w:t xml:space="preserve"> </w:t>
      </w:r>
      <w:r>
        <w:rPr>
          <w:rFonts w:hint="eastAsia"/>
        </w:rPr>
        <w:t>3</w:t>
      </w:r>
      <w:r>
        <w:rPr>
          <w:rFonts w:hint="eastAsia"/>
        </w:rPr>
        <w:t>，由</w:t>
      </w:r>
      <w:r>
        <w:t xml:space="preserve"> DefaultMaxBindRetries </w:t>
      </w:r>
      <w:r>
        <w:rPr>
          <w:rFonts w:hint="eastAsia"/>
        </w:rPr>
        <w:t>定义于</w:t>
      </w:r>
      <w:r>
        <w:t xml:space="preserve"> embedded_binder_config.go</w:t>
      </w:r>
      <w:r>
        <w:rPr>
          <w:rFonts w:hint="eastAsia"/>
        </w:rPr>
        <w:t>）。重试仅对</w:t>
      </w:r>
      <w:r>
        <w:t xml:space="preserve"> 409 Conflict</w:t>
      </w:r>
      <w:r>
        <w:t>、</w:t>
      </w:r>
      <w:r>
        <w:t>429 Too Many Requests</w:t>
      </w:r>
      <w:r>
        <w:t>、</w:t>
      </w:r>
      <w:r>
        <w:t xml:space="preserve">ServerTimeout </w:t>
      </w:r>
      <w:r>
        <w:rPr>
          <w:rFonts w:hint="eastAsia"/>
        </w:rPr>
        <w:t>三类瞬态错误生效；其他错误立即返回上层。</w:t>
      </w:r>
    </w:p>
    <w:p w14:paraId="28981731" w14:textId="77777777" w:rsidR="00957881" w:rsidRDefault="00000000">
      <w:pPr>
        <w:pStyle w:val="BodyText"/>
      </w:pPr>
      <w:r>
        <w:rPr>
          <w:rFonts w:hint="eastAsia"/>
        </w:rPr>
        <w:t>每次重试均在当前</w:t>
      </w:r>
      <w:r>
        <w:t xml:space="preserve"> goroutine </w:t>
      </w:r>
      <w:r>
        <w:rPr>
          <w:rFonts w:hint="eastAsia"/>
        </w:rPr>
        <w:t>中同步执行，不涉及跨</w:t>
      </w:r>
      <w:r>
        <w:t xml:space="preserve"> goroutine </w:t>
      </w:r>
      <w:r>
        <w:rPr>
          <w:rFonts w:hint="eastAsia"/>
        </w:rPr>
        <w:t>或跨进程通信。这样设计的原因是：</w:t>
      </w:r>
    </w:p>
    <w:p w14:paraId="6DBE8598" w14:textId="77777777" w:rsidR="00957881" w:rsidRDefault="00000000">
      <w:pPr>
        <w:pStyle w:val="BodyText"/>
      </w:pPr>
      <w:r>
        <w:rPr>
          <w:rFonts w:hint="eastAsia"/>
        </w:rPr>
        <w:t>（</w:t>
      </w:r>
      <w:r>
        <w:rPr>
          <w:rFonts w:hint="eastAsia"/>
        </w:rPr>
        <w:t>1</w:t>
      </w:r>
      <w:r>
        <w:rPr>
          <w:rFonts w:hint="eastAsia"/>
        </w:rPr>
        <w:t>）暂态失败在秒级内自愈的概率很高。</w:t>
      </w:r>
      <w:r>
        <w:rPr>
          <w:rFonts w:hint="eastAsia"/>
        </w:rPr>
        <w:t>API</w:t>
      </w:r>
      <w:r>
        <w:t xml:space="preserve"> Server </w:t>
      </w:r>
      <w:r>
        <w:rPr>
          <w:rFonts w:hint="eastAsia"/>
        </w:rPr>
        <w:t>的限流和网络抖动通常持续时间短，一次立即重试往往就能成功；同步重试避免了将失败</w:t>
      </w:r>
      <w:r>
        <w:t xml:space="preserve"> Pod </w:t>
      </w:r>
      <w:r>
        <w:rPr>
          <w:rFonts w:hint="eastAsia"/>
        </w:rPr>
        <w:t>塞入队列后再重新拉起的调度延迟。</w:t>
      </w:r>
    </w:p>
    <w:p w14:paraId="41180D68" w14:textId="77777777" w:rsidR="00957881" w:rsidRDefault="00000000">
      <w:pPr>
        <w:pStyle w:val="BodyText"/>
      </w:pPr>
      <w:r>
        <w:rPr>
          <w:rFonts w:hint="eastAsia"/>
        </w:rPr>
        <w:t>（</w:t>
      </w:r>
      <w:r>
        <w:rPr>
          <w:rFonts w:hint="eastAsia"/>
        </w:rPr>
        <w:t>2</w:t>
      </w:r>
      <w:r>
        <w:rPr>
          <w:rFonts w:hint="eastAsia"/>
        </w:rPr>
        <w:t>）失败次数可控。同步重试上限为</w:t>
      </w:r>
      <w:r>
        <w:t xml:space="preserve"> MaxBindRetries </w:t>
      </w:r>
      <w:r>
        <w:rPr>
          <w:rFonts w:hint="eastAsia"/>
        </w:rPr>
        <w:t>次（默认</w:t>
      </w:r>
      <w:r>
        <w:t xml:space="preserve"> </w:t>
      </w:r>
      <w:r>
        <w:rPr>
          <w:rFonts w:hint="eastAsia"/>
        </w:rPr>
        <w:t>3</w:t>
      </w:r>
      <w:r>
        <w:rPr>
          <w:rFonts w:hint="eastAsia"/>
        </w:rPr>
        <w:t>），保证</w:t>
      </w:r>
      <w:r>
        <w:t xml:space="preserve"> Scheduler </w:t>
      </w:r>
      <w:r>
        <w:rPr>
          <w:rFonts w:hint="eastAsia"/>
        </w:rPr>
        <w:t>不会因反复重试单个</w:t>
      </w:r>
      <w:r>
        <w:t xml:space="preserve"> Pod </w:t>
      </w:r>
      <w:r>
        <w:rPr>
          <w:rFonts w:hint="eastAsia"/>
        </w:rPr>
        <w:t>而阻塞后续调度决策——若三次仍失败，</w:t>
      </w:r>
      <w:r>
        <w:rPr>
          <w:rFonts w:hint="eastAsia"/>
        </w:rPr>
        <w:t>Layer</w:t>
      </w:r>
      <w:r>
        <w:t xml:space="preserve"> 1 </w:t>
      </w:r>
      <w:r>
        <w:rPr>
          <w:rFonts w:hint="eastAsia"/>
        </w:rPr>
        <w:t>将错误返回给上层，由</w:t>
      </w:r>
      <w:r>
        <w:t xml:space="preserve"> EmbeddedBinder </w:t>
      </w:r>
      <w:r>
        <w:rPr>
          <w:rFonts w:hint="eastAsia"/>
        </w:rPr>
        <w:t>主循环将失败</w:t>
      </w:r>
      <w:r>
        <w:t xml:space="preserve"> Pod </w:t>
      </w:r>
      <w:r>
        <w:rPr>
          <w:rFonts w:hint="eastAsia"/>
        </w:rPr>
        <w:t>加入</w:t>
      </w:r>
      <w:r>
        <w:t xml:space="preserve"> Reconciler </w:t>
      </w:r>
      <w:r>
        <w:rPr>
          <w:rFonts w:hint="eastAsia"/>
        </w:rPr>
        <w:t>队列交由</w:t>
      </w:r>
      <w:r>
        <w:t xml:space="preserve"> Layer 2 </w:t>
      </w:r>
      <w:r>
        <w:rPr>
          <w:rFonts w:hint="eastAsia"/>
        </w:rPr>
        <w:t>处理。</w:t>
      </w:r>
    </w:p>
    <w:p w14:paraId="52C72BEB" w14:textId="77777777" w:rsidR="00957881" w:rsidRDefault="00000000">
      <w:pPr>
        <w:pStyle w:val="BodyText"/>
      </w:pPr>
      <w:r>
        <w:rPr>
          <w:rFonts w:hint="eastAsia"/>
        </w:rPr>
        <w:t>（</w:t>
      </w:r>
      <w:r>
        <w:rPr>
          <w:rFonts w:hint="eastAsia"/>
        </w:rPr>
        <w:t>3</w:t>
      </w:r>
      <w:r>
        <w:rPr>
          <w:rFonts w:hint="eastAsia"/>
        </w:rPr>
        <w:t>）幂等性。</w:t>
      </w:r>
      <w:r>
        <w:rPr>
          <w:rFonts w:hint="eastAsia"/>
        </w:rPr>
        <w:t>Bind</w:t>
      </w:r>
      <w:r>
        <w:t xml:space="preserve"> API </w:t>
      </w:r>
      <w:r>
        <w:rPr>
          <w:rFonts w:hint="eastAsia"/>
        </w:rPr>
        <w:t>本身是幂等的：若第一次</w:t>
      </w:r>
      <w:r>
        <w:t xml:space="preserve"> Bind </w:t>
      </w:r>
      <w:r>
        <w:rPr>
          <w:rFonts w:hint="eastAsia"/>
        </w:rPr>
        <w:t>已经成功但客户端未收到响应，第二次</w:t>
      </w:r>
      <w:r>
        <w:t xml:space="preserve"> Bind </w:t>
      </w:r>
      <w:r>
        <w:rPr>
          <w:rFonts w:hint="eastAsia"/>
        </w:rPr>
        <w:t>会因</w:t>
      </w:r>
      <w:r>
        <w:t xml:space="preserve"> spec.nodeName </w:t>
      </w:r>
      <w:r>
        <w:rPr>
          <w:rFonts w:hint="eastAsia"/>
        </w:rPr>
        <w:t>已被设置而返回</w:t>
      </w:r>
      <w:r>
        <w:t xml:space="preserve"> 409 Conflict</w:t>
      </w:r>
      <w:r>
        <w:rPr>
          <w:rFonts w:hint="eastAsia"/>
        </w:rPr>
        <w:t>，</w:t>
      </w:r>
      <w:r>
        <w:rPr>
          <w:rFonts w:hint="eastAsia"/>
        </w:rPr>
        <w:t>Scheduler</w:t>
      </w:r>
      <w:r>
        <w:t xml:space="preserve"> </w:t>
      </w:r>
      <w:r>
        <w:rPr>
          <w:rFonts w:hint="eastAsia"/>
        </w:rPr>
        <w:t>可将其视为成功。</w:t>
      </w:r>
    </w:p>
    <w:p w14:paraId="3DECA7BE" w14:textId="77777777" w:rsidR="00957881" w:rsidRDefault="00000000">
      <w:pPr>
        <w:pStyle w:val="Heading2"/>
        <w:spacing w:before="156" w:after="156"/>
      </w:pPr>
      <w:bookmarkStart w:id="295" w:name="_Toc241154075"/>
      <w:bookmarkStart w:id="296" w:name="layer-2-异步-reconciler"/>
      <w:bookmarkEnd w:id="292"/>
      <w:bookmarkEnd w:id="294"/>
      <w:r>
        <w:lastRenderedPageBreak/>
        <w:t>4.4</w:t>
      </w:r>
      <w:r>
        <w:t xml:space="preserve">　</w:t>
      </w:r>
      <w:r>
        <w:t xml:space="preserve">Layer 2 — </w:t>
      </w:r>
      <w:r>
        <w:rPr>
          <w:rFonts w:hint="eastAsia"/>
        </w:rPr>
        <w:t>异步</w:t>
      </w:r>
      <w:r>
        <w:t xml:space="preserve"> Reconciler</w:t>
      </w:r>
      <w:bookmarkEnd w:id="295"/>
    </w:p>
    <w:p w14:paraId="3AEC07E7" w14:textId="77777777" w:rsidR="00957881" w:rsidRDefault="00000000">
      <w:pPr>
        <w:pStyle w:val="Heading3"/>
        <w:spacing w:before="156" w:after="156"/>
      </w:pPr>
      <w:bookmarkStart w:id="297" w:name="故障场景-t2bind-失败后的-assumed-状态残留"/>
      <w:r>
        <w:t>4.4.1</w:t>
      </w:r>
      <w:r>
        <w:t xml:space="preserve">　</w:t>
      </w:r>
      <w:r>
        <w:rPr>
          <w:rFonts w:hint="eastAsia"/>
        </w:rPr>
        <w:t>故障场景</w:t>
      </w:r>
      <w:r>
        <w:t xml:space="preserve"> </w:t>
      </w:r>
      <w:r>
        <w:rPr>
          <w:rFonts w:hint="eastAsia"/>
        </w:rPr>
        <w:t>T2</w:t>
      </w:r>
      <w:r>
        <w:rPr>
          <w:rFonts w:hint="eastAsia"/>
        </w:rPr>
        <w:t>：</w:t>
      </w:r>
      <w:r>
        <w:rPr>
          <w:rFonts w:hint="eastAsia"/>
        </w:rPr>
        <w:t>Bind</w:t>
      </w:r>
      <w:r>
        <w:t xml:space="preserve"> </w:t>
      </w:r>
      <w:r>
        <w:rPr>
          <w:rFonts w:hint="eastAsia"/>
        </w:rPr>
        <w:t>失败后的</w:t>
      </w:r>
      <w:r>
        <w:t xml:space="preserve"> Assumed </w:t>
      </w:r>
      <w:r>
        <w:rPr>
          <w:rFonts w:hint="eastAsia"/>
        </w:rPr>
        <w:t>状态残留</w:t>
      </w:r>
    </w:p>
    <w:p w14:paraId="0BF807A1" w14:textId="77777777" w:rsidR="00957881" w:rsidRDefault="00000000">
      <w:pPr>
        <w:pStyle w:val="FirstParagraph"/>
      </w:pPr>
      <w:r>
        <w:rPr>
          <w:rFonts w:hint="eastAsia"/>
        </w:rPr>
        <w:t>场景：</w:t>
      </w:r>
      <w:r>
        <w:rPr>
          <w:rFonts w:hint="eastAsia"/>
        </w:rPr>
        <w:t>Scheduler</w:t>
      </w:r>
      <w:r>
        <w:t xml:space="preserve"> </w:t>
      </w:r>
      <w:r>
        <w:rPr>
          <w:rFonts w:hint="eastAsia"/>
        </w:rPr>
        <w:t>在</w:t>
      </w:r>
      <w:r>
        <w:t xml:space="preserve"> Reserve </w:t>
      </w:r>
      <w:r>
        <w:rPr>
          <w:rFonts w:hint="eastAsia"/>
        </w:rPr>
        <w:t>阶段将</w:t>
      </w:r>
      <w:r>
        <w:t xml:space="preserve"> Pod </w:t>
      </w:r>
      <w:r>
        <w:rPr>
          <w:rFonts w:hint="eastAsia"/>
        </w:rPr>
        <w:t>标记为</w:t>
      </w:r>
      <w:r>
        <w:t xml:space="preserve"> </w:t>
      </w:r>
      <w:r>
        <w:rPr>
          <w:rFonts w:hint="eastAsia"/>
        </w:rPr>
        <w:t>Assumed</w:t>
      </w:r>
      <w:r>
        <w:rPr>
          <w:rFonts w:hint="eastAsia"/>
        </w:rPr>
        <w:t>（写入</w:t>
      </w:r>
      <w:r>
        <w:t xml:space="preserve"> assumed-node </w:t>
      </w:r>
      <w:r>
        <w:rPr>
          <w:rFonts w:hint="eastAsia"/>
        </w:rPr>
        <w:t>注解，同时在</w:t>
      </w:r>
      <w:r>
        <w:t xml:space="preserve"> SchedulerCache </w:t>
      </w:r>
      <w:r>
        <w:rPr>
          <w:rFonts w:hint="eastAsia"/>
        </w:rPr>
        <w:t>中记录节点资源占用），但随后</w:t>
      </w:r>
      <w:r>
        <w:t xml:space="preserve"> Bind API </w:t>
      </w:r>
      <w:r>
        <w:rPr>
          <w:rFonts w:hint="eastAsia"/>
        </w:rPr>
        <w:t>失败且同步重试全部耗尽——甚至在极端情况下</w:t>
      </w:r>
      <w:r>
        <w:t xml:space="preserve"> Scheduler </w:t>
      </w:r>
      <w:r>
        <w:rPr>
          <w:rFonts w:hint="eastAsia"/>
        </w:rPr>
        <w:t>进程本身崩溃</w:t>
      </w:r>
      <w:r>
        <w:rPr>
          <w:rFonts w:hint="eastAsia"/>
        </w:rPr>
        <w:t>/panic</w:t>
      </w:r>
      <w:r>
        <w:rPr>
          <w:rFonts w:hint="eastAsia"/>
        </w:rPr>
        <w:t>。</w:t>
      </w:r>
    </w:p>
    <w:p w14:paraId="454975BE" w14:textId="77777777" w:rsidR="00957881" w:rsidRDefault="00000000">
      <w:pPr>
        <w:pStyle w:val="BodyText"/>
      </w:pPr>
      <w:r>
        <w:rPr>
          <w:rFonts w:hint="eastAsia"/>
        </w:rPr>
        <w:t>危害：</w:t>
      </w:r>
      <w:r>
        <w:rPr>
          <w:rFonts w:hint="eastAsia"/>
        </w:rPr>
        <w:t>Pod</w:t>
      </w:r>
      <w:r>
        <w:t xml:space="preserve"> </w:t>
      </w:r>
      <w:r>
        <w:rPr>
          <w:rFonts w:hint="eastAsia"/>
        </w:rPr>
        <w:t>在</w:t>
      </w:r>
      <w:r>
        <w:t xml:space="preserve"> SchedulerCache </w:t>
      </w:r>
      <w:r>
        <w:rPr>
          <w:rFonts w:hint="eastAsia"/>
        </w:rPr>
        <w:t>中的</w:t>
      </w:r>
      <w:r>
        <w:t xml:space="preserve"> Assumed </w:t>
      </w:r>
      <w:r>
        <w:rPr>
          <w:rFonts w:hint="eastAsia"/>
        </w:rPr>
        <w:t>状态成为孤儿数据，占用节点资源核算配额但从未真正落盘。若不清理，该节点将被</w:t>
      </w:r>
      <w:r>
        <w:t xml:space="preserve"> Scheduler </w:t>
      </w:r>
      <w:r>
        <w:rPr>
          <w:rFonts w:hint="eastAsia"/>
        </w:rPr>
        <w:t>认为已经容纳了这个</w:t>
      </w:r>
      <w:r>
        <w:t xml:space="preserve"> </w:t>
      </w:r>
      <w:r>
        <w:rPr>
          <w:rFonts w:hint="eastAsia"/>
        </w:rPr>
        <w:t>Pod</w:t>
      </w:r>
      <w:r>
        <w:rPr>
          <w:rFonts w:hint="eastAsia"/>
        </w:rPr>
        <w:t>，从而拒绝为其他</w:t>
      </w:r>
      <w:r>
        <w:t xml:space="preserve"> Pod </w:t>
      </w:r>
      <w:r>
        <w:rPr>
          <w:rFonts w:hint="eastAsia"/>
        </w:rPr>
        <w:t>分配资源，导致资源永久占用。</w:t>
      </w:r>
    </w:p>
    <w:p w14:paraId="2E36D417" w14:textId="77777777" w:rsidR="00957881" w:rsidRDefault="00000000">
      <w:pPr>
        <w:pStyle w:val="Heading3"/>
        <w:spacing w:before="156" w:after="156"/>
      </w:pPr>
      <w:bookmarkStart w:id="298" w:name="layer-2-的设计"/>
      <w:bookmarkEnd w:id="297"/>
      <w:r>
        <w:t>4.4.2</w:t>
      </w:r>
      <w:r>
        <w:t xml:space="preserve">　</w:t>
      </w:r>
      <w:r>
        <w:t xml:space="preserve">Layer 2 </w:t>
      </w:r>
      <w:r>
        <w:rPr>
          <w:rFonts w:hint="eastAsia"/>
        </w:rPr>
        <w:t>的设计</w:t>
      </w:r>
    </w:p>
    <w:p w14:paraId="08733693" w14:textId="77777777" w:rsidR="00957881" w:rsidRDefault="00000000">
      <w:pPr>
        <w:pStyle w:val="FirstParagraph"/>
      </w:pPr>
      <w:r>
        <w:t xml:space="preserve">Layer 2 </w:t>
      </w:r>
      <w:r>
        <w:rPr>
          <w:rFonts w:hint="eastAsia"/>
        </w:rPr>
        <w:t>在</w:t>
      </w:r>
      <w:r>
        <w:t xml:space="preserve"> binder_reconciler.go </w:t>
      </w:r>
      <w:r>
        <w:rPr>
          <w:rFonts w:hint="eastAsia"/>
        </w:rPr>
        <w:t>中实现，其核心数据结构是</w:t>
      </w:r>
      <w:r>
        <w:t xml:space="preserve"> APICallFailedTaskQueue</w:t>
      </w:r>
      <w:r>
        <w:rPr>
          <w:rFonts w:hint="eastAsia"/>
        </w:rPr>
        <w:t>——基于</w:t>
      </w:r>
      <w:r>
        <w:t xml:space="preserve"> client-go workqueue</w:t>
      </w:r>
      <w:r w:rsidR="00957881">
        <w:fldChar w:fldCharType="begin"/>
      </w:r>
      <w:r w:rsidR="00957881">
        <w:instrText>HYPERLINK \l "ref36" \h</w:instrText>
      </w:r>
      <w:r w:rsidR="00957881">
        <w:fldChar w:fldCharType="separate"/>
      </w:r>
      <w:r w:rsidR="00957881">
        <w:rPr>
          <w:vertAlign w:val="superscript"/>
        </w:rPr>
        <w:t>[36]</w:t>
      </w:r>
      <w:r w:rsidR="00957881">
        <w:fldChar w:fldCharType="end"/>
      </w:r>
      <w:r>
        <w:t xml:space="preserve"> </w:t>
      </w:r>
      <w:r>
        <w:rPr>
          <w:rFonts w:hint="eastAsia"/>
        </w:rPr>
        <w:t>的失败任务队列，具备去重、限流与指数退避重试能力。</w:t>
      </w:r>
    </w:p>
    <w:p w14:paraId="47014C11" w14:textId="77777777" w:rsidR="00957881" w:rsidRDefault="00000000">
      <w:pPr>
        <w:pStyle w:val="BodyText"/>
      </w:pPr>
      <w:r>
        <w:rPr>
          <w:rFonts w:hint="eastAsia"/>
        </w:rPr>
        <w:t>流转过程如下：</w:t>
      </w:r>
    </w:p>
    <w:p w14:paraId="17CFF787" w14:textId="77777777" w:rsidR="00957881" w:rsidRDefault="00000000">
      <w:pPr>
        <w:pStyle w:val="BodyText"/>
      </w:pPr>
      <w:r>
        <w:rPr>
          <w:rFonts w:hint="eastAsia"/>
        </w:rPr>
        <w:t>（</w:t>
      </w:r>
      <w:r>
        <w:rPr>
          <w:rFonts w:hint="eastAsia"/>
        </w:rPr>
        <w:t>1</w:t>
      </w:r>
      <w:r>
        <w:rPr>
          <w:rFonts w:hint="eastAsia"/>
        </w:rPr>
        <w:t>）失败进入队列：</w:t>
      </w:r>
      <w:r>
        <w:rPr>
          <w:rFonts w:hint="eastAsia"/>
        </w:rPr>
        <w:t>Layer</w:t>
      </w:r>
      <w:r>
        <w:t xml:space="preserve"> 1 </w:t>
      </w:r>
      <w:r>
        <w:rPr>
          <w:rFonts w:hint="eastAsia"/>
        </w:rPr>
        <w:t>在同步重试全部失败后，将</w:t>
      </w:r>
      <w:r>
        <w:t xml:space="preserve"> </w:t>
      </w:r>
      <w:r>
        <w:rPr>
          <w:rFonts w:hint="eastAsia"/>
        </w:rPr>
        <w:t>Pod</w:t>
      </w:r>
      <w:r>
        <w:rPr>
          <w:rFonts w:hint="eastAsia"/>
        </w:rPr>
        <w:t>（连同失败原因</w:t>
      </w:r>
      <w:r>
        <w:t xml:space="preserve"> RejectFailed</w:t>
      </w:r>
      <w:r>
        <w:rPr>
          <w:rFonts w:hint="eastAsia"/>
        </w:rPr>
        <w:t>）加入</w:t>
      </w:r>
      <w:r>
        <w:t xml:space="preserve"> APICallFailedTaskQueue</w:t>
      </w:r>
      <w:r>
        <w:rPr>
          <w:rFonts w:hint="eastAsia"/>
        </w:rPr>
        <w:t>。此前的</w:t>
      </w:r>
      <w:r>
        <w:t xml:space="preserve"> Bind Reject </w:t>
      </w:r>
      <w:r>
        <w:rPr>
          <w:rFonts w:hint="eastAsia"/>
        </w:rPr>
        <w:t>阶段已经调用</w:t>
      </w:r>
      <w:r>
        <w:t xml:space="preserve"> ForgetPod </w:t>
      </w:r>
      <w:r>
        <w:rPr>
          <w:rFonts w:hint="eastAsia"/>
        </w:rPr>
        <w:t>清理了</w:t>
      </w:r>
      <w:r>
        <w:t xml:space="preserve"> SchedulerCache </w:t>
      </w:r>
      <w:r>
        <w:rPr>
          <w:rFonts w:hint="eastAsia"/>
        </w:rPr>
        <w:t>中的</w:t>
      </w:r>
      <w:r>
        <w:t xml:space="preserve"> Assumed </w:t>
      </w:r>
      <w:r>
        <w:rPr>
          <w:rFonts w:hint="eastAsia"/>
        </w:rPr>
        <w:t>状态，</w:t>
      </w:r>
      <w:r>
        <w:rPr>
          <w:rFonts w:hint="eastAsia"/>
        </w:rPr>
        <w:t>Layer</w:t>
      </w:r>
      <w:r>
        <w:t xml:space="preserve"> 2 </w:t>
      </w:r>
      <w:r>
        <w:rPr>
          <w:rFonts w:hint="eastAsia"/>
        </w:rPr>
        <w:t>只处理</w:t>
      </w:r>
      <w:r>
        <w:t xml:space="preserve"> etcd </w:t>
      </w:r>
      <w:r>
        <w:rPr>
          <w:rFonts w:hint="eastAsia"/>
        </w:rPr>
        <w:t>侧遗留的注解清理；</w:t>
      </w:r>
    </w:p>
    <w:p w14:paraId="2057B73C" w14:textId="77777777" w:rsidR="00957881" w:rsidRDefault="00000000">
      <w:pPr>
        <w:pStyle w:val="BodyText"/>
      </w:pPr>
      <w:r>
        <w:rPr>
          <w:rFonts w:hint="eastAsia"/>
        </w:rPr>
        <w:t>（</w:t>
      </w:r>
      <w:r>
        <w:rPr>
          <w:rFonts w:hint="eastAsia"/>
        </w:rPr>
        <w:t>2</w:t>
      </w:r>
      <w:r>
        <w:rPr>
          <w:rFonts w:hint="eastAsia"/>
        </w:rPr>
        <w:t>）</w:t>
      </w:r>
      <w:r>
        <w:rPr>
          <w:rFonts w:hint="eastAsia"/>
        </w:rPr>
        <w:t>Worker</w:t>
      </w:r>
      <w:r>
        <w:t xml:space="preserve"> </w:t>
      </w:r>
      <w:r>
        <w:rPr>
          <w:rFonts w:hint="eastAsia"/>
        </w:rPr>
        <w:t>消费：单个</w:t>
      </w:r>
      <w:r>
        <w:t xml:space="preserve"> Reconciler Worker goroutine </w:t>
      </w:r>
      <w:r>
        <w:rPr>
          <w:rFonts w:hint="eastAsia"/>
        </w:rPr>
        <w:t>顺序从队列拉取任务。由于每次操作只涉及一次</w:t>
      </w:r>
      <w:r>
        <w:t xml:space="preserve"> etcd </w:t>
      </w:r>
      <w:r>
        <w:rPr>
          <w:rFonts w:hint="eastAsia"/>
        </w:rPr>
        <w:t>注解</w:t>
      </w:r>
      <w:r>
        <w:t xml:space="preserve"> </w:t>
      </w:r>
      <w:r>
        <w:rPr>
          <w:rFonts w:hint="eastAsia"/>
        </w:rPr>
        <w:t>patch</w:t>
      </w:r>
      <w:r>
        <w:rPr>
          <w:rFonts w:hint="eastAsia"/>
        </w:rPr>
        <w:t>，串行处理即可，也避免了并发</w:t>
      </w:r>
      <w:r>
        <w:t xml:space="preserve"> patch </w:t>
      </w:r>
      <w:r>
        <w:rPr>
          <w:rFonts w:hint="eastAsia"/>
        </w:rPr>
        <w:t>引发的</w:t>
      </w:r>
      <w:r>
        <w:t xml:space="preserve"> resourceVersion </w:t>
      </w:r>
      <w:r>
        <w:rPr>
          <w:rFonts w:hint="eastAsia"/>
        </w:rPr>
        <w:t>冲突放大；</w:t>
      </w:r>
    </w:p>
    <w:p w14:paraId="601D2D52" w14:textId="77777777" w:rsidR="00957881" w:rsidRDefault="00000000">
      <w:pPr>
        <w:pStyle w:val="BodyText"/>
      </w:pPr>
      <w:r>
        <w:rPr>
          <w:rFonts w:hint="eastAsia"/>
        </w:rPr>
        <w:t>（</w:t>
      </w:r>
      <w:r>
        <w:rPr>
          <w:rFonts w:hint="eastAsia"/>
        </w:rPr>
        <w:t>3</w:t>
      </w:r>
      <w:r>
        <w:rPr>
          <w:rFonts w:hint="eastAsia"/>
        </w:rPr>
        <w:t>）幂等注解清理：</w:t>
      </w:r>
      <w:r>
        <w:rPr>
          <w:rFonts w:hint="eastAsia"/>
        </w:rPr>
        <w:t>Worker</w:t>
      </w:r>
      <w:r>
        <w:t xml:space="preserve"> </w:t>
      </w:r>
      <w:r>
        <w:rPr>
          <w:rFonts w:hint="eastAsia"/>
        </w:rPr>
        <w:t>通过</w:t>
      </w:r>
      <w:r>
        <w:t xml:space="preserve"> CleanupPodAnnotations </w:t>
      </w:r>
      <w:r>
        <w:rPr>
          <w:rFonts w:hint="eastAsia"/>
        </w:rPr>
        <w:t>家族函数调用</w:t>
      </w:r>
      <w:r>
        <w:t xml:space="preserve"> util.PatchPod </w:t>
      </w:r>
      <w:r>
        <w:rPr>
          <w:rFonts w:hint="eastAsia"/>
        </w:rPr>
        <w:t>向</w:t>
      </w:r>
      <w:r>
        <w:t xml:space="preserve"> apiserver </w:t>
      </w:r>
      <w:r>
        <w:rPr>
          <w:rFonts w:hint="eastAsia"/>
        </w:rPr>
        <w:t>提交注解修改，清除</w:t>
      </w:r>
      <w:r>
        <w:t xml:space="preserve"> etcd </w:t>
      </w:r>
      <w:r>
        <w:rPr>
          <w:rFonts w:hint="eastAsia"/>
        </w:rPr>
        <w:t>中</w:t>
      </w:r>
      <w:r>
        <w:t xml:space="preserve"> Pod </w:t>
      </w:r>
      <w:r>
        <w:rPr>
          <w:rFonts w:hint="eastAsia"/>
        </w:rPr>
        <w:t>对象上的调度相关注解（</w:t>
      </w:r>
      <w:r>
        <w:t>scheduler-name</w:t>
      </w:r>
      <w:r>
        <w:t>、</w:t>
      </w:r>
      <w:r>
        <w:t xml:space="preserve">assumed-node </w:t>
      </w:r>
      <w:r>
        <w:rPr>
          <w:rFonts w:hint="eastAsia"/>
        </w:rPr>
        <w:t>等）。清理动作仅涉及</w:t>
      </w:r>
      <w:r>
        <w:t xml:space="preserve"> Pod </w:t>
      </w:r>
      <w:r>
        <w:rPr>
          <w:rFonts w:hint="eastAsia"/>
        </w:rPr>
        <w:t>对象注解字段的</w:t>
      </w:r>
      <w:r>
        <w:t xml:space="preserve"> </w:t>
      </w:r>
      <w:r>
        <w:rPr>
          <w:rFonts w:hint="eastAsia"/>
        </w:rPr>
        <w:t>patch</w:t>
      </w:r>
      <w:r>
        <w:rPr>
          <w:rFonts w:hint="eastAsia"/>
        </w:rPr>
        <w:t>，不接触</w:t>
      </w:r>
      <w:r>
        <w:t xml:space="preserve"> SchedulerCache </w:t>
      </w:r>
      <w:r>
        <w:rPr>
          <w:rFonts w:hint="eastAsia"/>
        </w:rPr>
        <w:t>内存态——内存态的</w:t>
      </w:r>
      <w:r>
        <w:t xml:space="preserve"> Assumed </w:t>
      </w:r>
      <w:r>
        <w:rPr>
          <w:rFonts w:hint="eastAsia"/>
        </w:rPr>
        <w:t>记录由</w:t>
      </w:r>
      <w:r>
        <w:t xml:space="preserve"> Bind Reject </w:t>
      </w:r>
      <w:r>
        <w:rPr>
          <w:rFonts w:hint="eastAsia"/>
        </w:rPr>
        <w:t>阶段的</w:t>
      </w:r>
      <w:r>
        <w:t xml:space="preserve"> ForgetPod </w:t>
      </w:r>
      <w:r>
        <w:rPr>
          <w:rFonts w:hint="eastAsia"/>
        </w:rPr>
        <w:t>负责（见</w:t>
      </w:r>
      <w:r>
        <w:t xml:space="preserve"> 4.6 </w:t>
      </w:r>
      <w:r>
        <w:rPr>
          <w:rFonts w:hint="eastAsia"/>
        </w:rPr>
        <w:t>节</w:t>
      </w:r>
      <w:r>
        <w:t xml:space="preserve"> </w:t>
      </w:r>
      <w:r>
        <w:rPr>
          <w:rFonts w:hint="eastAsia"/>
        </w:rPr>
        <w:t>P2</w:t>
      </w:r>
      <w:r>
        <w:rPr>
          <w:rFonts w:hint="eastAsia"/>
        </w:rPr>
        <w:t>）。对已被删除的</w:t>
      </w:r>
      <w:r>
        <w:t xml:space="preserve"> </w:t>
      </w:r>
      <w:r>
        <w:rPr>
          <w:rFonts w:hint="eastAsia"/>
        </w:rPr>
        <w:t>Pod</w:t>
      </w:r>
      <w:r>
        <w:rPr>
          <w:rFonts w:hint="eastAsia"/>
        </w:rPr>
        <w:t>，</w:t>
      </w:r>
      <w:r>
        <w:t xml:space="preserve">PatchPod </w:t>
      </w:r>
      <w:r>
        <w:rPr>
          <w:rFonts w:hint="eastAsia"/>
        </w:rPr>
        <w:t>返回</w:t>
      </w:r>
      <w:r>
        <w:t xml:space="preserve"> NotFound</w:t>
      </w:r>
      <w:r>
        <w:rPr>
          <w:rFonts w:hint="eastAsia"/>
        </w:rPr>
        <w:t>，</w:t>
      </w:r>
      <w:r>
        <w:rPr>
          <w:rFonts w:hint="eastAsia"/>
        </w:rPr>
        <w:t>Worker</w:t>
      </w:r>
      <w:r>
        <w:t xml:space="preserve"> </w:t>
      </w:r>
      <w:r>
        <w:rPr>
          <w:rFonts w:hint="eastAsia"/>
        </w:rPr>
        <w:t>直接</w:t>
      </w:r>
      <w:r>
        <w:t xml:space="preserve"> Forget </w:t>
      </w:r>
      <w:r>
        <w:rPr>
          <w:rFonts w:hint="eastAsia"/>
        </w:rPr>
        <w:t>该任务，因此重试安全；</w:t>
      </w:r>
    </w:p>
    <w:p w14:paraId="5A60894A" w14:textId="77777777" w:rsidR="00957881" w:rsidRDefault="00000000">
      <w:pPr>
        <w:pStyle w:val="BodyText"/>
      </w:pPr>
      <w:r>
        <w:rPr>
          <w:rFonts w:hint="eastAsia"/>
        </w:rPr>
        <w:t>（</w:t>
      </w:r>
      <w:r>
        <w:rPr>
          <w:rFonts w:hint="eastAsia"/>
        </w:rPr>
        <w:t>4</w:t>
      </w:r>
      <w:r>
        <w:rPr>
          <w:rFonts w:hint="eastAsia"/>
        </w:rPr>
        <w:t>）判断后续动作。清理动作根据本地重试计数进行分支：</w:t>
      </w:r>
      <w:r>
        <w:t xml:space="preserve"> - </w:t>
      </w:r>
      <w:r>
        <w:rPr>
          <w:rFonts w:hint="eastAsia"/>
        </w:rPr>
        <w:t>若累计本地失败次数未超过</w:t>
      </w:r>
      <w:r>
        <w:t xml:space="preserve"> maxLocalRetries</w:t>
      </w:r>
      <w:r>
        <w:rPr>
          <w:rFonts w:hint="eastAsia"/>
        </w:rPr>
        <w:t>，</w:t>
      </w:r>
      <w:r>
        <w:rPr>
          <w:rFonts w:hint="eastAsia"/>
        </w:rPr>
        <w:t>Pod</w:t>
      </w:r>
      <w:r>
        <w:t xml:space="preserve"> </w:t>
      </w:r>
      <w:r>
        <w:rPr>
          <w:rFonts w:hint="eastAsia"/>
        </w:rPr>
        <w:t>状态改回</w:t>
      </w:r>
      <w:r>
        <w:t xml:space="preserve"> Dispatched </w:t>
      </w:r>
      <w:r>
        <w:rPr>
          <w:rFonts w:hint="eastAsia"/>
        </w:rPr>
        <w:t>保持在本</w:t>
      </w:r>
      <w:r>
        <w:t xml:space="preserve"> Scheduler </w:t>
      </w:r>
      <w:r>
        <w:rPr>
          <w:rFonts w:hint="eastAsia"/>
        </w:rPr>
        <w:t>侧，等待下一轮调度重试；</w:t>
      </w:r>
      <w:r>
        <w:t xml:space="preserve"> - </w:t>
      </w:r>
      <w:r>
        <w:rPr>
          <w:rFonts w:hint="eastAsia"/>
        </w:rPr>
        <w:t>若累计失败次数超过</w:t>
      </w:r>
      <w:r>
        <w:t xml:space="preserve"> maxLocalRetries</w:t>
      </w:r>
      <w:r>
        <w:rPr>
          <w:rFonts w:hint="eastAsia"/>
        </w:rPr>
        <w:t>，清除</w:t>
      </w:r>
      <w:r>
        <w:t xml:space="preserve"> scheduler-name </w:t>
      </w:r>
      <w:r>
        <w:rPr>
          <w:rFonts w:hint="eastAsia"/>
        </w:rPr>
        <w:t>注解、</w:t>
      </w:r>
      <w:r>
        <w:rPr>
          <w:rFonts w:hint="eastAsia"/>
        </w:rPr>
        <w:lastRenderedPageBreak/>
        <w:t>状态改回</w:t>
      </w:r>
      <w:r>
        <w:t xml:space="preserve"> Pending</w:t>
      </w:r>
      <w:r>
        <w:rPr>
          <w:rFonts w:hint="eastAsia"/>
        </w:rPr>
        <w:t>、并在</w:t>
      </w:r>
      <w:r>
        <w:t xml:space="preserve"> failed-schedulers </w:t>
      </w:r>
      <w:r>
        <w:rPr>
          <w:rFonts w:hint="eastAsia"/>
        </w:rPr>
        <w:t>注解中追加本</w:t>
      </w:r>
      <w:r>
        <w:t xml:space="preserve"> Scheduler </w:t>
      </w:r>
      <w:r>
        <w:rPr>
          <w:rFonts w:hint="eastAsia"/>
        </w:rPr>
        <w:t>名——由</w:t>
      </w:r>
      <w:r>
        <w:t xml:space="preserve"> Dispatcher </w:t>
      </w:r>
      <w:r>
        <w:rPr>
          <w:rFonts w:hint="eastAsia"/>
        </w:rPr>
        <w:t>通过</w:t>
      </w:r>
      <w:r>
        <w:t xml:space="preserve"> Informer </w:t>
      </w:r>
      <w:r>
        <w:rPr>
          <w:rFonts w:hint="eastAsia"/>
        </w:rPr>
        <w:t>感知后重新分发到其他</w:t>
      </w:r>
      <w:r>
        <w:t xml:space="preserve"> </w:t>
      </w:r>
      <w:r>
        <w:rPr>
          <w:rFonts w:hint="eastAsia"/>
        </w:rPr>
        <w:t>Scheduler</w:t>
      </w:r>
      <w:r>
        <w:rPr>
          <w:rFonts w:hint="eastAsia"/>
        </w:rPr>
        <w:t>（对应</w:t>
      </w:r>
      <w:r>
        <w:t xml:space="preserve"> Layer </w:t>
      </w:r>
      <w:r>
        <w:rPr>
          <w:rFonts w:hint="eastAsia"/>
        </w:rPr>
        <w:t>3</w:t>
      </w:r>
      <w:r>
        <w:rPr>
          <w:rFonts w:hint="eastAsia"/>
        </w:rPr>
        <w:t>）。</w:t>
      </w:r>
    </w:p>
    <w:p w14:paraId="447FC84E" w14:textId="77777777" w:rsidR="00957881" w:rsidRDefault="00000000">
      <w:pPr>
        <w:pStyle w:val="BodyText"/>
      </w:pPr>
      <w:r>
        <w:rPr>
          <w:rFonts w:hint="eastAsia"/>
        </w:rPr>
        <w:t>（</w:t>
      </w:r>
      <w:r>
        <w:rPr>
          <w:rFonts w:hint="eastAsia"/>
        </w:rPr>
        <w:t>5</w:t>
      </w:r>
      <w:r>
        <w:rPr>
          <w:rFonts w:hint="eastAsia"/>
        </w:rPr>
        <w:t>）</w:t>
      </w:r>
      <w:r>
        <w:t xml:space="preserve">PatchPod </w:t>
      </w:r>
      <w:r>
        <w:rPr>
          <w:rFonts w:hint="eastAsia"/>
        </w:rPr>
        <w:t>失败的重试与兜底。</w:t>
      </w:r>
      <w:r>
        <w:rPr>
          <w:rFonts w:hint="eastAsia"/>
        </w:rPr>
        <w:t>Worker</w:t>
      </w:r>
      <w:r>
        <w:t xml:space="preserve"> </w:t>
      </w:r>
      <w:r>
        <w:rPr>
          <w:rFonts w:hint="eastAsia"/>
        </w:rPr>
        <w:t>处理注解</w:t>
      </w:r>
      <w:r>
        <w:t xml:space="preserve"> patch </w:t>
      </w:r>
      <w:r>
        <w:rPr>
          <w:rFonts w:hint="eastAsia"/>
        </w:rPr>
        <w:t>时可能因</w:t>
      </w:r>
      <w:r>
        <w:t xml:space="preserve"> apiserver </w:t>
      </w:r>
      <w:r>
        <w:rPr>
          <w:rFonts w:hint="eastAsia"/>
        </w:rPr>
        <w:t>短暂不可达、限流、</w:t>
      </w:r>
      <w:r>
        <w:rPr>
          <w:rFonts w:hint="eastAsia"/>
        </w:rPr>
        <w:t>5xx</w:t>
      </w:r>
      <w:r>
        <w:t xml:space="preserve"> </w:t>
      </w:r>
      <w:r>
        <w:rPr>
          <w:rFonts w:hint="eastAsia"/>
        </w:rPr>
        <w:t>等原因失败。</w:t>
      </w:r>
      <w:r>
        <w:t xml:space="preserve">APICallFailedWorker </w:t>
      </w:r>
      <w:r>
        <w:rPr>
          <w:rFonts w:hint="eastAsia"/>
        </w:rPr>
        <w:t>主循环对失败结果做二分处理：</w:t>
      </w:r>
      <w:r>
        <w:t xml:space="preserve">apierrors.IsNotFound </w:t>
      </w:r>
      <w:r>
        <w:rPr>
          <w:rFonts w:hint="eastAsia"/>
        </w:rPr>
        <w:t>表示</w:t>
      </w:r>
      <w:r>
        <w:t xml:space="preserve"> Pod </w:t>
      </w:r>
      <w:r>
        <w:rPr>
          <w:rFonts w:hint="eastAsia"/>
        </w:rPr>
        <w:t>已被删除，清理目标消失，任务直接丢弃；其它错误一律通过</w:t>
      </w:r>
      <w:r>
        <w:t xml:space="preserve"> AddRateLimited </w:t>
      </w:r>
      <w:r>
        <w:rPr>
          <w:rFonts w:hint="eastAsia"/>
        </w:rPr>
        <w:t>重新入队，由</w:t>
      </w:r>
      <w:r>
        <w:t xml:space="preserve"> workqueue </w:t>
      </w:r>
      <w:r>
        <w:rPr>
          <w:rFonts w:hint="eastAsia"/>
        </w:rPr>
        <w:t>的指数退避机制在</w:t>
      </w:r>
      <w:r>
        <w:t xml:space="preserve"> 5ms → 10ms → 20ms → … </w:t>
      </w:r>
      <w:r>
        <w:rPr>
          <w:rFonts w:hint="eastAsia"/>
        </w:rPr>
        <w:t>最长</w:t>
      </w:r>
      <w:r>
        <w:t xml:space="preserve"> 1000s </w:t>
      </w:r>
      <w:r>
        <w:rPr>
          <w:rFonts w:hint="eastAsia"/>
        </w:rPr>
        <w:t>的间隔内持续重试，无显式次数上限。这与</w:t>
      </w:r>
      <w:r>
        <w:t xml:space="preserve"> Layer 1 </w:t>
      </w:r>
      <w:r>
        <w:rPr>
          <w:rFonts w:hint="eastAsia"/>
        </w:rPr>
        <w:t>同步重试的”次数受限、超限上抛”形成对照——</w:t>
      </w:r>
      <w:r>
        <w:rPr>
          <w:rFonts w:hint="eastAsia"/>
        </w:rPr>
        <w:t>Layer</w:t>
      </w:r>
      <w:r>
        <w:t xml:space="preserve"> 2 </w:t>
      </w:r>
      <w:r>
        <w:rPr>
          <w:rFonts w:hint="eastAsia"/>
        </w:rPr>
        <w:t>位于异步</w:t>
      </w:r>
      <w:r>
        <w:t xml:space="preserve"> Worker </w:t>
      </w:r>
      <w:r>
        <w:rPr>
          <w:rFonts w:hint="eastAsia"/>
        </w:rPr>
        <w:t>中，反复失败仅阻塞注解清理路径，不影响</w:t>
      </w:r>
      <w:r>
        <w:t xml:space="preserve"> Scheduler </w:t>
      </w:r>
      <w:r>
        <w:rPr>
          <w:rFonts w:hint="eastAsia"/>
        </w:rPr>
        <w:t>主循环调度新</w:t>
      </w:r>
      <w:r>
        <w:t xml:space="preserve"> </w:t>
      </w:r>
      <w:r>
        <w:rPr>
          <w:rFonts w:hint="eastAsia"/>
        </w:rPr>
        <w:t>Pod</w:t>
      </w:r>
      <w:r>
        <w:rPr>
          <w:rFonts w:hint="eastAsia"/>
        </w:rPr>
        <w:t>，因此可以长时间等待</w:t>
      </w:r>
      <w:r>
        <w:t xml:space="preserve"> apiserver </w:t>
      </w:r>
      <w:r>
        <w:rPr>
          <w:rFonts w:hint="eastAsia"/>
        </w:rPr>
        <w:t>自愈。需要强调的是，</w:t>
      </w:r>
      <w:r>
        <w:rPr>
          <w:rFonts w:hint="eastAsia"/>
        </w:rPr>
        <w:t>Layer</w:t>
      </w:r>
      <w:r>
        <w:t xml:space="preserve"> 3 </w:t>
      </w:r>
      <w:r>
        <w:rPr>
          <w:rFonts w:hint="eastAsia"/>
        </w:rPr>
        <w:t>的触发点在</w:t>
      </w:r>
      <w:r>
        <w:t xml:space="preserve"> (4) </w:t>
      </w:r>
      <w:r>
        <w:rPr>
          <w:rFonts w:hint="eastAsia"/>
        </w:rPr>
        <w:t>步骤中</w:t>
      </w:r>
      <w:r>
        <w:t xml:space="preserve"> patch </w:t>
      </w:r>
      <w:r>
        <w:rPr>
          <w:rFonts w:hint="eastAsia"/>
        </w:rPr>
        <w:t>成功时依据本地失败计数判定，与</w:t>
      </w:r>
      <w:r>
        <w:t xml:space="preserve"> Worker </w:t>
      </w:r>
      <w:r>
        <w:rPr>
          <w:rFonts w:hint="eastAsia"/>
        </w:rPr>
        <w:t>是否曾经</w:t>
      </w:r>
      <w:r>
        <w:t xml:space="preserve"> (5) </w:t>
      </w:r>
      <w:r>
        <w:rPr>
          <w:rFonts w:hint="eastAsia"/>
        </w:rPr>
        <w:t>步骤中反复失败无关：只要</w:t>
      </w:r>
      <w:r>
        <w:t xml:space="preserve"> patch </w:t>
      </w:r>
      <w:r>
        <w:rPr>
          <w:rFonts w:hint="eastAsia"/>
        </w:rPr>
        <w:t>最终成功，就一次性决定</w:t>
      </w:r>
      <w:r>
        <w:t xml:space="preserve"> Dispatched </w:t>
      </w:r>
      <w:r>
        <w:rPr>
          <w:rFonts w:hint="eastAsia"/>
        </w:rPr>
        <w:t>还是</w:t>
      </w:r>
      <w:r>
        <w:t xml:space="preserve"> Pending</w:t>
      </w:r>
      <w:r>
        <w:t>。</w:t>
      </w:r>
    </w:p>
    <w:p w14:paraId="75342BCE" w14:textId="77777777" w:rsidR="00957881" w:rsidRDefault="00000000">
      <w:pPr>
        <w:pStyle w:val="BodyText"/>
      </w:pPr>
      <w:r>
        <w:rPr>
          <w:rFonts w:hint="eastAsia"/>
        </w:rPr>
        <w:t>进程崩溃恢复：需要说明的是，</w:t>
      </w:r>
      <w:r>
        <w:t xml:space="preserve">APICallFailedTaskQueue </w:t>
      </w:r>
      <w:r>
        <w:rPr>
          <w:rFonts w:hint="eastAsia"/>
        </w:rPr>
        <w:t>基于</w:t>
      </w:r>
      <w:r>
        <w:t xml:space="preserve"> client-go </w:t>
      </w:r>
      <w:r>
        <w:rPr>
          <w:rFonts w:hint="eastAsia"/>
        </w:rPr>
        <w:t>的</w:t>
      </w:r>
      <w:r>
        <w:t xml:space="preserve"> workqueue </w:t>
      </w:r>
      <w:r>
        <w:rPr>
          <w:rFonts w:hint="eastAsia"/>
        </w:rPr>
        <w:t>实现，是内存中的限速队列而非持久化队列，因此</w:t>
      </w:r>
      <w:r>
        <w:t xml:space="preserve"> Scheduler </w:t>
      </w:r>
      <w:r>
        <w:rPr>
          <w:rFonts w:hint="eastAsia"/>
        </w:rPr>
        <w:t>进程</w:t>
      </w:r>
      <w:r>
        <w:t xml:space="preserve"> panic </w:t>
      </w:r>
      <w:r>
        <w:rPr>
          <w:rFonts w:hint="eastAsia"/>
        </w:rPr>
        <w:t>重启后，队列中尚未处理的任务会随之丢失，</w:t>
      </w:r>
      <w:r>
        <w:rPr>
          <w:rFonts w:hint="eastAsia"/>
        </w:rPr>
        <w:t>Layer</w:t>
      </w:r>
      <w:r>
        <w:t xml:space="preserve"> 2 </w:t>
      </w:r>
      <w:r>
        <w:rPr>
          <w:rFonts w:hint="eastAsia"/>
        </w:rPr>
        <w:t>不能依赖队列本身提供跨崩溃的恢复能力（见</w:t>
      </w:r>
      <w:r>
        <w:t xml:space="preserve"> [36] </w:t>
      </w:r>
      <w:r>
        <w:rPr>
          <w:rFonts w:hint="eastAsia"/>
        </w:rPr>
        <w:t>的</w:t>
      </w:r>
      <w:r>
        <w:t xml:space="preserve"> workqueue </w:t>
      </w:r>
      <w:r>
        <w:rPr>
          <w:rFonts w:hint="eastAsia"/>
        </w:rPr>
        <w:t>说明）。真正提供恢复能力的是</w:t>
      </w:r>
      <w:r>
        <w:t xml:space="preserve"> etcd </w:t>
      </w:r>
      <w:r>
        <w:rPr>
          <w:rFonts w:hint="eastAsia"/>
        </w:rPr>
        <w:t>中持久化的</w:t>
      </w:r>
      <w:r>
        <w:t xml:space="preserve"> Pod </w:t>
      </w:r>
      <w:r>
        <w:rPr>
          <w:rFonts w:hint="eastAsia"/>
        </w:rPr>
        <w:t>状态：进程重启后，</w:t>
      </w:r>
      <w:r>
        <w:rPr>
          <w:rFonts w:hint="eastAsia"/>
        </w:rPr>
        <w:t>Scheduler</w:t>
      </w:r>
      <w:r>
        <w:t xml:space="preserve"> </w:t>
      </w:r>
      <w:r>
        <w:rPr>
          <w:rFonts w:hint="eastAsia"/>
        </w:rPr>
        <w:t>通过</w:t>
      </w:r>
      <w:r>
        <w:t xml:space="preserve"> Informer </w:t>
      </w:r>
      <w:r>
        <w:rPr>
          <w:rFonts w:hint="eastAsia"/>
        </w:rPr>
        <w:t>从</w:t>
      </w:r>
      <w:r>
        <w:t xml:space="preserve"> etcd </w:t>
      </w:r>
      <w:r>
        <w:rPr>
          <w:rFonts w:hint="eastAsia"/>
        </w:rPr>
        <w:t>同步</w:t>
      </w:r>
      <w:r>
        <w:t xml:space="preserve"> Pod </w:t>
      </w:r>
      <w:r>
        <w:rPr>
          <w:rFonts w:hint="eastAsia"/>
        </w:rPr>
        <w:t>并重建</w:t>
      </w:r>
      <w:r>
        <w:t xml:space="preserve"> </w:t>
      </w:r>
      <w:r>
        <w:rPr>
          <w:rFonts w:hint="eastAsia"/>
        </w:rPr>
        <w:t>SchedulerCache</w:t>
      </w:r>
      <w:r>
        <w:rPr>
          <w:rFonts w:hint="eastAsia"/>
        </w:rPr>
        <w:t>，此时凡</w:t>
      </w:r>
      <w:r>
        <w:t xml:space="preserve"> spec.nodeName </w:t>
      </w:r>
      <w:r>
        <w:rPr>
          <w:rFonts w:hint="eastAsia"/>
        </w:rPr>
        <w:t>仍为空、</w:t>
      </w:r>
      <w:r>
        <w:t xml:space="preserve">scheduler-name </w:t>
      </w:r>
      <w:r>
        <w:rPr>
          <w:rFonts w:hint="eastAsia"/>
        </w:rPr>
        <w:t>注解指向本实例的</w:t>
      </w:r>
      <w:r>
        <w:t xml:space="preserve"> </w:t>
      </w:r>
      <w:r>
        <w:rPr>
          <w:rFonts w:hint="eastAsia"/>
        </w:rPr>
        <w:t>Pod</w:t>
      </w:r>
      <w:r>
        <w:rPr>
          <w:rFonts w:hint="eastAsia"/>
        </w:rPr>
        <w:t>，都会作为待调度</w:t>
      </w:r>
      <w:r>
        <w:t xml:space="preserve"> Pod </w:t>
      </w:r>
      <w:r>
        <w:rPr>
          <w:rFonts w:hint="eastAsia"/>
        </w:rPr>
        <w:t>重新进入调度队列，再次经历</w:t>
      </w:r>
      <w:r>
        <w:t xml:space="preserve"> Filter/Score/Reserve </w:t>
      </w:r>
      <w:r>
        <w:rPr>
          <w:rFonts w:hint="eastAsia"/>
        </w:rPr>
        <w:t>与</w:t>
      </w:r>
      <w:r>
        <w:t xml:space="preserve"> Bind </w:t>
      </w:r>
      <w:r>
        <w:rPr>
          <w:rFonts w:hint="eastAsia"/>
        </w:rPr>
        <w:t>流程。换言之，进程内的</w:t>
      </w:r>
      <w:r>
        <w:t xml:space="preserve"> Assumed </w:t>
      </w:r>
      <w:r>
        <w:rPr>
          <w:rFonts w:hint="eastAsia"/>
        </w:rPr>
        <w:t>状态随进程消失，而</w:t>
      </w:r>
      <w:r>
        <w:t xml:space="preserve"> etcd </w:t>
      </w:r>
      <w:r>
        <w:rPr>
          <w:rFonts w:hint="eastAsia"/>
        </w:rPr>
        <w:t>中的注解状态使这些</w:t>
      </w:r>
      <w:r>
        <w:t xml:space="preserve"> Pod </w:t>
      </w:r>
      <w:r>
        <w:rPr>
          <w:rFonts w:hint="eastAsia"/>
        </w:rPr>
        <w:t>可被重新发现；</w:t>
      </w:r>
      <w:r>
        <w:rPr>
          <w:rFonts w:hint="eastAsia"/>
        </w:rPr>
        <w:t>Layer</w:t>
      </w:r>
      <w:r>
        <w:t xml:space="preserve"> 2 </w:t>
      </w:r>
      <w:r>
        <w:rPr>
          <w:rFonts w:hint="eastAsia"/>
        </w:rPr>
        <w:t>的最终一致性由</w:t>
      </w:r>
      <w:r>
        <w:t xml:space="preserve"> etcd </w:t>
      </w:r>
      <w:r>
        <w:rPr>
          <w:rFonts w:hint="eastAsia"/>
        </w:rPr>
        <w:t>的持久化与</w:t>
      </w:r>
      <w:r>
        <w:t xml:space="preserve"> Informer </w:t>
      </w:r>
      <w:r>
        <w:rPr>
          <w:rFonts w:hint="eastAsia"/>
        </w:rPr>
        <w:t>的重建共同保证，而不是依赖内存队列的存活。</w:t>
      </w:r>
    </w:p>
    <w:p w14:paraId="6D816502" w14:textId="77777777" w:rsidR="00957881" w:rsidRDefault="00000000">
      <w:pPr>
        <w:pStyle w:val="Heading2"/>
        <w:spacing w:before="156" w:after="156"/>
      </w:pPr>
      <w:bookmarkStart w:id="299" w:name="_Toc241154076"/>
      <w:bookmarkStart w:id="300" w:name="layer-3-跨-scheduler-实例回退"/>
      <w:bookmarkEnd w:id="296"/>
      <w:bookmarkEnd w:id="298"/>
      <w:r>
        <w:t>4.5</w:t>
      </w:r>
      <w:r>
        <w:t xml:space="preserve">　</w:t>
      </w:r>
      <w:r>
        <w:t xml:space="preserve">Layer 3 — </w:t>
      </w:r>
      <w:r>
        <w:rPr>
          <w:rFonts w:hint="eastAsia"/>
        </w:rPr>
        <w:t>跨</w:t>
      </w:r>
      <w:r>
        <w:t xml:space="preserve"> Scheduler </w:t>
      </w:r>
      <w:r>
        <w:rPr>
          <w:rFonts w:hint="eastAsia"/>
        </w:rPr>
        <w:t>实例回退</w:t>
      </w:r>
      <w:bookmarkEnd w:id="299"/>
    </w:p>
    <w:p w14:paraId="180D0294" w14:textId="77777777" w:rsidR="00957881" w:rsidRDefault="00000000">
      <w:pPr>
        <w:pStyle w:val="Heading3"/>
        <w:spacing w:before="156" w:after="156"/>
      </w:pPr>
      <w:bookmarkStart w:id="301" w:name="故障场景-t3本地重试耗尽"/>
      <w:r>
        <w:t>4.5.1</w:t>
      </w:r>
      <w:r>
        <w:t xml:space="preserve">　</w:t>
      </w:r>
      <w:r>
        <w:rPr>
          <w:rFonts w:hint="eastAsia"/>
        </w:rPr>
        <w:t>故障场景</w:t>
      </w:r>
      <w:r>
        <w:t xml:space="preserve"> </w:t>
      </w:r>
      <w:r>
        <w:rPr>
          <w:rFonts w:hint="eastAsia"/>
        </w:rPr>
        <w:t>T3</w:t>
      </w:r>
      <w:r>
        <w:rPr>
          <w:rFonts w:hint="eastAsia"/>
        </w:rPr>
        <w:t>：本地重试耗尽</w:t>
      </w:r>
    </w:p>
    <w:p w14:paraId="46289D30" w14:textId="77777777" w:rsidR="00957881" w:rsidRDefault="00000000">
      <w:pPr>
        <w:pStyle w:val="FirstParagraph"/>
      </w:pPr>
      <w:r>
        <w:rPr>
          <w:rFonts w:hint="eastAsia"/>
        </w:rPr>
        <w:t>场景：一个</w:t>
      </w:r>
      <w:r>
        <w:t xml:space="preserve"> Pod </w:t>
      </w:r>
      <w:r>
        <w:rPr>
          <w:rFonts w:hint="eastAsia"/>
        </w:rPr>
        <w:t>在</w:t>
      </w:r>
      <w:r>
        <w:t xml:space="preserve"> Scheduler A </w:t>
      </w:r>
      <w:r>
        <w:rPr>
          <w:rFonts w:hint="eastAsia"/>
        </w:rPr>
        <w:t>中反复失败——例如</w:t>
      </w:r>
      <w:r>
        <w:t xml:space="preserve"> Scheduler A </w:t>
      </w:r>
      <w:r>
        <w:rPr>
          <w:rFonts w:hint="eastAsia"/>
        </w:rPr>
        <w:t>分区内确实无可用节点、或者</w:t>
      </w:r>
      <w:r>
        <w:t xml:space="preserve"> Node X </w:t>
      </w:r>
      <w:r>
        <w:rPr>
          <w:rFonts w:hint="eastAsia"/>
        </w:rPr>
        <w:t>因硬件故障从集群中移除、或者</w:t>
      </w:r>
      <w:r>
        <w:t xml:space="preserve"> apiserver </w:t>
      </w:r>
      <w:r>
        <w:rPr>
          <w:rFonts w:hint="eastAsia"/>
        </w:rPr>
        <w:t>长期不可达。</w:t>
      </w:r>
      <w:r>
        <w:rPr>
          <w:rFonts w:hint="eastAsia"/>
        </w:rPr>
        <w:t>Layer</w:t>
      </w:r>
      <w:r>
        <w:t xml:space="preserve"> 1 </w:t>
      </w:r>
      <w:r>
        <w:rPr>
          <w:rFonts w:hint="eastAsia"/>
        </w:rPr>
        <w:t>与</w:t>
      </w:r>
      <w:r>
        <w:t xml:space="preserve"> Layer 2 </w:t>
      </w:r>
      <w:r>
        <w:rPr>
          <w:rFonts w:hint="eastAsia"/>
        </w:rPr>
        <w:t>都无法在本实例内解决问题。</w:t>
      </w:r>
    </w:p>
    <w:p w14:paraId="1F2327D6" w14:textId="77777777" w:rsidR="00957881" w:rsidRDefault="00000000">
      <w:pPr>
        <w:pStyle w:val="BodyText"/>
      </w:pPr>
      <w:r>
        <w:rPr>
          <w:rFonts w:hint="eastAsia"/>
        </w:rPr>
        <w:t>危害：若无跨</w:t>
      </w:r>
      <w:r>
        <w:t xml:space="preserve"> Scheduler </w:t>
      </w:r>
      <w:r>
        <w:rPr>
          <w:rFonts w:hint="eastAsia"/>
        </w:rPr>
        <w:t>实例回退机制，</w:t>
      </w:r>
      <w:r>
        <w:rPr>
          <w:rFonts w:hint="eastAsia"/>
        </w:rPr>
        <w:t>Scheduler</w:t>
      </w:r>
      <w:r>
        <w:t xml:space="preserve"> A </w:t>
      </w:r>
      <w:r>
        <w:rPr>
          <w:rFonts w:hint="eastAsia"/>
        </w:rPr>
        <w:t>会长期卡在这个</w:t>
      </w:r>
      <w:r>
        <w:t xml:space="preserve"> Pod </w:t>
      </w:r>
      <w:r>
        <w:rPr>
          <w:rFonts w:hint="eastAsia"/>
        </w:rPr>
        <w:t>上，本分区内其他新到达的</w:t>
      </w:r>
      <w:r>
        <w:t xml:space="preserve"> Pod </w:t>
      </w:r>
      <w:r>
        <w:rPr>
          <w:rFonts w:hint="eastAsia"/>
        </w:rPr>
        <w:t>也会因此排队等待，最终</w:t>
      </w:r>
      <w:r>
        <w:t xml:space="preserve"> Scheduler A </w:t>
      </w:r>
      <w:r>
        <w:rPr>
          <w:rFonts w:hint="eastAsia"/>
        </w:rPr>
        <w:t>的可用性完全丧失。</w:t>
      </w:r>
    </w:p>
    <w:p w14:paraId="22BBF7B6" w14:textId="77777777" w:rsidR="00957881" w:rsidRDefault="00000000">
      <w:pPr>
        <w:pStyle w:val="BodyText"/>
      </w:pPr>
      <w:r>
        <w:rPr>
          <w:rFonts w:hint="eastAsia"/>
        </w:rPr>
        <w:lastRenderedPageBreak/>
        <w:t>实例级失效的回收路径：除上述任务级故障外，</w:t>
      </w:r>
      <w:r>
        <w:rPr>
          <w:rFonts w:hint="eastAsia"/>
        </w:rPr>
        <w:t>Scheduler</w:t>
      </w:r>
      <w:r>
        <w:t xml:space="preserve"> </w:t>
      </w:r>
      <w:r>
        <w:rPr>
          <w:rFonts w:hint="eastAsia"/>
        </w:rPr>
        <w:t>实例本身失效（进程崩溃或心跳超时失活）时，其名下未完成的任务同样需要全局回收。</w:t>
      </w:r>
      <w:r>
        <w:rPr>
          <w:rFonts w:hint="eastAsia"/>
        </w:rPr>
        <w:t>Dispatcher</w:t>
      </w:r>
      <w:r>
        <w:t xml:space="preserve"> </w:t>
      </w:r>
      <w:r>
        <w:rPr>
          <w:rFonts w:hint="eastAsia"/>
        </w:rPr>
        <w:t>的</w:t>
      </w:r>
      <w:r>
        <w:t xml:space="preserve"> Scheduler Maintainer </w:t>
      </w:r>
      <w:r>
        <w:rPr>
          <w:rFonts w:hint="eastAsia"/>
        </w:rPr>
        <w:t>基于实例心跳（</w:t>
      </w:r>
      <w:r>
        <w:rPr>
          <w:rFonts w:hint="eastAsia"/>
        </w:rPr>
        <w:t>Lease/</w:t>
      </w:r>
      <w:r>
        <w:rPr>
          <w:rFonts w:hint="eastAsia"/>
        </w:rPr>
        <w:t>心跳上报）进行失活判定；失效实例名下仍处于</w:t>
      </w:r>
      <w:r>
        <w:t xml:space="preserve"> Dispatched </w:t>
      </w:r>
      <w:r>
        <w:rPr>
          <w:rFonts w:hint="eastAsia"/>
        </w:rPr>
        <w:t>状态的任务，由</w:t>
      </w:r>
      <w:r>
        <w:t xml:space="preserve"> PodStateReconciler </w:t>
      </w:r>
      <w:r>
        <w:rPr>
          <w:rFonts w:hint="eastAsia"/>
        </w:rPr>
        <w:t>将其重置为</w:t>
      </w:r>
      <w:r>
        <w:t xml:space="preserve"> Pending </w:t>
      </w:r>
      <w:r>
        <w:rPr>
          <w:rFonts w:hint="eastAsia"/>
        </w:rPr>
        <w:t>并清理</w:t>
      </w:r>
      <w:r>
        <w:t xml:space="preserve"> scheduler-name </w:t>
      </w:r>
      <w:r>
        <w:rPr>
          <w:rFonts w:hint="eastAsia"/>
        </w:rPr>
        <w:t>等注解，随后重新进入分发流程。这是</w:t>
      </w:r>
      <w:r>
        <w:t xml:space="preserve"> Layer 3 </w:t>
      </w:r>
      <w:r>
        <w:rPr>
          <w:rFonts w:hint="eastAsia"/>
        </w:rPr>
        <w:t>回收路径在实例级故障场景下的体现，与任务级回退共用同一套”清注解</w:t>
      </w:r>
      <w:r>
        <w:t xml:space="preserve"> → </w:t>
      </w:r>
      <w:r>
        <w:rPr>
          <w:rFonts w:hint="eastAsia"/>
        </w:rPr>
        <w:t>重分发”机制，从而保证失效实例遗留的任务不会成为孤儿数据。</w:t>
      </w:r>
    </w:p>
    <w:p w14:paraId="201AD916" w14:textId="77777777" w:rsidR="00957881" w:rsidRDefault="00000000">
      <w:pPr>
        <w:pStyle w:val="Heading3"/>
        <w:spacing w:before="156" w:after="156"/>
      </w:pPr>
      <w:bookmarkStart w:id="302" w:name="layer-3-的设计"/>
      <w:bookmarkEnd w:id="301"/>
      <w:r>
        <w:t>4.5.2</w:t>
      </w:r>
      <w:r>
        <w:t xml:space="preserve">　</w:t>
      </w:r>
      <w:r>
        <w:t xml:space="preserve">Layer 3 </w:t>
      </w:r>
      <w:r>
        <w:rPr>
          <w:rFonts w:hint="eastAsia"/>
        </w:rPr>
        <w:t>的设计</w:t>
      </w:r>
    </w:p>
    <w:p w14:paraId="4106DDE9" w14:textId="77777777" w:rsidR="00957881" w:rsidRDefault="00000000">
      <w:pPr>
        <w:pStyle w:val="FirstParagraph"/>
      </w:pPr>
      <w:r>
        <w:t xml:space="preserve">Layer 3 </w:t>
      </w:r>
      <w:r>
        <w:rPr>
          <w:rFonts w:hint="eastAsia"/>
        </w:rPr>
        <w:t>的核心思想是：放弃本实例，交还给</w:t>
      </w:r>
      <w:r>
        <w:t xml:space="preserve"> Dispatcher </w:t>
      </w:r>
      <w:r>
        <w:rPr>
          <w:rFonts w:hint="eastAsia"/>
        </w:rPr>
        <w:t>重新分发。图</w:t>
      </w:r>
      <w:r>
        <w:t xml:space="preserve"> 6 </w:t>
      </w:r>
      <w:r>
        <w:rPr>
          <w:rFonts w:hint="eastAsia"/>
        </w:rPr>
        <w:t>展示了</w:t>
      </w:r>
      <w:r>
        <w:t xml:space="preserve"> Dispatcher </w:t>
      </w:r>
      <w:r>
        <w:rPr>
          <w:rFonts w:hint="eastAsia"/>
        </w:rPr>
        <w:t>侧的主分发流程；</w:t>
      </w:r>
      <w:r>
        <w:rPr>
          <w:rFonts w:hint="eastAsia"/>
        </w:rPr>
        <w:t>Layer</w:t>
      </w:r>
      <w:r>
        <w:t xml:space="preserve"> 3 </w:t>
      </w:r>
      <w:r>
        <w:rPr>
          <w:rFonts w:hint="eastAsia"/>
        </w:rPr>
        <w:t>触发后，</w:t>
      </w:r>
      <w:r>
        <w:rPr>
          <w:rFonts w:hint="eastAsia"/>
        </w:rPr>
        <w:t>Pod</w:t>
      </w:r>
      <w:r>
        <w:t xml:space="preserve"> </w:t>
      </w:r>
      <w:r>
        <w:rPr>
          <w:rFonts w:hint="eastAsia"/>
        </w:rPr>
        <w:t>因</w:t>
      </w:r>
      <w:r>
        <w:t xml:space="preserve"> scheduler-name </w:t>
      </w:r>
      <w:r>
        <w:rPr>
          <w:rFonts w:hint="eastAsia"/>
        </w:rPr>
        <w:t>注解被清空而被</w:t>
      </w:r>
      <w:r>
        <w:t xml:space="preserve"> Dispatcher </w:t>
      </w:r>
      <w:r>
        <w:rPr>
          <w:rFonts w:hint="eastAsia"/>
        </w:rPr>
        <w:t>的</w:t>
      </w:r>
      <w:r>
        <w:t xml:space="preserve"> Informer </w:t>
      </w:r>
      <w:r>
        <w:rPr>
          <w:rFonts w:hint="eastAsia"/>
        </w:rPr>
        <w:t>重新观察到，从图</w:t>
      </w:r>
      <w:r>
        <w:t xml:space="preserve"> 6 </w:t>
      </w:r>
      <w:r>
        <w:rPr>
          <w:rFonts w:hint="eastAsia"/>
        </w:rPr>
        <w:t>顶端的</w:t>
      </w:r>
      <w:r>
        <w:t xml:space="preserve"> SortedPodsQueue </w:t>
      </w:r>
      <w:r>
        <w:rPr>
          <w:rFonts w:hint="eastAsia"/>
        </w:rPr>
        <w:t>重新进入分发。图</w:t>
      </w:r>
      <w:r>
        <w:t xml:space="preserve"> 7 </w:t>
      </w:r>
      <w:r>
        <w:rPr>
          <w:rFonts w:hint="eastAsia"/>
        </w:rPr>
        <w:t>单列展示</w:t>
      </w:r>
      <w:r>
        <w:t xml:space="preserve"> Dispatcher </w:t>
      </w:r>
      <w:r>
        <w:rPr>
          <w:rFonts w:hint="eastAsia"/>
        </w:rPr>
        <w:t>分发自身失败（</w:t>
      </w:r>
      <w:r>
        <w:t xml:space="preserve">PatchPod API </w:t>
      </w:r>
      <w:r>
        <w:rPr>
          <w:rFonts w:hint="eastAsia"/>
        </w:rPr>
        <w:t>调用失败）时的处理，与</w:t>
      </w:r>
      <w:r>
        <w:t xml:space="preserve"> Layer 3 </w:t>
      </w:r>
      <w:r>
        <w:rPr>
          <w:rFonts w:hint="eastAsia"/>
        </w:rPr>
        <w:t>是独立的两条错误路径。</w:t>
      </w:r>
    </w:p>
    <w:p w14:paraId="3F7C00F9" w14:textId="77777777" w:rsidR="00957881" w:rsidRDefault="00000000">
      <w:pPr>
        <w:pStyle w:val="CaptionedFigure"/>
      </w:pPr>
      <w:r>
        <w:rPr>
          <w:noProof/>
        </w:rPr>
        <w:lastRenderedPageBreak/>
        <w:drawing>
          <wp:inline distT="0" distB="0" distL="0" distR="0" wp14:anchorId="561A83CD" wp14:editId="53C18D12">
            <wp:extent cx="4879009" cy="8221916"/>
            <wp:effectExtent l="0" t="0" r="0" b="0"/>
            <wp:docPr id="103" name="Picture" descr="图 6 Dispatcher 策略分发的嵌套决策路径（先按 PodGroup 分流，再由 SupportRescheduling FeatureGate 决定 Owner 亲和或默认负载均衡）"/>
            <wp:cNvGraphicFramePr/>
            <a:graphic xmlns:a="http://schemas.openxmlformats.org/drawingml/2006/main">
              <a:graphicData uri="http://schemas.openxmlformats.org/drawingml/2006/picture">
                <pic:pic xmlns:pic="http://schemas.openxmlformats.org/drawingml/2006/picture">
                  <pic:nvPicPr>
                    <pic:cNvPr id="104" name="Picture" descr="../figures/fig4-2a-dispatcher-main-flow.png"/>
                    <pic:cNvPicPr>
                      <a:picLocks noChangeAspect="1" noChangeArrowheads="1"/>
                    </pic:cNvPicPr>
                  </pic:nvPicPr>
                  <pic:blipFill>
                    <a:blip r:embed="rId13"/>
                    <a:stretch>
                      <a:fillRect/>
                    </a:stretch>
                  </pic:blipFill>
                  <pic:spPr bwMode="auto">
                    <a:xfrm>
                      <a:off x="0" y="0"/>
                      <a:ext cx="5003949" cy="8432461"/>
                    </a:xfrm>
                    <a:prstGeom prst="rect">
                      <a:avLst/>
                    </a:prstGeom>
                    <a:noFill/>
                    <a:ln w="9525">
                      <a:noFill/>
                      <a:headEnd/>
                      <a:tailEnd/>
                    </a:ln>
                  </pic:spPr>
                </pic:pic>
              </a:graphicData>
            </a:graphic>
          </wp:inline>
        </w:drawing>
      </w:r>
    </w:p>
    <w:p w14:paraId="133E1552" w14:textId="77777777" w:rsidR="00957881" w:rsidRDefault="00000000">
      <w:pPr>
        <w:pStyle w:val="ImageCaption"/>
      </w:pPr>
      <w:r>
        <w:rPr>
          <w:rFonts w:hint="eastAsia"/>
        </w:rPr>
        <w:t>图</w:t>
      </w:r>
      <w:r>
        <w:t xml:space="preserve"> 6 Dispatcher </w:t>
      </w:r>
      <w:r>
        <w:rPr>
          <w:rFonts w:hint="eastAsia"/>
        </w:rPr>
        <w:t>策略分发的嵌套决策路径（先按</w:t>
      </w:r>
      <w:r>
        <w:t xml:space="preserve"> PodGroup </w:t>
      </w:r>
      <w:r>
        <w:rPr>
          <w:rFonts w:hint="eastAsia"/>
        </w:rPr>
        <w:t>分流，再由</w:t>
      </w:r>
      <w:r>
        <w:t xml:space="preserve"> SupportRescheduling FeatureGate </w:t>
      </w:r>
      <w:r>
        <w:rPr>
          <w:rFonts w:hint="eastAsia"/>
        </w:rPr>
        <w:t>决定</w:t>
      </w:r>
      <w:r>
        <w:t xml:space="preserve"> Owner </w:t>
      </w:r>
      <w:r>
        <w:rPr>
          <w:rFonts w:hint="eastAsia"/>
        </w:rPr>
        <w:t>亲和或默认负载均衡）</w:t>
      </w:r>
    </w:p>
    <w:p w14:paraId="4FC49B7E" w14:textId="77777777" w:rsidR="00957881" w:rsidRDefault="00000000">
      <w:pPr>
        <w:pStyle w:val="CaptionedFigure"/>
      </w:pPr>
      <w:r>
        <w:rPr>
          <w:noProof/>
        </w:rPr>
        <w:lastRenderedPageBreak/>
        <w:drawing>
          <wp:inline distT="0" distB="0" distL="0" distR="0" wp14:anchorId="5B37DE35" wp14:editId="68C2DEB1">
            <wp:extent cx="5394192" cy="8498541"/>
            <wp:effectExtent l="0" t="0" r="3810" b="0"/>
            <wp:docPr id="106" name="Picture" descr="图 7 Dispatcher 分发失败的处理（PatchPod 失败 / Pod 已删除）"/>
            <wp:cNvGraphicFramePr/>
            <a:graphic xmlns:a="http://schemas.openxmlformats.org/drawingml/2006/main">
              <a:graphicData uri="http://schemas.openxmlformats.org/drawingml/2006/picture">
                <pic:pic xmlns:pic="http://schemas.openxmlformats.org/drawingml/2006/picture">
                  <pic:nvPicPr>
                    <pic:cNvPr id="107" name="Picture" descr="../figures/fig4-2b-dispatcher-error-recovery.png"/>
                    <pic:cNvPicPr>
                      <a:picLocks noChangeAspect="1" noChangeArrowheads="1"/>
                    </pic:cNvPicPr>
                  </pic:nvPicPr>
                  <pic:blipFill>
                    <a:blip r:embed="rId14"/>
                    <a:stretch>
                      <a:fillRect/>
                    </a:stretch>
                  </pic:blipFill>
                  <pic:spPr bwMode="auto">
                    <a:xfrm>
                      <a:off x="0" y="0"/>
                      <a:ext cx="5415532" cy="8532162"/>
                    </a:xfrm>
                    <a:prstGeom prst="rect">
                      <a:avLst/>
                    </a:prstGeom>
                    <a:noFill/>
                    <a:ln w="9525">
                      <a:noFill/>
                      <a:headEnd/>
                      <a:tailEnd/>
                    </a:ln>
                  </pic:spPr>
                </pic:pic>
              </a:graphicData>
            </a:graphic>
          </wp:inline>
        </w:drawing>
      </w:r>
    </w:p>
    <w:p w14:paraId="448E0D29" w14:textId="77777777" w:rsidR="00957881" w:rsidRDefault="00000000">
      <w:pPr>
        <w:pStyle w:val="ImageCaption"/>
      </w:pPr>
      <w:r>
        <w:rPr>
          <w:rFonts w:hint="eastAsia"/>
        </w:rPr>
        <w:t>图</w:t>
      </w:r>
      <w:r>
        <w:t xml:space="preserve"> 7 Dispatcher </w:t>
      </w:r>
      <w:r>
        <w:rPr>
          <w:rFonts w:hint="eastAsia"/>
        </w:rPr>
        <w:t>分发失败的处理（</w:t>
      </w:r>
      <w:r>
        <w:t xml:space="preserve">PatchPod </w:t>
      </w:r>
      <w:r>
        <w:rPr>
          <w:rFonts w:hint="eastAsia"/>
        </w:rPr>
        <w:t>失败</w:t>
      </w:r>
      <w:r>
        <w:t xml:space="preserve"> / Pod </w:t>
      </w:r>
      <w:r>
        <w:rPr>
          <w:rFonts w:hint="eastAsia"/>
        </w:rPr>
        <w:t>已删除）</w:t>
      </w:r>
    </w:p>
    <w:p w14:paraId="189BB650" w14:textId="77777777" w:rsidR="00957881" w:rsidRDefault="00000000">
      <w:pPr>
        <w:pStyle w:val="BodyText"/>
      </w:pPr>
      <w:r>
        <w:lastRenderedPageBreak/>
        <w:t xml:space="preserve">Layer 3 </w:t>
      </w:r>
      <w:r>
        <w:rPr>
          <w:rFonts w:hint="eastAsia"/>
        </w:rPr>
        <w:t>的具体操作序列为：</w:t>
      </w:r>
    </w:p>
    <w:p w14:paraId="28ADDB6D" w14:textId="77777777" w:rsidR="00957881" w:rsidRDefault="00000000">
      <w:pPr>
        <w:pStyle w:val="BodyText"/>
      </w:pPr>
      <w:r>
        <w:rPr>
          <w:rFonts w:hint="eastAsia"/>
        </w:rPr>
        <w:t>（</w:t>
      </w:r>
      <w:r>
        <w:rPr>
          <w:rFonts w:hint="eastAsia"/>
        </w:rPr>
        <w:t>1</w:t>
      </w:r>
      <w:r>
        <w:rPr>
          <w:rFonts w:hint="eastAsia"/>
        </w:rPr>
        <w:t>）</w:t>
      </w:r>
      <w:r>
        <w:rPr>
          <w:rFonts w:hint="eastAsia"/>
        </w:rPr>
        <w:t>Scheduler</w:t>
      </w:r>
      <w:r>
        <w:t xml:space="preserve"> </w:t>
      </w:r>
      <w:r>
        <w:rPr>
          <w:rFonts w:hint="eastAsia"/>
        </w:rPr>
        <w:t>侧清理：</w:t>
      </w:r>
      <w:r>
        <w:rPr>
          <w:rFonts w:hint="eastAsia"/>
        </w:rPr>
        <w:t>Scheduler</w:t>
      </w:r>
      <w:r>
        <w:t xml:space="preserve"> A </w:t>
      </w:r>
      <w:r>
        <w:rPr>
          <w:rFonts w:hint="eastAsia"/>
        </w:rPr>
        <w:t>在决定回退时，通过一次</w:t>
      </w:r>
      <w:r>
        <w:t xml:space="preserve"> PatchPod </w:t>
      </w:r>
      <w:r>
        <w:rPr>
          <w:rFonts w:hint="eastAsia"/>
        </w:rPr>
        <w:t>原子提交两个注解修改——将</w:t>
      </w:r>
      <w:r>
        <w:t xml:space="preserve"> pod-state </w:t>
      </w:r>
      <w:r>
        <w:rPr>
          <w:rFonts w:hint="eastAsia"/>
        </w:rPr>
        <w:t>注解设为</w:t>
      </w:r>
      <w:r>
        <w:t xml:space="preserve"> Pending</w:t>
      </w:r>
      <w:r>
        <w:rPr>
          <w:rFonts w:hint="eastAsia"/>
        </w:rPr>
        <w:t>，同时删除</w:t>
      </w:r>
      <w:r>
        <w:t xml:space="preserve"> scheduler-name </w:t>
      </w:r>
      <w:r>
        <w:rPr>
          <w:rFonts w:hint="eastAsia"/>
        </w:rPr>
        <w:t>注解；此外将本</w:t>
      </w:r>
      <w:r>
        <w:t xml:space="preserve"> Scheduler </w:t>
      </w:r>
      <w:r>
        <w:rPr>
          <w:rFonts w:hint="eastAsia"/>
        </w:rPr>
        <w:t>名追加到</w:t>
      </w:r>
      <w:r>
        <w:t xml:space="preserve"> failed-schedulers </w:t>
      </w:r>
      <w:r>
        <w:rPr>
          <w:rFonts w:hint="eastAsia"/>
        </w:rPr>
        <w:t>注解，避免下一轮</w:t>
      </w:r>
      <w:r>
        <w:t xml:space="preserve"> Dispatcher </w:t>
      </w:r>
      <w:r>
        <w:rPr>
          <w:rFonts w:hint="eastAsia"/>
        </w:rPr>
        <w:t>再次分发到同一实例。</w:t>
      </w:r>
    </w:p>
    <w:p w14:paraId="30C7BF90" w14:textId="77777777" w:rsidR="00957881" w:rsidRDefault="00000000">
      <w:pPr>
        <w:pStyle w:val="BodyText"/>
      </w:pPr>
      <w:r>
        <w:rPr>
          <w:rFonts w:hint="eastAsia"/>
        </w:rPr>
        <w:t>由于</w:t>
      </w:r>
      <w:r>
        <w:t xml:space="preserve"> PatchPod </w:t>
      </w:r>
      <w:r>
        <w:rPr>
          <w:rFonts w:hint="eastAsia"/>
        </w:rPr>
        <w:t>通过</w:t>
      </w:r>
      <w:r>
        <w:t xml:space="preserve"> etcd </w:t>
      </w:r>
      <w:r>
        <w:rPr>
          <w:rFonts w:hint="eastAsia"/>
        </w:rPr>
        <w:t>事务原子提交，</w:t>
      </w:r>
      <w:r>
        <w:rPr>
          <w:rFonts w:hint="eastAsia"/>
        </w:rPr>
        <w:t>Dispatcher</w:t>
      </w:r>
      <w:r>
        <w:t xml:space="preserve"> </w:t>
      </w:r>
      <w:r>
        <w:rPr>
          <w:rFonts w:hint="eastAsia"/>
        </w:rPr>
        <w:t>观察到的必然是</w:t>
      </w:r>
      <w:r>
        <w:t xml:space="preserve"> patch </w:t>
      </w:r>
      <w:r>
        <w:rPr>
          <w:rFonts w:hint="eastAsia"/>
        </w:rPr>
        <w:t>完成后的最终状态，不存在”</w:t>
      </w:r>
      <w:r>
        <w:t xml:space="preserve">scheduler-name </w:t>
      </w:r>
      <w:r>
        <w:rPr>
          <w:rFonts w:hint="eastAsia"/>
        </w:rPr>
        <w:t>已清但</w:t>
      </w:r>
      <w:r>
        <w:t xml:space="preserve"> pod-state </w:t>
      </w:r>
      <w:r>
        <w:rPr>
          <w:rFonts w:hint="eastAsia"/>
        </w:rPr>
        <w:t>仍为</w:t>
      </w:r>
      <w:r>
        <w:t xml:space="preserve"> Dispatched</w:t>
      </w:r>
      <w:r>
        <w:rPr>
          <w:rFonts w:hint="eastAsia"/>
        </w:rPr>
        <w:t>“的中间态。</w:t>
      </w:r>
    </w:p>
    <w:p w14:paraId="7A0CBE6B" w14:textId="77777777" w:rsidR="00957881" w:rsidRDefault="00000000">
      <w:pPr>
        <w:pStyle w:val="BodyText"/>
      </w:pPr>
      <w:r>
        <w:rPr>
          <w:rFonts w:hint="eastAsia"/>
        </w:rPr>
        <w:t>（</w:t>
      </w:r>
      <w:r>
        <w:rPr>
          <w:rFonts w:hint="eastAsia"/>
        </w:rPr>
        <w:t>2</w:t>
      </w:r>
      <w:r>
        <w:rPr>
          <w:rFonts w:hint="eastAsia"/>
        </w:rPr>
        <w:t>）</w:t>
      </w:r>
      <w:r>
        <w:rPr>
          <w:rFonts w:hint="eastAsia"/>
        </w:rPr>
        <w:t>Dispatcher</w:t>
      </w:r>
      <w:r>
        <w:t xml:space="preserve"> </w:t>
      </w:r>
      <w:r>
        <w:rPr>
          <w:rFonts w:hint="eastAsia"/>
        </w:rPr>
        <w:t>侧重分发：</w:t>
      </w:r>
      <w:r>
        <w:rPr>
          <w:rFonts w:hint="eastAsia"/>
        </w:rPr>
        <w:t>Dispatcher</w:t>
      </w:r>
      <w:r>
        <w:t xml:space="preserve"> </w:t>
      </w:r>
      <w:r>
        <w:rPr>
          <w:rFonts w:hint="eastAsia"/>
        </w:rPr>
        <w:t>通过</w:t>
      </w:r>
      <w:r>
        <w:t xml:space="preserve"> Informer </w:t>
      </w:r>
      <w:r>
        <w:rPr>
          <w:rFonts w:hint="eastAsia"/>
        </w:rPr>
        <w:t>观察到</w:t>
      </w:r>
      <w:r>
        <w:t xml:space="preserve"> scheduler-name </w:t>
      </w:r>
      <w:r>
        <w:rPr>
          <w:rFonts w:hint="eastAsia"/>
        </w:rPr>
        <w:t>被清除的</w:t>
      </w:r>
      <w:r>
        <w:t xml:space="preserve"> </w:t>
      </w:r>
      <w:r>
        <w:rPr>
          <w:rFonts w:hint="eastAsia"/>
        </w:rPr>
        <w:t>Pod</w:t>
      </w:r>
      <w:r>
        <w:rPr>
          <w:rFonts w:hint="eastAsia"/>
        </w:rPr>
        <w:t>，将其重新纳入</w:t>
      </w:r>
      <w:r>
        <w:t xml:space="preserve"> SortedPodsQueue</w:t>
      </w:r>
      <w:r>
        <w:rPr>
          <w:rFonts w:hint="eastAsia"/>
        </w:rPr>
        <w:t>（对应图</w:t>
      </w:r>
      <w:r>
        <w:t xml:space="preserve"> 6 </w:t>
      </w:r>
      <w:r>
        <w:rPr>
          <w:rFonts w:hint="eastAsia"/>
        </w:rPr>
        <w:t>顶端）参与下一轮分发。</w:t>
      </w:r>
    </w:p>
    <w:p w14:paraId="55F1F72C" w14:textId="77777777" w:rsidR="00957881" w:rsidRDefault="00000000">
      <w:pPr>
        <w:pStyle w:val="BodyText"/>
      </w:pPr>
      <w:r>
        <w:rPr>
          <w:rFonts w:hint="eastAsia"/>
        </w:rPr>
        <w:t>（</w:t>
      </w:r>
      <w:r>
        <w:rPr>
          <w:rFonts w:hint="eastAsia"/>
        </w:rPr>
        <w:t>3</w:t>
      </w:r>
      <w:r>
        <w:rPr>
          <w:rFonts w:hint="eastAsia"/>
        </w:rPr>
        <w:t>）幂等重分发：</w:t>
      </w:r>
      <w:r>
        <w:rPr>
          <w:rFonts w:hint="eastAsia"/>
        </w:rPr>
        <w:t>Dispatcher</w:t>
      </w:r>
      <w:r>
        <w:t xml:space="preserve"> </w:t>
      </w:r>
      <w:r>
        <w:rPr>
          <w:rFonts w:hint="eastAsia"/>
        </w:rPr>
        <w:t>的</w:t>
      </w:r>
      <w:r>
        <w:t xml:space="preserve"> selectScheduler </w:t>
      </w:r>
      <w:r>
        <w:rPr>
          <w:rFonts w:hint="eastAsia"/>
        </w:rPr>
        <w:t>方法是幂等的——多次调用最终会写入同一个</w:t>
      </w:r>
      <w:r>
        <w:t xml:space="preserve"> scheduler-name </w:t>
      </w:r>
      <w:r>
        <w:rPr>
          <w:rFonts w:hint="eastAsia"/>
        </w:rPr>
        <w:t>注解（这一注解通过</w:t>
      </w:r>
      <w:r>
        <w:t xml:space="preserve"> API Server </w:t>
      </w:r>
      <w:r>
        <w:rPr>
          <w:rFonts w:hint="eastAsia"/>
        </w:rPr>
        <w:t>的</w:t>
      </w:r>
      <w:r>
        <w:t xml:space="preserve"> Patch </w:t>
      </w:r>
      <w:r>
        <w:rPr>
          <w:rFonts w:hint="eastAsia"/>
        </w:rPr>
        <w:t>语义</w:t>
      </w:r>
      <w:r>
        <w:t xml:space="preserve"> + resourceVersion </w:t>
      </w:r>
      <w:r>
        <w:rPr>
          <w:rFonts w:hint="eastAsia"/>
        </w:rPr>
        <w:t>保证并发安全）。因此即使</w:t>
      </w:r>
      <w:r>
        <w:t xml:space="preserve"> Layer 3 </w:t>
      </w:r>
      <w:r>
        <w:rPr>
          <w:rFonts w:hint="eastAsia"/>
        </w:rPr>
        <w:t>触发时</w:t>
      </w:r>
      <w:r>
        <w:t xml:space="preserve"> Dispatcher </w:t>
      </w:r>
      <w:r>
        <w:rPr>
          <w:rFonts w:hint="eastAsia"/>
        </w:rPr>
        <w:t>恰好也在处理该</w:t>
      </w:r>
      <w:r>
        <w:t xml:space="preserve"> </w:t>
      </w:r>
      <w:r>
        <w:rPr>
          <w:rFonts w:hint="eastAsia"/>
        </w:rPr>
        <w:t>Pod</w:t>
      </w:r>
      <w:r>
        <w:rPr>
          <w:rFonts w:hint="eastAsia"/>
        </w:rPr>
        <w:t>，也不会产生错误的分发结果。</w:t>
      </w:r>
    </w:p>
    <w:p w14:paraId="3EA426D4" w14:textId="77777777" w:rsidR="00957881" w:rsidRDefault="00000000">
      <w:pPr>
        <w:pStyle w:val="Heading3"/>
        <w:spacing w:before="156" w:after="156"/>
      </w:pPr>
      <w:bookmarkStart w:id="303" w:name="layer-3-与-layer-0-的相互衔接"/>
      <w:bookmarkEnd w:id="302"/>
      <w:r>
        <w:t>4.5.3</w:t>
      </w:r>
      <w:r>
        <w:t xml:space="preserve">　</w:t>
      </w:r>
      <w:r>
        <w:t xml:space="preserve">Layer 3 </w:t>
      </w:r>
      <w:r>
        <w:rPr>
          <w:rFonts w:hint="eastAsia"/>
        </w:rPr>
        <w:t>与</w:t>
      </w:r>
      <w:r>
        <w:t xml:space="preserve"> Layer 0 </w:t>
      </w:r>
      <w:r>
        <w:rPr>
          <w:rFonts w:hint="eastAsia"/>
        </w:rPr>
        <w:t>的相互衔接</w:t>
      </w:r>
    </w:p>
    <w:p w14:paraId="3A7276AC" w14:textId="77777777" w:rsidR="00957881" w:rsidRDefault="00000000">
      <w:pPr>
        <w:pStyle w:val="FirstParagraph"/>
      </w:pPr>
      <w:r>
        <w:t xml:space="preserve">Layer 3 </w:t>
      </w:r>
      <w:r>
        <w:rPr>
          <w:rFonts w:hint="eastAsia"/>
        </w:rPr>
        <w:t>与</w:t>
      </w:r>
      <w:r>
        <w:t xml:space="preserve"> Layer 0 </w:t>
      </w:r>
      <w:r>
        <w:rPr>
          <w:rFonts w:hint="eastAsia"/>
        </w:rPr>
        <w:t>相互衔接，构成一条自我修复的回路。</w:t>
      </w:r>
      <w:r>
        <w:rPr>
          <w:rFonts w:hint="eastAsia"/>
        </w:rPr>
        <w:t>Layer</w:t>
      </w:r>
      <w:r>
        <w:t xml:space="preserve"> 3 </w:t>
      </w:r>
      <w:r>
        <w:rPr>
          <w:rFonts w:hint="eastAsia"/>
        </w:rPr>
        <w:t>清除</w:t>
      </w:r>
      <w:r>
        <w:t xml:space="preserve"> scheduler-name </w:t>
      </w:r>
      <w:r>
        <w:rPr>
          <w:rFonts w:hint="eastAsia"/>
        </w:rPr>
        <w:t>注解后，</w:t>
      </w:r>
      <w:r>
        <w:rPr>
          <w:rFonts w:hint="eastAsia"/>
        </w:rPr>
        <w:t>Pod</w:t>
      </w:r>
      <w:r>
        <w:t xml:space="preserve"> </w:t>
      </w:r>
      <w:r>
        <w:rPr>
          <w:rFonts w:hint="eastAsia"/>
        </w:rPr>
        <w:t>交由</w:t>
      </w:r>
      <w:r>
        <w:t xml:space="preserve"> Dispatcher </w:t>
      </w:r>
      <w:r>
        <w:rPr>
          <w:rFonts w:hint="eastAsia"/>
        </w:rPr>
        <w:t>重新分发到另一</w:t>
      </w:r>
      <w:r>
        <w:t xml:space="preserve"> Scheduler </w:t>
      </w:r>
      <w:r>
        <w:rPr>
          <w:rFonts w:hint="eastAsia"/>
        </w:rPr>
        <w:t>B</w:t>
      </w:r>
      <w:r>
        <w:rPr>
          <w:rFonts w:hint="eastAsia"/>
        </w:rPr>
        <w:t>；</w:t>
      </w:r>
      <w:r>
        <w:rPr>
          <w:rFonts w:hint="eastAsia"/>
        </w:rPr>
        <w:t>Scheduler</w:t>
      </w:r>
      <w:r>
        <w:t xml:space="preserve"> B </w:t>
      </w:r>
      <w:r>
        <w:rPr>
          <w:rFonts w:hint="eastAsia"/>
        </w:rPr>
        <w:t>在自己的分区内独立完成</w:t>
      </w:r>
      <w:r>
        <w:t xml:space="preserve"> </w:t>
      </w:r>
      <w:r>
        <w:rPr>
          <w:rFonts w:hint="eastAsia"/>
        </w:rPr>
        <w:t>Filter/Score/Reserve</w:t>
      </w:r>
      <w:r>
        <w:rPr>
          <w:rFonts w:hint="eastAsia"/>
        </w:rPr>
        <w:t>，选定的候选节点在</w:t>
      </w:r>
      <w:r>
        <w:t xml:space="preserve"> Bind </w:t>
      </w:r>
      <w:r>
        <w:rPr>
          <w:rFonts w:hint="eastAsia"/>
        </w:rPr>
        <w:t>前接受</w:t>
      </w:r>
      <w:r>
        <w:t xml:space="preserve"> Layer 0 </w:t>
      </w:r>
      <w:r>
        <w:rPr>
          <w:rFonts w:hint="eastAsia"/>
        </w:rPr>
        <w:t>校验。稳态下</w:t>
      </w:r>
      <w:r>
        <w:t xml:space="preserve"> Scheduler B </w:t>
      </w:r>
      <w:r>
        <w:rPr>
          <w:rFonts w:hint="eastAsia"/>
        </w:rPr>
        <w:t>只从自身分区内选节点，</w:t>
      </w:r>
      <w:r>
        <w:rPr>
          <w:rFonts w:hint="eastAsia"/>
        </w:rPr>
        <w:t>Layer</w:t>
      </w:r>
      <w:r>
        <w:t xml:space="preserve"> 0 </w:t>
      </w:r>
      <w:r>
        <w:rPr>
          <w:rFonts w:hint="eastAsia"/>
        </w:rPr>
        <w:t>校验必然通过，</w:t>
      </w:r>
      <w:r>
        <w:rPr>
          <w:rFonts w:hint="eastAsia"/>
        </w:rPr>
        <w:t>Bind</w:t>
      </w:r>
      <w:r>
        <w:t xml:space="preserve"> API </w:t>
      </w:r>
      <w:r>
        <w:rPr>
          <w:rFonts w:hint="eastAsia"/>
        </w:rPr>
        <w:t>完成绑定。仅当分区表处于短暂不一致的窗口——例如某节点归属刚被</w:t>
      </w:r>
      <w:r>
        <w:t xml:space="preserve"> Dispatcher </w:t>
      </w:r>
      <w:r>
        <w:rPr>
          <w:rFonts w:hint="eastAsia"/>
        </w:rPr>
        <w:t>修改、</w:t>
      </w:r>
      <w:r>
        <w:rPr>
          <w:rFonts w:hint="eastAsia"/>
        </w:rPr>
        <w:t>Scheduler</w:t>
      </w:r>
      <w:r>
        <w:t xml:space="preserve"> B </w:t>
      </w:r>
      <w:r>
        <w:rPr>
          <w:rFonts w:hint="eastAsia"/>
        </w:rPr>
        <w:t>的</w:t>
      </w:r>
      <w:r>
        <w:t xml:space="preserve"> Informer </w:t>
      </w:r>
      <w:r>
        <w:rPr>
          <w:rFonts w:hint="eastAsia"/>
        </w:rPr>
        <w:t>尚未刷新到最新注解——</w:t>
      </w:r>
      <w:r>
        <w:rPr>
          <w:rFonts w:hint="eastAsia"/>
        </w:rPr>
        <w:t>Layer</w:t>
      </w:r>
      <w:r>
        <w:t xml:space="preserve"> 0 </w:t>
      </w:r>
      <w:r>
        <w:rPr>
          <w:rFonts w:hint="eastAsia"/>
        </w:rPr>
        <w:t>才可能拦截当次</w:t>
      </w:r>
      <w:r>
        <w:t xml:space="preserve"> </w:t>
      </w:r>
      <w:r>
        <w:rPr>
          <w:rFonts w:hint="eastAsia"/>
        </w:rPr>
        <w:t>Bind</w:t>
      </w:r>
      <w:r>
        <w:rPr>
          <w:rFonts w:hint="eastAsia"/>
        </w:rPr>
        <w:t>，此时再次进入</w:t>
      </w:r>
      <w:r>
        <w:t xml:space="preserve"> Layer 3 </w:t>
      </w:r>
      <w:r>
        <w:rPr>
          <w:rFonts w:hint="eastAsia"/>
        </w:rPr>
        <w:t>回退，</w:t>
      </w:r>
      <w:r>
        <w:rPr>
          <w:rFonts w:hint="eastAsia"/>
        </w:rPr>
        <w:t>Pod</w:t>
      </w:r>
      <w:r>
        <w:t xml:space="preserve"> </w:t>
      </w:r>
      <w:r>
        <w:rPr>
          <w:rFonts w:hint="eastAsia"/>
        </w:rPr>
        <w:t>交回</w:t>
      </w:r>
      <w:r>
        <w:t xml:space="preserve"> </w:t>
      </w:r>
      <w:r>
        <w:rPr>
          <w:rFonts w:hint="eastAsia"/>
        </w:rPr>
        <w:t>Dispatcher</w:t>
      </w:r>
      <w:r>
        <w:rPr>
          <w:rFonts w:hint="eastAsia"/>
        </w:rPr>
        <w:t>。这一循环受</w:t>
      </w:r>
      <w:r>
        <w:t xml:space="preserve"> Informer </w:t>
      </w:r>
      <w:r>
        <w:rPr>
          <w:rFonts w:hint="eastAsia"/>
        </w:rPr>
        <w:t>最终一致性约束，节点归属稳定后必然终止。</w:t>
      </w:r>
    </w:p>
    <w:p w14:paraId="543F6E4A" w14:textId="77777777" w:rsidR="00957881" w:rsidRDefault="00000000">
      <w:pPr>
        <w:pStyle w:val="BodyText"/>
      </w:pPr>
      <w:r>
        <w:rPr>
          <w:rFonts w:hint="eastAsia"/>
        </w:rPr>
        <w:t>这条回路保证了无论故障如何组合，</w:t>
      </w:r>
      <w:r>
        <w:rPr>
          <w:rFonts w:hint="eastAsia"/>
        </w:rPr>
        <w:t>Pod</w:t>
      </w:r>
      <w:r>
        <w:t xml:space="preserve"> </w:t>
      </w:r>
      <w:r>
        <w:rPr>
          <w:rFonts w:hint="eastAsia"/>
        </w:rPr>
        <w:t>最终要么被正确绑定到一个节点，要么持续处于</w:t>
      </w:r>
      <w:r>
        <w:t xml:space="preserve"> Pending </w:t>
      </w:r>
      <w:r>
        <w:rPr>
          <w:rFonts w:hint="eastAsia"/>
        </w:rPr>
        <w:t>状态等待条件改善，不会陷入”错误绑定”或”永久卡死”的中间态。</w:t>
      </w:r>
    </w:p>
    <w:p w14:paraId="2076E381" w14:textId="77777777" w:rsidR="00957881" w:rsidRDefault="00000000">
      <w:pPr>
        <w:pStyle w:val="Heading2"/>
        <w:spacing w:before="156" w:after="156"/>
      </w:pPr>
      <w:bookmarkStart w:id="304" w:name="_Toc241154077"/>
      <w:bookmarkStart w:id="305" w:name="一致性论证"/>
      <w:bookmarkEnd w:id="300"/>
      <w:bookmarkEnd w:id="303"/>
      <w:r>
        <w:t>4.6</w:t>
      </w:r>
      <w:r>
        <w:t xml:space="preserve">　</w:t>
      </w:r>
      <w:r>
        <w:rPr>
          <w:rFonts w:hint="eastAsia"/>
        </w:rPr>
        <w:t>一致性论证</w:t>
      </w:r>
      <w:bookmarkEnd w:id="304"/>
    </w:p>
    <w:p w14:paraId="0C027E72" w14:textId="77777777" w:rsidR="00957881" w:rsidRDefault="00000000">
      <w:pPr>
        <w:pStyle w:val="FirstParagraph"/>
      </w:pPr>
      <w:r>
        <w:rPr>
          <w:rFonts w:hint="eastAsia"/>
        </w:rPr>
        <w:t>本节给出四层容错机制维持核心不变量</w:t>
      </w:r>
      <w:r>
        <w:t xml:space="preserve"> I </w:t>
      </w:r>
      <w:r>
        <w:rPr>
          <w:rFonts w:hint="eastAsia"/>
        </w:rPr>
        <w:t>的完整论证。图</w:t>
      </w:r>
      <w:r>
        <w:t xml:space="preserve"> 8 </w:t>
      </w:r>
      <w:r>
        <w:rPr>
          <w:rFonts w:hint="eastAsia"/>
        </w:rPr>
        <w:t>综合展示了</w:t>
      </w:r>
      <w:r>
        <w:t xml:space="preserve"> 4 </w:t>
      </w:r>
      <w:r>
        <w:rPr>
          <w:rFonts w:hint="eastAsia"/>
        </w:rPr>
        <w:t>类故障场景、</w:t>
      </w:r>
      <w:r>
        <w:rPr>
          <w:rFonts w:hint="eastAsia"/>
        </w:rPr>
        <w:t>4</w:t>
      </w:r>
      <w:r>
        <w:t xml:space="preserve"> </w:t>
      </w:r>
      <w:r>
        <w:rPr>
          <w:rFonts w:hint="eastAsia"/>
        </w:rPr>
        <w:t>层防御、以及</w:t>
      </w:r>
      <w:r>
        <w:t xml:space="preserve"> 4 </w:t>
      </w:r>
      <w:r>
        <w:rPr>
          <w:rFonts w:hint="eastAsia"/>
        </w:rPr>
        <w:t>项证明要点的对应关系。</w:t>
      </w:r>
    </w:p>
    <w:p w14:paraId="56B97FD4" w14:textId="77777777" w:rsidR="00957881" w:rsidRDefault="00000000">
      <w:pPr>
        <w:pStyle w:val="CaptionedFigure"/>
      </w:pPr>
      <w:r>
        <w:rPr>
          <w:noProof/>
        </w:rPr>
        <w:lastRenderedPageBreak/>
        <w:drawing>
          <wp:inline distT="0" distB="0" distL="0" distR="0" wp14:anchorId="0B7A29BE" wp14:editId="68A0141F">
            <wp:extent cx="5753100" cy="1100498"/>
            <wp:effectExtent l="0" t="0" r="0" b="0"/>
            <wp:docPr id="112" name="Picture" descr="图 8 一致性论证：核心不变量 I 及其 4 层故障场景-防御映射"/>
            <wp:cNvGraphicFramePr/>
            <a:graphic xmlns:a="http://schemas.openxmlformats.org/drawingml/2006/main">
              <a:graphicData uri="http://schemas.openxmlformats.org/drawingml/2006/picture">
                <pic:pic xmlns:pic="http://schemas.openxmlformats.org/drawingml/2006/picture">
                  <pic:nvPicPr>
                    <pic:cNvPr id="113" name="Picture" descr="../figures/fig4-3-consistency-invariant.png"/>
                    <pic:cNvPicPr>
                      <a:picLocks noChangeAspect="1" noChangeArrowheads="1"/>
                    </pic:cNvPicPr>
                  </pic:nvPicPr>
                  <pic:blipFill>
                    <a:blip r:embed="rId15"/>
                    <a:stretch>
                      <a:fillRect/>
                    </a:stretch>
                  </pic:blipFill>
                  <pic:spPr bwMode="auto">
                    <a:xfrm>
                      <a:off x="0" y="0"/>
                      <a:ext cx="5753100" cy="1100498"/>
                    </a:xfrm>
                    <a:prstGeom prst="rect">
                      <a:avLst/>
                    </a:prstGeom>
                    <a:noFill/>
                    <a:ln w="9525">
                      <a:noFill/>
                      <a:headEnd/>
                      <a:tailEnd/>
                    </a:ln>
                  </pic:spPr>
                </pic:pic>
              </a:graphicData>
            </a:graphic>
          </wp:inline>
        </w:drawing>
      </w:r>
    </w:p>
    <w:p w14:paraId="2569CC7F" w14:textId="77777777" w:rsidR="00957881" w:rsidRDefault="00000000">
      <w:pPr>
        <w:pStyle w:val="ImageCaption"/>
      </w:pPr>
      <w:r>
        <w:rPr>
          <w:rFonts w:hint="eastAsia"/>
        </w:rPr>
        <w:t>图</w:t>
      </w:r>
      <w:r>
        <w:t xml:space="preserve"> 8 </w:t>
      </w:r>
      <w:r>
        <w:rPr>
          <w:rFonts w:hint="eastAsia"/>
        </w:rPr>
        <w:t>一致性论证：核心不变量</w:t>
      </w:r>
      <w:r>
        <w:t xml:space="preserve"> I </w:t>
      </w:r>
      <w:r>
        <w:rPr>
          <w:rFonts w:hint="eastAsia"/>
        </w:rPr>
        <w:t>及其</w:t>
      </w:r>
      <w:r>
        <w:t xml:space="preserve"> 4 </w:t>
      </w:r>
      <w:r>
        <w:rPr>
          <w:rFonts w:hint="eastAsia"/>
        </w:rPr>
        <w:t>层故障场景</w:t>
      </w:r>
      <w:r>
        <w:rPr>
          <w:rFonts w:hint="eastAsia"/>
        </w:rPr>
        <w:t>-</w:t>
      </w:r>
      <w:r>
        <w:rPr>
          <w:rFonts w:hint="eastAsia"/>
        </w:rPr>
        <w:t>防御映射</w:t>
      </w:r>
    </w:p>
    <w:p w14:paraId="66D6EDDD" w14:textId="77777777" w:rsidR="00957881" w:rsidRDefault="00000000">
      <w:pPr>
        <w:pStyle w:val="Heading3"/>
        <w:spacing w:before="156" w:after="156"/>
      </w:pPr>
      <w:bookmarkStart w:id="306" w:name="证明要点"/>
      <w:r>
        <w:t>4.6.1</w:t>
      </w:r>
      <w:r>
        <w:t xml:space="preserve">　</w:t>
      </w:r>
      <w:r>
        <w:rPr>
          <w:rFonts w:hint="eastAsia"/>
        </w:rPr>
        <w:t>证明要点</w:t>
      </w:r>
    </w:p>
    <w:p w14:paraId="5E702D4C" w14:textId="77777777" w:rsidR="00957881" w:rsidRDefault="00000000">
      <w:pPr>
        <w:pStyle w:val="FirstParagraph"/>
      </w:pPr>
      <w:r>
        <w:t>P1</w:t>
      </w:r>
      <w:r>
        <w:t>【</w:t>
      </w:r>
      <w:r>
        <w:t xml:space="preserve">Bind </w:t>
      </w:r>
      <w:r>
        <w:rPr>
          <w:rFonts w:hint="eastAsia"/>
        </w:rPr>
        <w:t>唯一性】</w:t>
      </w:r>
      <w:r>
        <w:t xml:space="preserve"> </w:t>
      </w:r>
      <w:r>
        <w:rPr>
          <w:rFonts w:hint="eastAsia"/>
        </w:rPr>
        <w:t>来自</w:t>
      </w:r>
      <w:r>
        <w:t xml:space="preserve"> Kubernetes </w:t>
      </w:r>
      <w:r>
        <w:rPr>
          <w:rFonts w:hint="eastAsia"/>
        </w:rPr>
        <w:t>自身的原子性保证。</w:t>
      </w:r>
      <w:r>
        <w:rPr>
          <w:rFonts w:hint="eastAsia"/>
        </w:rPr>
        <w:t>Bind</w:t>
      </w:r>
      <w:r>
        <w:t xml:space="preserve"> API </w:t>
      </w:r>
      <w:r>
        <w:rPr>
          <w:rFonts w:hint="eastAsia"/>
        </w:rPr>
        <w:t>是</w:t>
      </w:r>
      <w:r>
        <w:t xml:space="preserve"> Pod </w:t>
      </w:r>
      <w:r>
        <w:rPr>
          <w:rFonts w:hint="eastAsia"/>
        </w:rPr>
        <w:t>资源的子资源，</w:t>
      </w:r>
      <w:r>
        <w:rPr>
          <w:rFonts w:hint="eastAsia"/>
        </w:rPr>
        <w:t>kube-apiserver</w:t>
      </w:r>
      <w:r>
        <w:t xml:space="preserve"> </w:t>
      </w:r>
      <w:r>
        <w:rPr>
          <w:rFonts w:hint="eastAsia"/>
        </w:rPr>
        <w:t>通过</w:t>
      </w:r>
      <w:r>
        <w:t xml:space="preserve"> etcd </w:t>
      </w:r>
      <w:r>
        <w:rPr>
          <w:rFonts w:hint="eastAsia"/>
        </w:rPr>
        <w:t>事务保证：当且仅当</w:t>
      </w:r>
      <w:r>
        <w:t xml:space="preserve"> Pod </w:t>
      </w:r>
      <w:r>
        <w:rPr>
          <w:rFonts w:hint="eastAsia"/>
        </w:rPr>
        <w:t>的</w:t>
      </w:r>
      <w:r>
        <w:t xml:space="preserve"> spec.nodeName </w:t>
      </w:r>
      <w:r>
        <w:rPr>
          <w:rFonts w:hint="eastAsia"/>
        </w:rPr>
        <w:t>为空时允许原子设置为目标节点；若已设置，返回</w:t>
      </w:r>
      <w:r>
        <w:t xml:space="preserve"> 409 Conflict</w:t>
      </w:r>
      <w:r>
        <w:rPr>
          <w:rFonts w:hint="eastAsia"/>
        </w:rPr>
        <w:t>。这是</w:t>
      </w:r>
      <w:r>
        <w:t xml:space="preserve"> Kubernetes </w:t>
      </w:r>
      <w:r>
        <w:rPr>
          <w:rFonts w:hint="eastAsia"/>
        </w:rPr>
        <w:t>集群层面的性质，本文只引用而不重新证明。</w:t>
      </w:r>
    </w:p>
    <w:p w14:paraId="108699AC" w14:textId="77777777" w:rsidR="00957881" w:rsidRDefault="00000000">
      <w:pPr>
        <w:pStyle w:val="BodyText"/>
      </w:pPr>
      <w:r>
        <w:t>P2</w:t>
      </w:r>
      <w:r>
        <w:t>【</w:t>
      </w:r>
      <w:r>
        <w:t xml:space="preserve">Assumed </w:t>
      </w:r>
      <w:r>
        <w:rPr>
          <w:rFonts w:hint="eastAsia"/>
        </w:rPr>
        <w:t>状态清理】</w:t>
      </w:r>
      <w:r>
        <w:t xml:space="preserve"> </w:t>
      </w:r>
      <w:r>
        <w:rPr>
          <w:rFonts w:hint="eastAsia"/>
        </w:rPr>
        <w:t>由</w:t>
      </w:r>
      <w:r>
        <w:t xml:space="preserve"> Bind Reject </w:t>
      </w:r>
      <w:r>
        <w:rPr>
          <w:rFonts w:hint="eastAsia"/>
        </w:rPr>
        <w:t>阶段与</w:t>
      </w:r>
      <w:r>
        <w:t xml:space="preserve"> Layer 2 </w:t>
      </w:r>
      <w:r>
        <w:rPr>
          <w:rFonts w:hint="eastAsia"/>
        </w:rPr>
        <w:t>共同保证。</w:t>
      </w:r>
      <w:r>
        <w:rPr>
          <w:rFonts w:hint="eastAsia"/>
        </w:rPr>
        <w:t>Bind</w:t>
      </w:r>
      <w:r>
        <w:t xml:space="preserve"> </w:t>
      </w:r>
      <w:r>
        <w:rPr>
          <w:rFonts w:hint="eastAsia"/>
        </w:rPr>
        <w:t>失败时，</w:t>
      </w:r>
      <w:r>
        <w:rPr>
          <w:rFonts w:hint="eastAsia"/>
        </w:rPr>
        <w:t>SchedulerCache</w:t>
      </w:r>
      <w:r>
        <w:t xml:space="preserve"> </w:t>
      </w:r>
      <w:r>
        <w:rPr>
          <w:rFonts w:hint="eastAsia"/>
        </w:rPr>
        <w:t>中的</w:t>
      </w:r>
      <w:r>
        <w:t xml:space="preserve"> Assumed </w:t>
      </w:r>
      <w:r>
        <w:rPr>
          <w:rFonts w:hint="eastAsia"/>
        </w:rPr>
        <w:t>状态由</w:t>
      </w:r>
      <w:r>
        <w:t xml:space="preserve"> Reject </w:t>
      </w:r>
      <w:r>
        <w:rPr>
          <w:rFonts w:hint="eastAsia"/>
        </w:rPr>
        <w:t>阶段调用</w:t>
      </w:r>
      <w:r>
        <w:t xml:space="preserve"> ForgetPod(p) </w:t>
      </w:r>
      <w:r>
        <w:rPr>
          <w:rFonts w:hint="eastAsia"/>
        </w:rPr>
        <w:t>清理（对不存在的</w:t>
      </w:r>
      <w:r>
        <w:t xml:space="preserve"> Pod </w:t>
      </w:r>
      <w:r>
        <w:rPr>
          <w:rFonts w:hint="eastAsia"/>
        </w:rPr>
        <w:t>是</w:t>
      </w:r>
      <w:r>
        <w:t xml:space="preserve"> </w:t>
      </w:r>
      <w:r>
        <w:rPr>
          <w:rFonts w:hint="eastAsia"/>
        </w:rPr>
        <w:t>no-op</w:t>
      </w:r>
      <w:r>
        <w:rPr>
          <w:rFonts w:hint="eastAsia"/>
        </w:rPr>
        <w:t>，可安全重试）；</w:t>
      </w:r>
      <w:r>
        <w:rPr>
          <w:rFonts w:hint="eastAsia"/>
        </w:rPr>
        <w:t>etcd</w:t>
      </w:r>
      <w:r>
        <w:t xml:space="preserve"> </w:t>
      </w:r>
      <w:r>
        <w:rPr>
          <w:rFonts w:hint="eastAsia"/>
        </w:rPr>
        <w:t>中残留的调度注解由</w:t>
      </w:r>
      <w:r>
        <w:t xml:space="preserve"> Layer 2 </w:t>
      </w:r>
      <w:r>
        <w:rPr>
          <w:rFonts w:hint="eastAsia"/>
        </w:rPr>
        <w:t>的</w:t>
      </w:r>
      <w:r>
        <w:t xml:space="preserve"> APICallFailedTaskQueue Worker </w:t>
      </w:r>
      <w:r>
        <w:rPr>
          <w:rFonts w:hint="eastAsia"/>
        </w:rPr>
        <w:t>通过</w:t>
      </w:r>
      <w:r>
        <w:t xml:space="preserve"> CleanupPodAnnotations </w:t>
      </w:r>
      <w:r>
        <w:rPr>
          <w:rFonts w:hint="eastAsia"/>
        </w:rPr>
        <w:t>家族函数清理。进程重启后</w:t>
      </w:r>
      <w:r>
        <w:t xml:space="preserve"> SchedulerCache </w:t>
      </w:r>
      <w:r>
        <w:rPr>
          <w:rFonts w:hint="eastAsia"/>
        </w:rPr>
        <w:t>由</w:t>
      </w:r>
      <w:r>
        <w:t xml:space="preserve"> Informer </w:t>
      </w:r>
      <w:r>
        <w:rPr>
          <w:rFonts w:hint="eastAsia"/>
        </w:rPr>
        <w:t>从</w:t>
      </w:r>
      <w:r>
        <w:t xml:space="preserve"> etcd </w:t>
      </w:r>
      <w:r>
        <w:rPr>
          <w:rFonts w:hint="eastAsia"/>
        </w:rPr>
        <w:t>重新构建，</w:t>
      </w:r>
      <w:r>
        <w:rPr>
          <w:rFonts w:hint="eastAsia"/>
        </w:rPr>
        <w:t>Assumed</w:t>
      </w:r>
      <w:r>
        <w:t xml:space="preserve"> </w:t>
      </w:r>
      <w:r>
        <w:rPr>
          <w:rFonts w:hint="eastAsia"/>
        </w:rPr>
        <w:t>状态不会作为孤儿数据永久驻留。</w:t>
      </w:r>
    </w:p>
    <w:p w14:paraId="16C225E4" w14:textId="77777777" w:rsidR="00957881" w:rsidRDefault="00000000">
      <w:pPr>
        <w:pStyle w:val="BodyText"/>
      </w:pPr>
      <w:r>
        <w:rPr>
          <w:rFonts w:hint="eastAsia"/>
        </w:rPr>
        <w:t>P3</w:t>
      </w:r>
      <w:r>
        <w:rPr>
          <w:rFonts w:hint="eastAsia"/>
        </w:rPr>
        <w:t>【注解清理</w:t>
      </w:r>
      <w:r>
        <w:t xml:space="preserve"> → </w:t>
      </w:r>
      <w:r>
        <w:rPr>
          <w:rFonts w:hint="eastAsia"/>
        </w:rPr>
        <w:t>重分发的时序】</w:t>
      </w:r>
      <w:r>
        <w:t xml:space="preserve"> </w:t>
      </w:r>
      <w:r>
        <w:rPr>
          <w:rFonts w:hint="eastAsia"/>
        </w:rPr>
        <w:t>由</w:t>
      </w:r>
      <w:r>
        <w:t xml:space="preserve"> Layer 3 </w:t>
      </w:r>
      <w:r>
        <w:rPr>
          <w:rFonts w:hint="eastAsia"/>
        </w:rPr>
        <w:t>的原子</w:t>
      </w:r>
      <w:r>
        <w:t xml:space="preserve"> patch </w:t>
      </w:r>
      <w:r>
        <w:rPr>
          <w:rFonts w:hint="eastAsia"/>
        </w:rPr>
        <w:t>保证。</w:t>
      </w:r>
      <w:r>
        <w:rPr>
          <w:rFonts w:hint="eastAsia"/>
        </w:rPr>
        <w:t>Layer</w:t>
      </w:r>
      <w:r>
        <w:t xml:space="preserve"> 3 </w:t>
      </w:r>
      <w:r>
        <w:rPr>
          <w:rFonts w:hint="eastAsia"/>
        </w:rPr>
        <w:t>全局回退通过一次</w:t>
      </w:r>
      <w:r>
        <w:t xml:space="preserve"> PatchPod </w:t>
      </w:r>
      <w:r>
        <w:rPr>
          <w:rFonts w:hint="eastAsia"/>
        </w:rPr>
        <w:t>原子提交两个注解修改——将</w:t>
      </w:r>
      <w:r>
        <w:t xml:space="preserve"> pod-state </w:t>
      </w:r>
      <w:r>
        <w:rPr>
          <w:rFonts w:hint="eastAsia"/>
        </w:rPr>
        <w:t>注解设为</w:t>
      </w:r>
      <w:r>
        <w:t xml:space="preserve"> Pending</w:t>
      </w:r>
      <w:r>
        <w:rPr>
          <w:rFonts w:hint="eastAsia"/>
        </w:rPr>
        <w:t>，同时删除</w:t>
      </w:r>
      <w:r>
        <w:t xml:space="preserve"> scheduler-name </w:t>
      </w:r>
      <w:r>
        <w:rPr>
          <w:rFonts w:hint="eastAsia"/>
        </w:rPr>
        <w:t>注解。由于</w:t>
      </w:r>
      <w:r>
        <w:t xml:space="preserve"> PatchPod </w:t>
      </w:r>
      <w:r>
        <w:rPr>
          <w:rFonts w:hint="eastAsia"/>
        </w:rPr>
        <w:t>通过</w:t>
      </w:r>
      <w:r>
        <w:t xml:space="preserve"> etcd </w:t>
      </w:r>
      <w:r>
        <w:rPr>
          <w:rFonts w:hint="eastAsia"/>
        </w:rPr>
        <w:t>事务原子提交，</w:t>
      </w:r>
      <w:r>
        <w:rPr>
          <w:rFonts w:hint="eastAsia"/>
        </w:rPr>
        <w:t>Dispatcher</w:t>
      </w:r>
      <w:r>
        <w:t xml:space="preserve"> </w:t>
      </w:r>
      <w:r>
        <w:rPr>
          <w:rFonts w:hint="eastAsia"/>
        </w:rPr>
        <w:t>观察到的必然是</w:t>
      </w:r>
      <w:r>
        <w:t xml:space="preserve"> patch </w:t>
      </w:r>
      <w:r>
        <w:rPr>
          <w:rFonts w:hint="eastAsia"/>
        </w:rPr>
        <w:t>完成后的最终状态，不存在”</w:t>
      </w:r>
      <w:r>
        <w:t xml:space="preserve">scheduler-name </w:t>
      </w:r>
      <w:r>
        <w:rPr>
          <w:rFonts w:hint="eastAsia"/>
        </w:rPr>
        <w:t>已清但</w:t>
      </w:r>
      <w:r>
        <w:t xml:space="preserve"> pod-state </w:t>
      </w:r>
      <w:r>
        <w:rPr>
          <w:rFonts w:hint="eastAsia"/>
        </w:rPr>
        <w:t>仍为</w:t>
      </w:r>
      <w:r>
        <w:t xml:space="preserve"> Dispatched</w:t>
      </w:r>
      <w:r>
        <w:rPr>
          <w:rFonts w:hint="eastAsia"/>
        </w:rPr>
        <w:t>“的中间态。此外</w:t>
      </w:r>
      <w:r>
        <w:t xml:space="preserve"> Dispatcher </w:t>
      </w:r>
      <w:r>
        <w:rPr>
          <w:rFonts w:hint="eastAsia"/>
        </w:rPr>
        <w:t>的</w:t>
      </w:r>
      <w:r>
        <w:t xml:space="preserve"> selectScheduler </w:t>
      </w:r>
      <w:r>
        <w:rPr>
          <w:rFonts w:hint="eastAsia"/>
        </w:rPr>
        <w:t>幂等，因此即使多次触发也不会产生错误的分发结果。</w:t>
      </w:r>
    </w:p>
    <w:p w14:paraId="31345D77" w14:textId="77777777" w:rsidR="00957881" w:rsidRDefault="00000000">
      <w:pPr>
        <w:pStyle w:val="BodyText"/>
      </w:pPr>
      <w:r>
        <w:rPr>
          <w:rFonts w:hint="eastAsia"/>
        </w:rPr>
        <w:t>P4</w:t>
      </w:r>
      <w:r>
        <w:rPr>
          <w:rFonts w:hint="eastAsia"/>
        </w:rPr>
        <w:t>【时序保证：</w:t>
      </w:r>
      <w:r>
        <w:rPr>
          <w:rFonts w:hint="eastAsia"/>
        </w:rPr>
        <w:t>Layer</w:t>
      </w:r>
      <w:r>
        <w:t xml:space="preserve"> 0 </w:t>
      </w:r>
      <w:r>
        <w:rPr>
          <w:rFonts w:hint="eastAsia"/>
        </w:rPr>
        <w:t>前置拦截】</w:t>
      </w:r>
      <w:r>
        <w:t xml:space="preserve"> </w:t>
      </w:r>
      <w:r>
        <w:rPr>
          <w:rFonts w:hint="eastAsia"/>
        </w:rPr>
        <w:t>由</w:t>
      </w:r>
      <w:r>
        <w:t xml:space="preserve"> Node </w:t>
      </w:r>
      <w:r>
        <w:rPr>
          <w:rFonts w:hint="eastAsia"/>
        </w:rPr>
        <w:t>归属注解的原子写入</w:t>
      </w:r>
      <w:r>
        <w:t xml:space="preserve"> + Layer 0 </w:t>
      </w:r>
      <w:r>
        <w:rPr>
          <w:rFonts w:hint="eastAsia"/>
        </w:rPr>
        <w:t>校验共同保证。当</w:t>
      </w:r>
      <w:r>
        <w:t xml:space="preserve"> Dispatcher PatchNode </w:t>
      </w:r>
      <w:r>
        <w:rPr>
          <w:rFonts w:hint="eastAsia"/>
        </w:rPr>
        <w:t>修改归属注解时，</w:t>
      </w:r>
      <w:r>
        <w:rPr>
          <w:rFonts w:hint="eastAsia"/>
        </w:rPr>
        <w:t>Kubernetes</w:t>
      </w:r>
      <w:r>
        <w:t xml:space="preserve"> </w:t>
      </w:r>
      <w:r>
        <w:rPr>
          <w:rFonts w:hint="eastAsia"/>
        </w:rPr>
        <w:t>通过</w:t>
      </w:r>
      <w:r>
        <w:t xml:space="preserve"> resourceVersion </w:t>
      </w:r>
      <w:r>
        <w:rPr>
          <w:rFonts w:hint="eastAsia"/>
        </w:rPr>
        <w:t>保证原子性；</w:t>
      </w:r>
      <w:r>
        <w:rPr>
          <w:rFonts w:hint="eastAsia"/>
        </w:rPr>
        <w:t>Layer</w:t>
      </w:r>
      <w:r>
        <w:t xml:space="preserve"> 0 </w:t>
      </w:r>
      <w:r>
        <w:rPr>
          <w:rFonts w:hint="eastAsia"/>
        </w:rPr>
        <w:t>在</w:t>
      </w:r>
      <w:r>
        <w:t xml:space="preserve"> Bind API </w:t>
      </w:r>
      <w:r>
        <w:rPr>
          <w:rFonts w:hint="eastAsia"/>
        </w:rPr>
        <w:t>前查询该注解，只有归属与自身匹配的</w:t>
      </w:r>
      <w:r>
        <w:t xml:space="preserve"> Scheduler </w:t>
      </w:r>
      <w:r>
        <w:rPr>
          <w:rFonts w:hint="eastAsia"/>
        </w:rPr>
        <w:t>才能通过校验。虽然</w:t>
      </w:r>
      <w:r>
        <w:t xml:space="preserve"> Informer </w:t>
      </w:r>
      <w:r>
        <w:rPr>
          <w:rFonts w:hint="eastAsia"/>
        </w:rPr>
        <w:t>缓存可能短暂滞后，但即使两个</w:t>
      </w:r>
      <w:r>
        <w:t xml:space="preserve"> Scheduler </w:t>
      </w:r>
      <w:r>
        <w:rPr>
          <w:rFonts w:hint="eastAsia"/>
        </w:rPr>
        <w:t>都通过了</w:t>
      </w:r>
      <w:r>
        <w:t xml:space="preserve"> Layer </w:t>
      </w:r>
      <w:r>
        <w:rPr>
          <w:rFonts w:hint="eastAsia"/>
        </w:rPr>
        <w:t>0</w:t>
      </w:r>
      <w:r>
        <w:rPr>
          <w:rFonts w:hint="eastAsia"/>
        </w:rPr>
        <w:t>，</w:t>
      </w:r>
      <w:r>
        <w:rPr>
          <w:rFonts w:hint="eastAsia"/>
        </w:rPr>
        <w:t>P1</w:t>
      </w:r>
      <w:r>
        <w:t xml:space="preserve"> </w:t>
      </w:r>
      <w:r>
        <w:rPr>
          <w:rFonts w:hint="eastAsia"/>
        </w:rPr>
        <w:t>的</w:t>
      </w:r>
      <w:r>
        <w:t xml:space="preserve"> Bind API </w:t>
      </w:r>
      <w:r>
        <w:rPr>
          <w:rFonts w:hint="eastAsia"/>
        </w:rPr>
        <w:t>原子性也能保证最终只有一个</w:t>
      </w:r>
      <w:r>
        <w:t xml:space="preserve"> Bind </w:t>
      </w:r>
      <w:r>
        <w:rPr>
          <w:rFonts w:hint="eastAsia"/>
        </w:rPr>
        <w:t>成功——第二个会因</w:t>
      </w:r>
      <w:r>
        <w:t xml:space="preserve"> nodeName </w:t>
      </w:r>
      <w:r>
        <w:rPr>
          <w:rFonts w:hint="eastAsia"/>
        </w:rPr>
        <w:t>已设置而返回</w:t>
      </w:r>
      <w:r>
        <w:t xml:space="preserve"> 409 Conflict</w:t>
      </w:r>
      <w:r>
        <w:rPr>
          <w:rFonts w:hint="eastAsia"/>
        </w:rPr>
        <w:t>，触发</w:t>
      </w:r>
      <w:r>
        <w:t xml:space="preserve"> Layer 1 </w:t>
      </w:r>
      <w:r>
        <w:rPr>
          <w:rFonts w:hint="eastAsia"/>
        </w:rPr>
        <w:t>重试，进而</w:t>
      </w:r>
      <w:r>
        <w:t xml:space="preserve"> Layer 2/3 </w:t>
      </w:r>
      <w:r>
        <w:rPr>
          <w:rFonts w:hint="eastAsia"/>
        </w:rPr>
        <w:t>清理。</w:t>
      </w:r>
    </w:p>
    <w:p w14:paraId="40F27C91" w14:textId="77777777" w:rsidR="00957881" w:rsidRDefault="00000000">
      <w:pPr>
        <w:pStyle w:val="Heading3"/>
        <w:spacing w:before="156" w:after="156"/>
      </w:pPr>
      <w:bookmarkStart w:id="307" w:name="组合论证"/>
      <w:bookmarkEnd w:id="306"/>
      <w:r>
        <w:lastRenderedPageBreak/>
        <w:t>4.6.2</w:t>
      </w:r>
      <w:r>
        <w:t xml:space="preserve">　</w:t>
      </w:r>
      <w:r>
        <w:rPr>
          <w:rFonts w:hint="eastAsia"/>
        </w:rPr>
        <w:t>组合论证</w:t>
      </w:r>
    </w:p>
    <w:p w14:paraId="31A19474" w14:textId="77777777" w:rsidR="00957881" w:rsidRDefault="00000000">
      <w:pPr>
        <w:pStyle w:val="FirstParagraph"/>
      </w:pPr>
      <w:r>
        <w:rPr>
          <w:rFonts w:hint="eastAsia"/>
        </w:rPr>
        <w:t>现证明</w:t>
      </w:r>
      <w:r>
        <w:t xml:space="preserve"> P1 ∧ P2 ∧ P3 ∧ P4 ⇒ </w:t>
      </w:r>
      <w:r>
        <w:rPr>
          <w:rFonts w:hint="eastAsia"/>
        </w:rPr>
        <w:t>不变量</w:t>
      </w:r>
      <w:r>
        <w:t xml:space="preserve"> I </w:t>
      </w:r>
      <w:r>
        <w:rPr>
          <w:rFonts w:hint="eastAsia"/>
        </w:rPr>
        <w:t>永远成立。</w:t>
      </w:r>
    </w:p>
    <w:p w14:paraId="1EC8EE73" w14:textId="77777777" w:rsidR="00957881" w:rsidRDefault="00000000">
      <w:pPr>
        <w:pStyle w:val="BodyText"/>
      </w:pPr>
      <w:r>
        <w:rPr>
          <w:rFonts w:hint="eastAsia"/>
        </w:rPr>
        <w:t>按图</w:t>
      </w:r>
      <w:r>
        <w:t xml:space="preserve"> 5 </w:t>
      </w:r>
      <w:r>
        <w:rPr>
          <w:rFonts w:hint="eastAsia"/>
        </w:rPr>
        <w:t>状态机的可能路径分类讨论：</w:t>
      </w:r>
    </w:p>
    <w:p w14:paraId="1D70701F" w14:textId="77777777" w:rsidR="00957881" w:rsidRDefault="00000000">
      <w:pPr>
        <w:pStyle w:val="BodyText"/>
      </w:pPr>
      <w:r>
        <w:rPr>
          <w:rFonts w:hint="eastAsia"/>
        </w:rPr>
        <w:t>情况</w:t>
      </w:r>
      <w:r>
        <w:t xml:space="preserve"> </w:t>
      </w:r>
      <w:r>
        <w:rPr>
          <w:rFonts w:hint="eastAsia"/>
        </w:rPr>
        <w:t>1</w:t>
      </w:r>
      <w:r>
        <w:rPr>
          <w:rFonts w:hint="eastAsia"/>
        </w:rPr>
        <w:t>（无故障）：</w:t>
      </w:r>
      <w:r>
        <w:rPr>
          <w:rFonts w:hint="eastAsia"/>
        </w:rPr>
        <w:t>Pod</w:t>
      </w:r>
      <w:r>
        <w:t xml:space="preserve"> </w:t>
      </w:r>
      <w:r>
        <w:rPr>
          <w:rFonts w:hint="eastAsia"/>
        </w:rPr>
        <w:t>从</w:t>
      </w:r>
      <w:r>
        <w:t xml:space="preserve"> Pending → Dispatched → Assumed → </w:t>
      </w:r>
      <w:r>
        <w:rPr>
          <w:rFonts w:hint="eastAsia"/>
        </w:rPr>
        <w:t>Bound</w:t>
      </w:r>
      <w:r>
        <w:rPr>
          <w:rFonts w:hint="eastAsia"/>
        </w:rPr>
        <w:t>。只有</w:t>
      </w:r>
      <w:r>
        <w:t xml:space="preserve"> Layer 0 </w:t>
      </w:r>
      <w:r>
        <w:rPr>
          <w:rFonts w:hint="eastAsia"/>
        </w:rPr>
        <w:t>通过校验的</w:t>
      </w:r>
      <w:r>
        <w:t xml:space="preserve"> Scheduler </w:t>
      </w:r>
      <w:r>
        <w:rPr>
          <w:rFonts w:hint="eastAsia"/>
        </w:rPr>
        <w:t>发起</w:t>
      </w:r>
      <w:r>
        <w:t xml:space="preserve"> Bind </w:t>
      </w:r>
      <w:r>
        <w:rPr>
          <w:rFonts w:hint="eastAsia"/>
        </w:rPr>
        <w:t>API</w:t>
      </w:r>
      <w:r>
        <w:rPr>
          <w:rFonts w:hint="eastAsia"/>
        </w:rPr>
        <w:t>，</w:t>
      </w:r>
      <w:r>
        <w:rPr>
          <w:rFonts w:hint="eastAsia"/>
        </w:rPr>
        <w:t>P1</w:t>
      </w:r>
      <w:r>
        <w:t xml:space="preserve"> </w:t>
      </w:r>
      <w:r>
        <w:rPr>
          <w:rFonts w:hint="eastAsia"/>
        </w:rPr>
        <w:t>保证</w:t>
      </w:r>
      <w:r>
        <w:t xml:space="preserve"> Bind </w:t>
      </w:r>
      <w:r>
        <w:rPr>
          <w:rFonts w:hint="eastAsia"/>
        </w:rPr>
        <w:t>的原子性，任一</w:t>
      </w:r>
      <w:r>
        <w:t xml:space="preserve"> Pod </w:t>
      </w:r>
      <w:r>
        <w:rPr>
          <w:rFonts w:hint="eastAsia"/>
        </w:rPr>
        <w:t>至多被绑定到一个节点。</w:t>
      </w:r>
      <w:r>
        <w:rPr>
          <w:rFonts w:hint="eastAsia"/>
        </w:rPr>
        <w:t>I</w:t>
      </w:r>
      <w:r>
        <w:t xml:space="preserve"> </w:t>
      </w:r>
      <w:r>
        <w:rPr>
          <w:rFonts w:hint="eastAsia"/>
        </w:rPr>
        <w:t>成立。</w:t>
      </w:r>
    </w:p>
    <w:p w14:paraId="7D8A0D88" w14:textId="77777777" w:rsidR="00957881" w:rsidRDefault="00000000">
      <w:pPr>
        <w:pStyle w:val="BodyText"/>
      </w:pPr>
      <w:r>
        <w:rPr>
          <w:rFonts w:hint="eastAsia"/>
        </w:rPr>
        <w:t>情况</w:t>
      </w:r>
      <w:r>
        <w:t xml:space="preserve"> </w:t>
      </w:r>
      <w:r>
        <w:rPr>
          <w:rFonts w:hint="eastAsia"/>
        </w:rPr>
        <w:t>2</w:t>
      </w:r>
      <w:r>
        <w:rPr>
          <w:rFonts w:hint="eastAsia"/>
        </w:rPr>
        <w:t>（</w:t>
      </w:r>
      <w:r>
        <w:rPr>
          <w:rFonts w:hint="eastAsia"/>
        </w:rPr>
        <w:t>T1</w:t>
      </w:r>
      <w:r>
        <w:t xml:space="preserve"> </w:t>
      </w:r>
      <w:r>
        <w:rPr>
          <w:rFonts w:hint="eastAsia"/>
        </w:rPr>
        <w:t>触发）：</w:t>
      </w:r>
      <w:r>
        <w:rPr>
          <w:rFonts w:hint="eastAsia"/>
        </w:rPr>
        <w:t>Bind</w:t>
      </w:r>
      <w:r>
        <w:t xml:space="preserve"> </w:t>
      </w:r>
      <w:r>
        <w:rPr>
          <w:rFonts w:hint="eastAsia"/>
        </w:rPr>
        <w:t>失败后</w:t>
      </w:r>
      <w:r>
        <w:t xml:space="preserve"> Layer 1 </w:t>
      </w:r>
      <w:r>
        <w:rPr>
          <w:rFonts w:hint="eastAsia"/>
        </w:rPr>
        <w:t>同步重试，仍是同一个</w:t>
      </w:r>
      <w:r>
        <w:t xml:space="preserve"> Scheduler </w:t>
      </w:r>
      <w:r>
        <w:rPr>
          <w:rFonts w:hint="eastAsia"/>
        </w:rPr>
        <w:t>试图</w:t>
      </w:r>
      <w:r>
        <w:t xml:space="preserve"> Bind </w:t>
      </w:r>
      <w:r>
        <w:rPr>
          <w:rFonts w:hint="eastAsia"/>
        </w:rPr>
        <w:t>同一个</w:t>
      </w:r>
      <w:r>
        <w:t xml:space="preserve"> Pod </w:t>
      </w:r>
      <w:r>
        <w:rPr>
          <w:rFonts w:hint="eastAsia"/>
        </w:rPr>
        <w:t>到同一个节点。由</w:t>
      </w:r>
      <w:r>
        <w:t xml:space="preserve"> </w:t>
      </w:r>
      <w:r>
        <w:rPr>
          <w:rFonts w:hint="eastAsia"/>
        </w:rPr>
        <w:t>P1</w:t>
      </w:r>
      <w:r>
        <w:rPr>
          <w:rFonts w:hint="eastAsia"/>
        </w:rPr>
        <w:t>，重试不会绑定到第二个节点。</w:t>
      </w:r>
      <w:r>
        <w:rPr>
          <w:rFonts w:hint="eastAsia"/>
        </w:rPr>
        <w:t>I</w:t>
      </w:r>
      <w:r>
        <w:t xml:space="preserve"> </w:t>
      </w:r>
      <w:r>
        <w:rPr>
          <w:rFonts w:hint="eastAsia"/>
        </w:rPr>
        <w:t>保持。</w:t>
      </w:r>
    </w:p>
    <w:p w14:paraId="3436040E" w14:textId="77777777" w:rsidR="00957881" w:rsidRDefault="00000000">
      <w:pPr>
        <w:pStyle w:val="BodyText"/>
      </w:pPr>
      <w:r>
        <w:rPr>
          <w:rFonts w:hint="eastAsia"/>
        </w:rPr>
        <w:t>情况</w:t>
      </w:r>
      <w:r>
        <w:t xml:space="preserve"> </w:t>
      </w:r>
      <w:r>
        <w:rPr>
          <w:rFonts w:hint="eastAsia"/>
        </w:rPr>
        <w:t>3</w:t>
      </w:r>
      <w:r>
        <w:rPr>
          <w:rFonts w:hint="eastAsia"/>
        </w:rPr>
        <w:t>（</w:t>
      </w:r>
      <w:r>
        <w:rPr>
          <w:rFonts w:hint="eastAsia"/>
        </w:rPr>
        <w:t>T2</w:t>
      </w:r>
      <w:r>
        <w:t xml:space="preserve"> </w:t>
      </w:r>
      <w:r>
        <w:rPr>
          <w:rFonts w:hint="eastAsia"/>
        </w:rPr>
        <w:t>触发）：</w:t>
      </w:r>
      <w:r>
        <w:rPr>
          <w:rFonts w:hint="eastAsia"/>
        </w:rPr>
        <w:t>Bind</w:t>
      </w:r>
      <w:r>
        <w:t xml:space="preserve"> </w:t>
      </w:r>
      <w:r>
        <w:rPr>
          <w:rFonts w:hint="eastAsia"/>
        </w:rPr>
        <w:t>存在两种子情形。子情形</w:t>
      </w:r>
      <w:r>
        <w:t xml:space="preserve"> </w:t>
      </w:r>
      <w:r>
        <w:rPr>
          <w:rFonts w:hint="eastAsia"/>
        </w:rPr>
        <w:t>(a)</w:t>
      </w:r>
      <w:r>
        <w:rPr>
          <w:rFonts w:hint="eastAsia"/>
        </w:rPr>
        <w:t>：</w:t>
      </w:r>
      <w:r>
        <w:rPr>
          <w:rFonts w:hint="eastAsia"/>
        </w:rPr>
        <w:t>Bind</w:t>
      </w:r>
      <w:r>
        <w:t xml:space="preserve"> API </w:t>
      </w:r>
      <w:r>
        <w:rPr>
          <w:rFonts w:hint="eastAsia"/>
        </w:rPr>
        <w:t>返回错误，</w:t>
      </w:r>
      <w:r>
        <w:rPr>
          <w:rFonts w:hint="eastAsia"/>
        </w:rPr>
        <w:t>Pod</w:t>
      </w:r>
      <w:r>
        <w:t xml:space="preserve"> </w:t>
      </w:r>
      <w:r>
        <w:rPr>
          <w:rFonts w:hint="eastAsia"/>
        </w:rPr>
        <w:t>未被绑定，</w:t>
      </w:r>
      <m:oMath>
        <m:r>
          <m:rPr>
            <m:sty m:val="p"/>
          </m:rPr>
          <w:rPr>
            <w:rFonts w:ascii="Cambria Math" w:hAnsi="Cambria Math"/>
          </w:rPr>
          <m:t>|{</m:t>
        </m:r>
        <m:r>
          <w:rPr>
            <w:rFonts w:ascii="Cambria Math" w:hAnsi="Cambria Math"/>
          </w:rPr>
          <m:t>node</m:t>
        </m:r>
        <m:r>
          <m:rPr>
            <m:sty m:val="p"/>
          </m:rPr>
          <w:rPr>
            <w:rFonts w:ascii="Cambria Math" w:hAnsi="Cambria Math"/>
          </w:rPr>
          <m:t>:</m:t>
        </m:r>
        <m:r>
          <w:rPr>
            <w:rFonts w:ascii="Cambria Math" w:hAnsi="Cambria Math"/>
          </w:rPr>
          <m:t>bound</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node</m:t>
        </m:r>
        <m:r>
          <m:rPr>
            <m:sty m:val="p"/>
          </m:rPr>
          <w:rPr>
            <w:rFonts w:ascii="Cambria Math" w:hAnsi="Cambria Math"/>
          </w:rPr>
          <m:t>)}|=</m:t>
        </m:r>
        <m:r>
          <w:rPr>
            <w:rFonts w:ascii="Cambria Math" w:hAnsi="Cambria Math"/>
          </w:rPr>
          <m:t>0</m:t>
        </m:r>
      </m:oMath>
      <w:r>
        <w:rPr>
          <w:rFonts w:hint="eastAsia"/>
        </w:rPr>
        <w:t>；子情形</w:t>
      </w:r>
      <w:r>
        <w:t xml:space="preserve"> </w:t>
      </w:r>
      <w:r>
        <w:rPr>
          <w:rFonts w:hint="eastAsia"/>
        </w:rPr>
        <w:t>(b)</w:t>
      </w:r>
      <w:r>
        <w:rPr>
          <w:rFonts w:hint="eastAsia"/>
        </w:rPr>
        <w:t>：</w:t>
      </w:r>
      <w:r>
        <w:rPr>
          <w:rFonts w:hint="eastAsia"/>
        </w:rPr>
        <w:t>Bind</w:t>
      </w:r>
      <w:r>
        <w:t xml:space="preserve"> API </w:t>
      </w:r>
      <w:r>
        <w:rPr>
          <w:rFonts w:hint="eastAsia"/>
        </w:rPr>
        <w:t>服务端已落盘但客户端未收到响应，</w:t>
      </w:r>
      <w:r>
        <w:rPr>
          <w:rFonts w:hint="eastAsia"/>
        </w:rPr>
        <w:t>Pod</w:t>
      </w:r>
      <w:r>
        <w:t xml:space="preserve"> </w:t>
      </w:r>
      <w:r>
        <w:rPr>
          <w:rFonts w:hint="eastAsia"/>
        </w:rPr>
        <w:t>已被唯一绑定，</w:t>
      </w:r>
      <m:oMath>
        <m:r>
          <m:rPr>
            <m:sty m:val="p"/>
          </m:rPr>
          <w:rPr>
            <w:rFonts w:ascii="Cambria Math" w:hAnsi="Cambria Math"/>
          </w:rPr>
          <m:t>|{</m:t>
        </m:r>
        <m:r>
          <w:rPr>
            <w:rFonts w:ascii="Cambria Math" w:hAnsi="Cambria Math"/>
          </w:rPr>
          <m:t>node</m:t>
        </m:r>
        <m:r>
          <m:rPr>
            <m:sty m:val="p"/>
          </m:rPr>
          <w:rPr>
            <w:rFonts w:ascii="Cambria Math" w:hAnsi="Cambria Math"/>
          </w:rPr>
          <m:t>:</m:t>
        </m:r>
        <m:r>
          <w:rPr>
            <w:rFonts w:ascii="Cambria Math" w:hAnsi="Cambria Math"/>
          </w:rPr>
          <m:t>bound</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node</m:t>
        </m:r>
        <m:r>
          <m:rPr>
            <m:sty m:val="p"/>
          </m:rPr>
          <w:rPr>
            <w:rFonts w:ascii="Cambria Math" w:hAnsi="Cambria Math"/>
          </w:rPr>
          <m:t>)}|=</m:t>
        </m:r>
        <m:r>
          <w:rPr>
            <w:rFonts w:ascii="Cambria Math" w:hAnsi="Cambria Math"/>
          </w:rPr>
          <m:t>1</m:t>
        </m:r>
      </m:oMath>
      <w:r>
        <w:rPr>
          <w:rFonts w:hint="eastAsia"/>
        </w:rPr>
        <w:t>。两种子情形下</w:t>
      </w:r>
      <w:r>
        <w:t xml:space="preserve"> I </w:t>
      </w:r>
      <w:r>
        <w:rPr>
          <w:rFonts w:hint="eastAsia"/>
        </w:rPr>
        <w:t>均满足</w:t>
      </w:r>
      <w:r>
        <w:t xml:space="preserve"> </w:t>
      </w:r>
      <m:oMath>
        <m:r>
          <m:rPr>
            <m:sty m:val="p"/>
          </m:rPr>
          <w:rPr>
            <w:rFonts w:ascii="Cambria Math" w:hAnsi="Cambria Math"/>
          </w:rPr>
          <m:t>|⋅|≤</m:t>
        </m:r>
        <m:r>
          <w:rPr>
            <w:rFonts w:ascii="Cambria Math" w:hAnsi="Cambria Math"/>
          </w:rPr>
          <m:t>1</m:t>
        </m:r>
      </m:oMath>
      <w:r>
        <w:t>。</w:t>
      </w:r>
      <w:r>
        <w:t xml:space="preserve">Pod </w:t>
      </w:r>
      <w:r>
        <w:rPr>
          <w:rFonts w:hint="eastAsia"/>
        </w:rPr>
        <w:t>在</w:t>
      </w:r>
      <w:r>
        <w:t xml:space="preserve"> SchedulerCache </w:t>
      </w:r>
      <w:r>
        <w:rPr>
          <w:rFonts w:hint="eastAsia"/>
        </w:rPr>
        <w:t>中残留的</w:t>
      </w:r>
      <w:r>
        <w:t xml:space="preserve"> Assumed </w:t>
      </w:r>
      <w:r>
        <w:rPr>
          <w:rFonts w:hint="eastAsia"/>
        </w:rPr>
        <w:t>状态由</w:t>
      </w:r>
      <w:r>
        <w:t xml:space="preserve"> P2 </w:t>
      </w:r>
      <w:r>
        <w:rPr>
          <w:rFonts w:hint="eastAsia"/>
        </w:rPr>
        <w:t>保证被</w:t>
      </w:r>
      <w:r>
        <w:t xml:space="preserve"> Bind Reject </w:t>
      </w:r>
      <w:r>
        <w:rPr>
          <w:rFonts w:hint="eastAsia"/>
        </w:rPr>
        <w:t>阶段与</w:t>
      </w:r>
      <w:r>
        <w:t xml:space="preserve"> Layer 2 </w:t>
      </w:r>
      <w:r>
        <w:rPr>
          <w:rFonts w:hint="eastAsia"/>
        </w:rPr>
        <w:t>分别清理（内存态</w:t>
      </w:r>
      <w:r>
        <w:t xml:space="preserve"> + etcd </w:t>
      </w:r>
      <w:r>
        <w:rPr>
          <w:rFonts w:hint="eastAsia"/>
        </w:rPr>
        <w:t>注解），进程崩溃场景由</w:t>
      </w:r>
      <w:r>
        <w:t xml:space="preserve"> Informer </w:t>
      </w:r>
      <w:r>
        <w:rPr>
          <w:rFonts w:hint="eastAsia"/>
        </w:rPr>
        <w:t>从</w:t>
      </w:r>
      <w:r>
        <w:t xml:space="preserve"> etcd </w:t>
      </w:r>
      <w:r>
        <w:rPr>
          <w:rFonts w:hint="eastAsia"/>
        </w:rPr>
        <w:t>重建</w:t>
      </w:r>
      <w:r>
        <w:t xml:space="preserve"> SchedulerCache </w:t>
      </w:r>
      <w:r>
        <w:rPr>
          <w:rFonts w:hint="eastAsia"/>
        </w:rPr>
        <w:t>兜底。</w:t>
      </w:r>
    </w:p>
    <w:p w14:paraId="17466B46" w14:textId="77777777" w:rsidR="00957881" w:rsidRDefault="00000000">
      <w:pPr>
        <w:pStyle w:val="BodyText"/>
      </w:pPr>
      <w:r>
        <w:rPr>
          <w:rFonts w:hint="eastAsia"/>
        </w:rPr>
        <w:t>情况</w:t>
      </w:r>
      <w:r>
        <w:t xml:space="preserve"> </w:t>
      </w:r>
      <w:r>
        <w:rPr>
          <w:rFonts w:hint="eastAsia"/>
        </w:rPr>
        <w:t>4</w:t>
      </w:r>
      <w:r>
        <w:rPr>
          <w:rFonts w:hint="eastAsia"/>
        </w:rPr>
        <w:t>（</w:t>
      </w:r>
      <w:r>
        <w:rPr>
          <w:rFonts w:hint="eastAsia"/>
        </w:rPr>
        <w:t>T0/T3</w:t>
      </w:r>
      <w:r>
        <w:t xml:space="preserve"> </w:t>
      </w:r>
      <w:r>
        <w:rPr>
          <w:rFonts w:hint="eastAsia"/>
        </w:rPr>
        <w:t>触发）：无论是节点归属漂移（</w:t>
      </w:r>
      <w:r>
        <w:rPr>
          <w:rFonts w:hint="eastAsia"/>
        </w:rPr>
        <w:t>T0</w:t>
      </w:r>
      <w:r>
        <w:rPr>
          <w:rFonts w:hint="eastAsia"/>
        </w:rPr>
        <w:t>）还是本地重试耗尽（</w:t>
      </w:r>
      <w:r>
        <w:rPr>
          <w:rFonts w:hint="eastAsia"/>
        </w:rPr>
        <w:t>T3</w:t>
      </w:r>
      <w:r>
        <w:rPr>
          <w:rFonts w:hint="eastAsia"/>
        </w:rPr>
        <w:t>），</w:t>
      </w:r>
      <w:r>
        <w:rPr>
          <w:rFonts w:hint="eastAsia"/>
        </w:rPr>
        <w:t>Pod</w:t>
      </w:r>
      <w:r>
        <w:t xml:space="preserve"> </w:t>
      </w:r>
      <w:r>
        <w:rPr>
          <w:rFonts w:hint="eastAsia"/>
        </w:rPr>
        <w:t>都会经</w:t>
      </w:r>
      <w:r>
        <w:t xml:space="preserve"> Layer 3 </w:t>
      </w:r>
      <w:r>
        <w:rPr>
          <w:rFonts w:hint="eastAsia"/>
        </w:rPr>
        <w:t>清除</w:t>
      </w:r>
      <w:r>
        <w:t xml:space="preserve"> scheduler-name </w:t>
      </w:r>
      <w:r>
        <w:rPr>
          <w:rFonts w:hint="eastAsia"/>
        </w:rPr>
        <w:t>注解回到</w:t>
      </w:r>
      <w:r>
        <w:t xml:space="preserve"> Pending </w:t>
      </w:r>
      <w:r>
        <w:rPr>
          <w:rFonts w:hint="eastAsia"/>
        </w:rPr>
        <w:t>状态。由</w:t>
      </w:r>
      <w:r>
        <w:t xml:space="preserve"> </w:t>
      </w:r>
      <w:r>
        <w:rPr>
          <w:rFonts w:hint="eastAsia"/>
        </w:rPr>
        <w:t>P3</w:t>
      </w:r>
      <w:r>
        <w:rPr>
          <w:rFonts w:hint="eastAsia"/>
        </w:rPr>
        <w:t>，操作时序正确，</w:t>
      </w:r>
      <w:r>
        <w:rPr>
          <w:rFonts w:hint="eastAsia"/>
        </w:rPr>
        <w:t>Dispatcher</w:t>
      </w:r>
      <w:r>
        <w:t xml:space="preserve"> </w:t>
      </w:r>
      <w:r>
        <w:rPr>
          <w:rFonts w:hint="eastAsia"/>
        </w:rPr>
        <w:t>会重新分发。分发到新</w:t>
      </w:r>
      <w:r>
        <w:t xml:space="preserve"> Scheduler </w:t>
      </w:r>
      <w:r>
        <w:rPr>
          <w:rFonts w:hint="eastAsia"/>
        </w:rPr>
        <w:t>后走完整流程，再次遇到</w:t>
      </w:r>
      <w:r>
        <w:t xml:space="preserve"> Layer 0 </w:t>
      </w:r>
      <w:r>
        <w:rPr>
          <w:rFonts w:hint="eastAsia"/>
        </w:rPr>
        <w:t>校验（</w:t>
      </w:r>
      <w:r>
        <w:rPr>
          <w:rFonts w:hint="eastAsia"/>
        </w:rPr>
        <w:t>P4</w:t>
      </w:r>
      <w:r>
        <w:rPr>
          <w:rFonts w:hint="eastAsia"/>
        </w:rPr>
        <w:t>），归约到情况</w:t>
      </w:r>
      <w:r>
        <w:t xml:space="preserve"> 1</w:t>
      </w:r>
      <w:r>
        <w:t>。</w:t>
      </w:r>
      <w:r>
        <w:t xml:space="preserve">I </w:t>
      </w:r>
      <w:r>
        <w:rPr>
          <w:rFonts w:hint="eastAsia"/>
        </w:rPr>
        <w:t>在整个过程中不被破坏。</w:t>
      </w:r>
    </w:p>
    <w:p w14:paraId="038E1C46" w14:textId="77777777" w:rsidR="00957881" w:rsidRDefault="00000000">
      <w:pPr>
        <w:pStyle w:val="BodyText"/>
      </w:pPr>
      <w:r>
        <w:rPr>
          <w:rFonts w:hint="eastAsia"/>
        </w:rPr>
        <w:t>综上，四种情况覆盖了图</w:t>
      </w:r>
      <w:r>
        <w:t xml:space="preserve"> 5 </w:t>
      </w:r>
      <w:r>
        <w:rPr>
          <w:rFonts w:hint="eastAsia"/>
        </w:rPr>
        <w:t>状态机的所有可能路径，且每种情况下</w:t>
      </w:r>
      <w:r>
        <w:t xml:space="preserve"> I </w:t>
      </w:r>
      <w:r>
        <w:rPr>
          <w:rFonts w:hint="eastAsia"/>
        </w:rPr>
        <w:t>都得到维持。■</w:t>
      </w:r>
    </w:p>
    <w:p w14:paraId="7DDF539C" w14:textId="77777777" w:rsidR="00957881" w:rsidRDefault="00000000">
      <w:pPr>
        <w:pStyle w:val="Heading2"/>
        <w:spacing w:before="156" w:after="156"/>
      </w:pPr>
      <w:bookmarkStart w:id="308" w:name="_Toc241154078"/>
      <w:bookmarkStart w:id="309" w:name="本章小结-1"/>
      <w:bookmarkEnd w:id="305"/>
      <w:bookmarkEnd w:id="307"/>
      <w:r>
        <w:t>4.7</w:t>
      </w:r>
      <w:r>
        <w:t xml:space="preserve">　</w:t>
      </w:r>
      <w:r>
        <w:rPr>
          <w:rFonts w:hint="eastAsia"/>
        </w:rPr>
        <w:t>本章小结</w:t>
      </w:r>
      <w:bookmarkEnd w:id="308"/>
    </w:p>
    <w:p w14:paraId="7B9791FC" w14:textId="77777777" w:rsidR="00957881" w:rsidRDefault="00000000">
      <w:pPr>
        <w:pStyle w:val="FirstParagraph"/>
      </w:pPr>
      <w:r>
        <w:rPr>
          <w:rFonts w:hint="eastAsia"/>
        </w:rPr>
        <w:t>本章围绕核心不变量</w:t>
      </w:r>
      <w:r>
        <w:t xml:space="preserve"> </w:t>
      </w:r>
      <w:r>
        <w:rPr>
          <w:rFonts w:hint="eastAsia"/>
        </w:rPr>
        <w:t>“任一</w:t>
      </w:r>
      <w:r>
        <w:t xml:space="preserve"> Pod </w:t>
      </w:r>
      <w:r>
        <w:rPr>
          <w:rFonts w:hint="eastAsia"/>
        </w:rPr>
        <w:t>至多绑定到一个节点”</w:t>
      </w:r>
      <w:r>
        <w:t xml:space="preserve"> </w:t>
      </w:r>
      <w:r>
        <w:rPr>
          <w:rFonts w:hint="eastAsia"/>
        </w:rPr>
        <w:t>展开，识别了分布式调度器场景下的</w:t>
      </w:r>
      <w:r>
        <w:t xml:space="preserve"> 4 </w:t>
      </w:r>
      <w:r>
        <w:rPr>
          <w:rFonts w:hint="eastAsia"/>
        </w:rPr>
        <w:t>类典型故障场景：</w:t>
      </w:r>
    </w:p>
    <w:p w14:paraId="00C87C98" w14:textId="77777777" w:rsidR="00957881" w:rsidRDefault="00000000">
      <w:pPr>
        <w:pStyle w:val="Compact"/>
        <w:numPr>
          <w:ilvl w:val="0"/>
          <w:numId w:val="14"/>
        </w:numPr>
        <w:ind w:left="780"/>
      </w:pPr>
      <w:r>
        <w:rPr>
          <w:rFonts w:hint="eastAsia"/>
        </w:rPr>
        <w:t>T0</w:t>
      </w:r>
      <w:r>
        <w:rPr>
          <w:rFonts w:hint="eastAsia"/>
        </w:rPr>
        <w:t>：节点分区归属漂移；</w:t>
      </w:r>
    </w:p>
    <w:p w14:paraId="26607311" w14:textId="77777777" w:rsidR="00957881" w:rsidRDefault="00000000">
      <w:pPr>
        <w:pStyle w:val="Compact"/>
        <w:numPr>
          <w:ilvl w:val="0"/>
          <w:numId w:val="14"/>
        </w:numPr>
        <w:ind w:left="780"/>
      </w:pPr>
      <w:r>
        <w:rPr>
          <w:rFonts w:hint="eastAsia"/>
        </w:rPr>
        <w:t>T1</w:t>
      </w:r>
      <w:r>
        <w:rPr>
          <w:rFonts w:hint="eastAsia"/>
        </w:rPr>
        <w:t>：</w:t>
      </w:r>
      <w:r>
        <w:rPr>
          <w:rFonts w:hint="eastAsia"/>
        </w:rPr>
        <w:t>Bind</w:t>
      </w:r>
      <w:r>
        <w:t xml:space="preserve"> API </w:t>
      </w:r>
      <w:r>
        <w:rPr>
          <w:rFonts w:hint="eastAsia"/>
        </w:rPr>
        <w:t>暂态失败；</w:t>
      </w:r>
    </w:p>
    <w:p w14:paraId="5D2B0E38" w14:textId="77777777" w:rsidR="00957881" w:rsidRDefault="00000000">
      <w:pPr>
        <w:pStyle w:val="Compact"/>
        <w:numPr>
          <w:ilvl w:val="0"/>
          <w:numId w:val="14"/>
        </w:numPr>
        <w:ind w:left="780"/>
      </w:pPr>
      <w:r>
        <w:rPr>
          <w:rFonts w:hint="eastAsia"/>
        </w:rPr>
        <w:t>T2</w:t>
      </w:r>
      <w:r>
        <w:rPr>
          <w:rFonts w:hint="eastAsia"/>
        </w:rPr>
        <w:t>：</w:t>
      </w:r>
      <w:r>
        <w:rPr>
          <w:rFonts w:hint="eastAsia"/>
        </w:rPr>
        <w:t>Bind</w:t>
      </w:r>
      <w:r>
        <w:t xml:space="preserve"> </w:t>
      </w:r>
      <w:r>
        <w:rPr>
          <w:rFonts w:hint="eastAsia"/>
        </w:rPr>
        <w:t>失败后的</w:t>
      </w:r>
      <w:r>
        <w:t xml:space="preserve"> Assumed </w:t>
      </w:r>
      <w:r>
        <w:rPr>
          <w:rFonts w:hint="eastAsia"/>
        </w:rPr>
        <w:t>状态残留；</w:t>
      </w:r>
    </w:p>
    <w:p w14:paraId="57CD64C7" w14:textId="77777777" w:rsidR="00957881" w:rsidRDefault="00000000">
      <w:pPr>
        <w:pStyle w:val="Compact"/>
        <w:numPr>
          <w:ilvl w:val="0"/>
          <w:numId w:val="14"/>
        </w:numPr>
        <w:ind w:left="780"/>
      </w:pPr>
      <w:r>
        <w:rPr>
          <w:rFonts w:hint="eastAsia"/>
        </w:rPr>
        <w:t>T3</w:t>
      </w:r>
      <w:r>
        <w:rPr>
          <w:rFonts w:hint="eastAsia"/>
        </w:rPr>
        <w:t>：本地重试耗尽。</w:t>
      </w:r>
    </w:p>
    <w:p w14:paraId="7DA01422" w14:textId="77777777" w:rsidR="00957881" w:rsidRDefault="00000000">
      <w:pPr>
        <w:pStyle w:val="FirstParagraph"/>
      </w:pPr>
      <w:r>
        <w:rPr>
          <w:rFonts w:hint="eastAsia"/>
        </w:rPr>
        <w:t>分别设计了对应的</w:t>
      </w:r>
      <w:r>
        <w:t xml:space="preserve"> 4 </w:t>
      </w:r>
      <w:r>
        <w:rPr>
          <w:rFonts w:hint="eastAsia"/>
        </w:rPr>
        <w:t>层容错机制：</w:t>
      </w:r>
    </w:p>
    <w:p w14:paraId="0131677F" w14:textId="77777777" w:rsidR="00957881" w:rsidRDefault="00000000">
      <w:pPr>
        <w:pStyle w:val="Compact"/>
        <w:numPr>
          <w:ilvl w:val="0"/>
          <w:numId w:val="15"/>
        </w:numPr>
        <w:ind w:left="780"/>
      </w:pPr>
      <w:r>
        <w:t xml:space="preserve">Layer </w:t>
      </w:r>
      <w:r>
        <w:rPr>
          <w:rFonts w:hint="eastAsia"/>
        </w:rPr>
        <w:t>0</w:t>
      </w:r>
      <w:r>
        <w:rPr>
          <w:rFonts w:hint="eastAsia"/>
        </w:rPr>
        <w:t>：</w:t>
      </w:r>
      <w:r>
        <w:rPr>
          <w:rFonts w:hint="eastAsia"/>
        </w:rPr>
        <w:t>Bind</w:t>
      </w:r>
      <w:r>
        <w:t xml:space="preserve"> </w:t>
      </w:r>
      <w:r>
        <w:rPr>
          <w:rFonts w:hint="eastAsia"/>
        </w:rPr>
        <w:t>前置的节点归属校验；</w:t>
      </w:r>
    </w:p>
    <w:p w14:paraId="5F5C3273" w14:textId="77777777" w:rsidR="00957881" w:rsidRDefault="00000000">
      <w:pPr>
        <w:pStyle w:val="Compact"/>
        <w:numPr>
          <w:ilvl w:val="0"/>
          <w:numId w:val="15"/>
        </w:numPr>
        <w:ind w:left="780"/>
      </w:pPr>
      <w:r>
        <w:lastRenderedPageBreak/>
        <w:t xml:space="preserve">Layer </w:t>
      </w:r>
      <w:r>
        <w:rPr>
          <w:rFonts w:hint="eastAsia"/>
        </w:rPr>
        <w:t>1</w:t>
      </w:r>
      <w:r>
        <w:rPr>
          <w:rFonts w:hint="eastAsia"/>
        </w:rPr>
        <w:t>：线性退避的同步重试；</w:t>
      </w:r>
    </w:p>
    <w:p w14:paraId="6F085246" w14:textId="77777777" w:rsidR="00957881" w:rsidRDefault="00000000">
      <w:pPr>
        <w:pStyle w:val="Compact"/>
        <w:numPr>
          <w:ilvl w:val="0"/>
          <w:numId w:val="15"/>
        </w:numPr>
        <w:ind w:left="780"/>
      </w:pPr>
      <w:r>
        <w:t xml:space="preserve">Layer </w:t>
      </w:r>
      <w:r>
        <w:rPr>
          <w:rFonts w:hint="eastAsia"/>
        </w:rPr>
        <w:t>2</w:t>
      </w:r>
      <w:r>
        <w:rPr>
          <w:rFonts w:hint="eastAsia"/>
        </w:rPr>
        <w:t>：异步</w:t>
      </w:r>
      <w:r>
        <w:t xml:space="preserve"> Reconciler + </w:t>
      </w:r>
      <w:r>
        <w:rPr>
          <w:rFonts w:hint="eastAsia"/>
        </w:rPr>
        <w:t>APICallFailedTaskQueue</w:t>
      </w:r>
      <w:r>
        <w:rPr>
          <w:rFonts w:hint="eastAsia"/>
        </w:rPr>
        <w:t>；</w:t>
      </w:r>
    </w:p>
    <w:p w14:paraId="2D492D55" w14:textId="77777777" w:rsidR="00957881" w:rsidRDefault="00000000">
      <w:pPr>
        <w:pStyle w:val="Compact"/>
        <w:numPr>
          <w:ilvl w:val="0"/>
          <w:numId w:val="15"/>
        </w:numPr>
        <w:ind w:left="780"/>
      </w:pPr>
      <w:r>
        <w:t xml:space="preserve">Layer </w:t>
      </w:r>
      <w:r>
        <w:rPr>
          <w:rFonts w:hint="eastAsia"/>
        </w:rPr>
        <w:t>3</w:t>
      </w:r>
      <w:r>
        <w:rPr>
          <w:rFonts w:hint="eastAsia"/>
        </w:rPr>
        <w:t>：跨</w:t>
      </w:r>
      <w:r>
        <w:t xml:space="preserve"> Scheduler </w:t>
      </w:r>
      <w:r>
        <w:rPr>
          <w:rFonts w:hint="eastAsia"/>
        </w:rPr>
        <w:t>实例回退，清除</w:t>
      </w:r>
      <w:r>
        <w:t xml:space="preserve"> scheduler-name </w:t>
      </w:r>
      <w:r>
        <w:rPr>
          <w:rFonts w:hint="eastAsia"/>
        </w:rPr>
        <w:t>注解触发</w:t>
      </w:r>
      <w:r>
        <w:t xml:space="preserve"> Dispatcher </w:t>
      </w:r>
      <w:r>
        <w:rPr>
          <w:rFonts w:hint="eastAsia"/>
        </w:rPr>
        <w:t>重分发。</w:t>
      </w:r>
    </w:p>
    <w:p w14:paraId="6B5CF0EA" w14:textId="77777777" w:rsidR="00957881" w:rsidRDefault="00000000">
      <w:pPr>
        <w:pStyle w:val="FirstParagraph"/>
      </w:pPr>
      <w:r>
        <w:rPr>
          <w:rFonts w:hint="eastAsia"/>
        </w:rPr>
        <w:t>论证过程表明，四层机制的组合能够严格维持核心不变量</w:t>
      </w:r>
      <w:r>
        <w:t xml:space="preserve"> </w:t>
      </w:r>
      <w:r>
        <w:rPr>
          <w:rFonts w:hint="eastAsia"/>
        </w:rPr>
        <w:t>I</w:t>
      </w:r>
      <w:r>
        <w:rPr>
          <w:rFonts w:hint="eastAsia"/>
        </w:rPr>
        <w:t>，其可靠性建立在</w:t>
      </w:r>
      <w:r>
        <w:t xml:space="preserve"> etcd </w:t>
      </w:r>
      <w:r>
        <w:rPr>
          <w:rFonts w:hint="eastAsia"/>
        </w:rPr>
        <w:t>的原子性语义（</w:t>
      </w:r>
      <w:r>
        <w:rPr>
          <w:rFonts w:hint="eastAsia"/>
        </w:rPr>
        <w:t>Bind</w:t>
      </w:r>
      <w:r>
        <w:t xml:space="preserve"> </w:t>
      </w:r>
      <w:r>
        <w:rPr>
          <w:rFonts w:hint="eastAsia"/>
        </w:rPr>
        <w:t>子资源原子写入、</w:t>
      </w:r>
      <w:r>
        <w:rPr>
          <w:rFonts w:hint="eastAsia"/>
        </w:rPr>
        <w:t>Pod/Node</w:t>
      </w:r>
      <w:r>
        <w:t xml:space="preserve"> </w:t>
      </w:r>
      <w:r>
        <w:rPr>
          <w:rFonts w:hint="eastAsia"/>
        </w:rPr>
        <w:t>注解的</w:t>
      </w:r>
      <w:r>
        <w:t xml:space="preserve"> resourceVersion </w:t>
      </w:r>
      <w:r>
        <w:rPr>
          <w:rFonts w:hint="eastAsia"/>
        </w:rPr>
        <w:t>乐观并发、</w:t>
      </w:r>
      <w:r>
        <w:rPr>
          <w:rFonts w:hint="eastAsia"/>
        </w:rPr>
        <w:t>Informer</w:t>
      </w:r>
      <w:r>
        <w:t xml:space="preserve"> </w:t>
      </w:r>
      <w:r>
        <w:rPr>
          <w:rFonts w:hint="eastAsia"/>
        </w:rPr>
        <w:t>的最终一致性）之上。第</w:t>
      </w:r>
      <w:r>
        <w:t xml:space="preserve"> 5 </w:t>
      </w:r>
      <w:r>
        <w:rPr>
          <w:rFonts w:hint="eastAsia"/>
        </w:rPr>
        <w:t>章将在本章的一致性保证基础上，进一步优化独立</w:t>
      </w:r>
      <w:r>
        <w:t xml:space="preserve"> Binder </w:t>
      </w:r>
      <w:r>
        <w:rPr>
          <w:rFonts w:hint="eastAsia"/>
        </w:rPr>
        <w:t>的部署形态，提出面向大规模场景的进程内</w:t>
      </w:r>
      <w:r>
        <w:t xml:space="preserve"> Binder </w:t>
      </w:r>
      <w:r>
        <w:rPr>
          <w:rFonts w:hint="eastAsia"/>
        </w:rPr>
        <w:t>架构</w:t>
      </w:r>
      <w:r>
        <w:t xml:space="preserve"> ENO</w:t>
      </w:r>
      <w:r>
        <w:t>。</w:t>
      </w:r>
    </w:p>
    <w:p w14:paraId="67933572" w14:textId="77777777" w:rsidR="00957881" w:rsidRDefault="00000000">
      <w:r>
        <w:br w:type="page"/>
      </w:r>
    </w:p>
    <w:p w14:paraId="15763A99" w14:textId="77777777" w:rsidR="00957881" w:rsidRDefault="00000000">
      <w:pPr>
        <w:pStyle w:val="Heading1"/>
        <w:spacing w:before="156" w:after="156"/>
      </w:pPr>
      <w:bookmarkStart w:id="310" w:name="_Toc241154079"/>
      <w:bookmarkStart w:id="311" w:name="第五章-面向大规模场景的进程内-binder-架构"/>
      <w:bookmarkEnd w:id="279"/>
      <w:bookmarkEnd w:id="309"/>
      <w:r>
        <w:rPr>
          <w:rFonts w:hint="eastAsia"/>
        </w:rPr>
        <w:lastRenderedPageBreak/>
        <w:t>第五章</w:t>
      </w:r>
      <w:r>
        <w:t xml:space="preserve">　</w:t>
      </w:r>
      <w:r>
        <w:rPr>
          <w:rFonts w:hint="eastAsia"/>
        </w:rPr>
        <w:t>面向大规模场景的进程内</w:t>
      </w:r>
      <w:r>
        <w:t xml:space="preserve"> Binder </w:t>
      </w:r>
      <w:r>
        <w:rPr>
          <w:rFonts w:hint="eastAsia"/>
        </w:rPr>
        <w:t>架构</w:t>
      </w:r>
      <w:bookmarkEnd w:id="310"/>
    </w:p>
    <w:p w14:paraId="73B2AD6F" w14:textId="77777777" w:rsidR="00957881" w:rsidRDefault="00000000">
      <w:pPr>
        <w:pStyle w:val="FirstParagraph"/>
      </w:pPr>
      <w:r>
        <w:rPr>
          <w:rFonts w:hint="eastAsia"/>
        </w:rPr>
        <w:t>第</w:t>
      </w:r>
      <w:r>
        <w:t xml:space="preserve"> 3</w:t>
      </w:r>
      <w:r>
        <w:t>、</w:t>
      </w:r>
      <w:r>
        <w:t xml:space="preserve">4 </w:t>
      </w:r>
      <w:r>
        <w:rPr>
          <w:rFonts w:hint="eastAsia"/>
        </w:rPr>
        <w:t>章从架构与容错两个维度刻画了分布式</w:t>
      </w:r>
      <w:r>
        <w:t xml:space="preserve"> Kubernetes </w:t>
      </w:r>
      <w:r>
        <w:rPr>
          <w:rFonts w:hint="eastAsia"/>
        </w:rPr>
        <w:t>调度器需要满足的功能与一致性要求。在具体的部署形态上，若沿用”独立</w:t>
      </w:r>
      <w:r>
        <w:t xml:space="preserve"> Binder </w:t>
      </w:r>
      <w:r>
        <w:rPr>
          <w:rFonts w:hint="eastAsia"/>
        </w:rPr>
        <w:t>组件</w:t>
      </w:r>
      <w:r>
        <w:t xml:space="preserve"> + </w:t>
      </w:r>
      <w:r>
        <w:rPr>
          <w:rFonts w:hint="eastAsia"/>
        </w:rPr>
        <w:t>跨进程通信”的经典拆分，其在超高并发场景下会重新成为整个调度流水线的性能瓶颈。本章提出</w:t>
      </w:r>
      <w:r>
        <w:t xml:space="preserve"> </w:t>
      </w:r>
      <w:r>
        <w:rPr>
          <w:rFonts w:hint="eastAsia"/>
        </w:rPr>
        <w:t>ENO</w:t>
      </w:r>
      <w:r>
        <w:rPr>
          <w:rFonts w:hint="eastAsia"/>
        </w:rPr>
        <w:t>——一种将绑定执行链路合并进</w:t>
      </w:r>
      <w:r>
        <w:t xml:space="preserve"> Scheduler </w:t>
      </w:r>
      <w:r>
        <w:rPr>
          <w:rFonts w:hint="eastAsia"/>
        </w:rPr>
        <w:t>进程的嵌入式绑定器（</w:t>
      </w:r>
      <w:r>
        <w:rPr>
          <w:rFonts w:hint="eastAsia"/>
        </w:rPr>
        <w:t>Embedded</w:t>
      </w:r>
      <w:r>
        <w:t xml:space="preserve"> </w:t>
      </w:r>
      <w:r>
        <w:rPr>
          <w:rFonts w:hint="eastAsia"/>
        </w:rPr>
        <w:t>Binder</w:t>
      </w:r>
      <w:r>
        <w:rPr>
          <w:rFonts w:hint="eastAsia"/>
        </w:rPr>
        <w:t>）架构，通过共享缓存零拷贝适配、消除跨进程</w:t>
      </w:r>
      <w:r>
        <w:t xml:space="preserve"> API </w:t>
      </w:r>
      <w:r>
        <w:rPr>
          <w:rFonts w:hint="eastAsia"/>
        </w:rPr>
        <w:t>调用、在四层容错语义上重建进程内调用链等设计要点，在不牺牲一致性保证的前提下取得显著的性能提升。</w:t>
      </w:r>
    </w:p>
    <w:p w14:paraId="28B481D2" w14:textId="77777777" w:rsidR="00957881" w:rsidRDefault="00000000">
      <w:pPr>
        <w:pStyle w:val="Heading2"/>
        <w:spacing w:before="156" w:after="156"/>
      </w:pPr>
      <w:bookmarkStart w:id="312" w:name="_Toc241154080"/>
      <w:bookmarkStart w:id="313" w:name="独立-binder-的性能开销分析"/>
      <w:r>
        <w:t>5.1</w:t>
      </w:r>
      <w:r>
        <w:t xml:space="preserve">　</w:t>
      </w:r>
      <w:r>
        <w:rPr>
          <w:rFonts w:hint="eastAsia"/>
        </w:rPr>
        <w:t>独立</w:t>
      </w:r>
      <w:r>
        <w:t xml:space="preserve"> Binder </w:t>
      </w:r>
      <w:r>
        <w:rPr>
          <w:rFonts w:hint="eastAsia"/>
        </w:rPr>
        <w:t>的性能开销分析</w:t>
      </w:r>
      <w:bookmarkEnd w:id="312"/>
    </w:p>
    <w:p w14:paraId="2FE530ED" w14:textId="77777777" w:rsidR="00957881" w:rsidRDefault="00000000">
      <w:pPr>
        <w:pStyle w:val="FirstParagraph"/>
      </w:pPr>
      <w:r>
        <w:rPr>
          <w:rFonts w:hint="eastAsia"/>
        </w:rPr>
        <w:t>图</w:t>
      </w:r>
      <w:r>
        <w:t xml:space="preserve"> 9 </w:t>
      </w:r>
      <w:r>
        <w:rPr>
          <w:rFonts w:hint="eastAsia"/>
        </w:rPr>
        <w:t>展示了</w:t>
      </w:r>
      <w:r>
        <w:t xml:space="preserve"> Binder </w:t>
      </w:r>
      <w:r>
        <w:rPr>
          <w:rFonts w:hint="eastAsia"/>
        </w:rPr>
        <w:t>作为独立</w:t>
      </w:r>
      <w:r>
        <w:t xml:space="preserve"> Deployment </w:t>
      </w:r>
      <w:r>
        <w:rPr>
          <w:rFonts w:hint="eastAsia"/>
        </w:rPr>
        <w:t>部署时的完整跨进程流程：</w:t>
      </w:r>
      <w:r>
        <w:rPr>
          <w:rFonts w:hint="eastAsia"/>
        </w:rPr>
        <w:t>Binder</w:t>
      </w:r>
      <w:r>
        <w:t xml:space="preserve"> </w:t>
      </w:r>
      <w:r>
        <w:rPr>
          <w:rFonts w:hint="eastAsia"/>
        </w:rPr>
        <w:t>与</w:t>
      </w:r>
      <w:r>
        <w:t xml:space="preserve"> Scheduler </w:t>
      </w:r>
      <w:r>
        <w:rPr>
          <w:rFonts w:hint="eastAsia"/>
        </w:rPr>
        <w:t>进程之间无直接连接，只能通过</w:t>
      </w:r>
      <w:r>
        <w:t xml:space="preserve"> Kubernetes API Server </w:t>
      </w:r>
      <w:r>
        <w:rPr>
          <w:rFonts w:hint="eastAsia"/>
        </w:rPr>
        <w:t>间接通信。本文以这一部署形态作为第</w:t>
      </w:r>
      <w:r>
        <w:t xml:space="preserve"> 6 </w:t>
      </w:r>
      <w:r>
        <w:rPr>
          <w:rFonts w:hint="eastAsia"/>
        </w:rPr>
        <w:t>章实验中</w:t>
      </w:r>
      <w:r>
        <w:t xml:space="preserve"> b </w:t>
      </w:r>
      <w:r>
        <w:rPr>
          <w:rFonts w:hint="eastAsia"/>
        </w:rPr>
        <w:t>组的评估基线，用以量化</w:t>
      </w:r>
      <w:r>
        <w:t xml:space="preserve"> ENO </w:t>
      </w:r>
      <w:r>
        <w:rPr>
          <w:rFonts w:hint="eastAsia"/>
        </w:rPr>
        <w:t>进程内合并方案（</w:t>
      </w:r>
      <w:r>
        <w:rPr>
          <w:rFonts w:hint="eastAsia"/>
        </w:rPr>
        <w:t>5.2</w:t>
      </w:r>
      <w:r>
        <w:t xml:space="preserve"> </w:t>
      </w:r>
      <w:r>
        <w:rPr>
          <w:rFonts w:hint="eastAsia"/>
        </w:rPr>
        <w:t>节）带来的性能改进。</w:t>
      </w:r>
    </w:p>
    <w:p w14:paraId="0692D38F" w14:textId="77777777" w:rsidR="00957881" w:rsidRDefault="00000000">
      <w:pPr>
        <w:pStyle w:val="CaptionedFigure"/>
      </w:pPr>
      <w:r>
        <w:rPr>
          <w:noProof/>
        </w:rPr>
        <w:lastRenderedPageBreak/>
        <w:drawing>
          <wp:inline distT="0" distB="0" distL="0" distR="0" wp14:anchorId="6030C8A5" wp14:editId="4A8E448C">
            <wp:extent cx="5753100" cy="4908011"/>
            <wp:effectExtent l="0" t="0" r="0" b="0"/>
            <wp:docPr id="120" name="Picture" descr="图 9 独立 Binder（改造前）：5 步跨进程流程"/>
            <wp:cNvGraphicFramePr/>
            <a:graphic xmlns:a="http://schemas.openxmlformats.org/drawingml/2006/main">
              <a:graphicData uri="http://schemas.openxmlformats.org/drawingml/2006/picture">
                <pic:pic xmlns:pic="http://schemas.openxmlformats.org/drawingml/2006/picture">
                  <pic:nvPicPr>
                    <pic:cNvPr id="121" name="Picture" descr="../figures/fig5-1a-shared-binder.png"/>
                    <pic:cNvPicPr>
                      <a:picLocks noChangeAspect="1" noChangeArrowheads="1"/>
                    </pic:cNvPicPr>
                  </pic:nvPicPr>
                  <pic:blipFill>
                    <a:blip r:embed="rId16"/>
                    <a:stretch>
                      <a:fillRect/>
                    </a:stretch>
                  </pic:blipFill>
                  <pic:spPr bwMode="auto">
                    <a:xfrm>
                      <a:off x="0" y="0"/>
                      <a:ext cx="5753100" cy="4908011"/>
                    </a:xfrm>
                    <a:prstGeom prst="rect">
                      <a:avLst/>
                    </a:prstGeom>
                    <a:noFill/>
                    <a:ln w="9525">
                      <a:noFill/>
                      <a:headEnd/>
                      <a:tailEnd/>
                    </a:ln>
                  </pic:spPr>
                </pic:pic>
              </a:graphicData>
            </a:graphic>
          </wp:inline>
        </w:drawing>
      </w:r>
    </w:p>
    <w:p w14:paraId="49CAD829" w14:textId="77777777" w:rsidR="00957881" w:rsidRDefault="00000000">
      <w:pPr>
        <w:pStyle w:val="ImageCaption"/>
      </w:pPr>
      <w:r>
        <w:rPr>
          <w:rFonts w:hint="eastAsia"/>
        </w:rPr>
        <w:t>图</w:t>
      </w:r>
      <w:r>
        <w:t xml:space="preserve"> 9 </w:t>
      </w:r>
      <w:r>
        <w:rPr>
          <w:rFonts w:hint="eastAsia"/>
        </w:rPr>
        <w:t>独立</w:t>
      </w:r>
      <w:r>
        <w:t xml:space="preserve"> </w:t>
      </w:r>
      <w:r>
        <w:rPr>
          <w:rFonts w:hint="eastAsia"/>
        </w:rPr>
        <w:t>Binder</w:t>
      </w:r>
      <w:r>
        <w:rPr>
          <w:rFonts w:hint="eastAsia"/>
        </w:rPr>
        <w:t>（改造前）：</w:t>
      </w:r>
      <w:r>
        <w:rPr>
          <w:rFonts w:hint="eastAsia"/>
        </w:rPr>
        <w:t>5</w:t>
      </w:r>
      <w:r>
        <w:t xml:space="preserve"> </w:t>
      </w:r>
      <w:r>
        <w:rPr>
          <w:rFonts w:hint="eastAsia"/>
        </w:rPr>
        <w:t>步跨进程流程</w:t>
      </w:r>
    </w:p>
    <w:p w14:paraId="05D3741D" w14:textId="77777777" w:rsidR="00957881" w:rsidRDefault="00000000">
      <w:pPr>
        <w:pStyle w:val="BodyText"/>
      </w:pPr>
      <w:r>
        <w:rPr>
          <w:rFonts w:hint="eastAsia"/>
        </w:rPr>
        <w:t>整条链路上有</w:t>
      </w:r>
      <w:r>
        <w:t xml:space="preserve"> 5 </w:t>
      </w:r>
      <w:r>
        <w:rPr>
          <w:rFonts w:hint="eastAsia"/>
        </w:rPr>
        <w:t>次</w:t>
      </w:r>
      <w:r>
        <w:t xml:space="preserve"> API Server </w:t>
      </w:r>
      <w:r>
        <w:rPr>
          <w:rFonts w:hint="eastAsia"/>
        </w:rPr>
        <w:t>调用。</w:t>
      </w:r>
      <w:r>
        <w:rPr>
          <w:rFonts w:hint="eastAsia"/>
        </w:rPr>
        <w:t>Dispatcher</w:t>
      </w:r>
      <w:r>
        <w:t xml:space="preserve"> </w:t>
      </w:r>
      <w:r>
        <w:rPr>
          <w:rFonts w:hint="eastAsia"/>
        </w:rPr>
        <w:t>首先以</w:t>
      </w:r>
      <w:r>
        <w:t xml:space="preserve"> PatchPod </w:t>
      </w:r>
      <w:r>
        <w:rPr>
          <w:rFonts w:hint="eastAsia"/>
        </w:rPr>
        <w:t>写入</w:t>
      </w:r>
      <w:r>
        <w:t xml:space="preserve"> scheduler-name </w:t>
      </w:r>
      <w:r>
        <w:rPr>
          <w:rFonts w:hint="eastAsia"/>
        </w:rPr>
        <w:t>注解</w:t>
      </w:r>
      <w:r>
        <w:t xml:space="preserve"> </w:t>
      </w:r>
      <w:r>
        <w:rPr>
          <w:rFonts w:hint="eastAsia"/>
        </w:rPr>
        <w:t>①，随后</w:t>
      </w:r>
      <w:r>
        <w:t xml:space="preserve"> Informer </w:t>
      </w:r>
      <w:r>
        <w:rPr>
          <w:rFonts w:hint="eastAsia"/>
        </w:rPr>
        <w:t>把该事件推送给</w:t>
      </w:r>
      <w:r>
        <w:t xml:space="preserve"> Scheduler </w:t>
      </w:r>
      <w:r>
        <w:rPr>
          <w:rFonts w:hint="eastAsia"/>
        </w:rPr>
        <w:t>②；</w:t>
      </w:r>
      <w:r>
        <w:rPr>
          <w:rFonts w:hint="eastAsia"/>
        </w:rPr>
        <w:t>Scheduler</w:t>
      </w:r>
      <w:r>
        <w:t xml:space="preserve"> </w:t>
      </w:r>
      <w:r>
        <w:rPr>
          <w:rFonts w:hint="eastAsia"/>
        </w:rPr>
        <w:t>完成</w:t>
      </w:r>
      <w:r>
        <w:t xml:space="preserve"> Filter/Score/Reserve </w:t>
      </w:r>
      <w:r>
        <w:rPr>
          <w:rFonts w:hint="eastAsia"/>
        </w:rPr>
        <w:t>后再以</w:t>
      </w:r>
      <w:r>
        <w:t xml:space="preserve"> PatchPod </w:t>
      </w:r>
      <w:r>
        <w:rPr>
          <w:rFonts w:hint="eastAsia"/>
        </w:rPr>
        <w:t>写入</w:t>
      </w:r>
      <w:r>
        <w:t xml:space="preserve"> assumed-node </w:t>
      </w:r>
      <w:r>
        <w:rPr>
          <w:rFonts w:hint="eastAsia"/>
        </w:rPr>
        <w:t>注解</w:t>
      </w:r>
      <w:r>
        <w:t xml:space="preserve"> </w:t>
      </w:r>
      <w:r>
        <w:rPr>
          <w:rFonts w:hint="eastAsia"/>
        </w:rPr>
        <w:t>③，</w:t>
      </w:r>
      <w:r>
        <w:rPr>
          <w:rFonts w:hint="eastAsia"/>
        </w:rPr>
        <w:t>Informer</w:t>
      </w:r>
      <w:r>
        <w:t xml:space="preserve"> </w:t>
      </w:r>
      <w:r>
        <w:rPr>
          <w:rFonts w:hint="eastAsia"/>
        </w:rPr>
        <w:t>又将这次修改推送到独立的</w:t>
      </w:r>
      <w:r>
        <w:t xml:space="preserve"> Binder </w:t>
      </w:r>
      <w:r>
        <w:rPr>
          <w:rFonts w:hint="eastAsia"/>
        </w:rPr>
        <w:t>进程</w:t>
      </w:r>
      <w:r>
        <w:t xml:space="preserve"> </w:t>
      </w:r>
      <w:r>
        <w:rPr>
          <w:rFonts w:hint="eastAsia"/>
        </w:rPr>
        <w:t>④；最终由</w:t>
      </w:r>
      <w:r>
        <w:t xml:space="preserve"> Binder </w:t>
      </w:r>
      <w:r>
        <w:rPr>
          <w:rFonts w:hint="eastAsia"/>
        </w:rPr>
        <w:t>通过</w:t>
      </w:r>
      <w:r>
        <w:t xml:space="preserve"> Bind API </w:t>
      </w:r>
      <w:r>
        <w:rPr>
          <w:rFonts w:hint="eastAsia"/>
        </w:rPr>
        <w:t>完成绑定</w:t>
      </w:r>
      <w:r>
        <w:t xml:space="preserve"> ⑤</w:t>
      </w:r>
      <w:r>
        <w:t>。</w:t>
      </w:r>
    </w:p>
    <w:p w14:paraId="1C1A407F" w14:textId="77777777" w:rsidR="00957881" w:rsidRDefault="00000000">
      <w:pPr>
        <w:pStyle w:val="BodyText"/>
      </w:pPr>
      <w:r>
        <w:rPr>
          <w:rFonts w:hint="eastAsia"/>
        </w:rPr>
        <w:t>其中步骤</w:t>
      </w:r>
      <w:r>
        <w:t xml:space="preserve"> ④ </w:t>
      </w:r>
      <w:r>
        <w:rPr>
          <w:rFonts w:hint="eastAsia"/>
        </w:rPr>
        <w:t>是本文特别关注的开销来源：</w:t>
      </w:r>
      <w:r>
        <w:rPr>
          <w:rFonts w:hint="eastAsia"/>
        </w:rPr>
        <w:t>Scheduler</w:t>
      </w:r>
      <w:r>
        <w:t xml:space="preserve"> </w:t>
      </w:r>
      <w:r>
        <w:rPr>
          <w:rFonts w:hint="eastAsia"/>
        </w:rPr>
        <w:t>与</w:t>
      </w:r>
      <w:r>
        <w:t xml:space="preserve"> Binder </w:t>
      </w:r>
      <w:r>
        <w:rPr>
          <w:rFonts w:hint="eastAsia"/>
        </w:rPr>
        <w:t>之间没有直接连接，它们通过</w:t>
      </w:r>
      <w:r>
        <w:t xml:space="preserve"> API Server + etcd </w:t>
      </w:r>
      <w:r>
        <w:rPr>
          <w:rFonts w:hint="eastAsia"/>
        </w:rPr>
        <w:t>中转事件，每次事件都涉及序列化（</w:t>
      </w:r>
      <w:r>
        <w:rPr>
          <w:rFonts w:hint="eastAsia"/>
        </w:rPr>
        <w:t>Pod</w:t>
      </w:r>
      <w:r>
        <w:t xml:space="preserve"> </w:t>
      </w:r>
      <w:r>
        <w:rPr>
          <w:rFonts w:hint="eastAsia"/>
        </w:rPr>
        <w:t>对象转</w:t>
      </w:r>
      <w:r>
        <w:t xml:space="preserve"> </w:t>
      </w:r>
      <w:r>
        <w:rPr>
          <w:rFonts w:hint="eastAsia"/>
        </w:rPr>
        <w:t>protobuf</w:t>
      </w:r>
      <w:r>
        <w:rPr>
          <w:rFonts w:hint="eastAsia"/>
        </w:rPr>
        <w:t>）、网络传输、反序列化、</w:t>
      </w:r>
      <w:r>
        <w:rPr>
          <w:rFonts w:hint="eastAsia"/>
        </w:rPr>
        <w:t>Informer</w:t>
      </w:r>
      <w:r>
        <w:t xml:space="preserve"> </w:t>
      </w:r>
      <w:r>
        <w:rPr>
          <w:rFonts w:hint="eastAsia"/>
        </w:rPr>
        <w:t>索引更新等一系列开销，在超高并发场景下会累积成显著的性能损耗。</w:t>
      </w:r>
    </w:p>
    <w:p w14:paraId="36291850" w14:textId="77777777" w:rsidR="00957881" w:rsidRDefault="00000000">
      <w:pPr>
        <w:pStyle w:val="BodyText"/>
      </w:pPr>
      <w:r>
        <w:rPr>
          <w:rFonts w:hint="eastAsia"/>
        </w:rPr>
        <w:t>序列化</w:t>
      </w:r>
      <w:r>
        <w:t xml:space="preserve"> / </w:t>
      </w:r>
      <w:r>
        <w:rPr>
          <w:rFonts w:hint="eastAsia"/>
        </w:rPr>
        <w:t>反序列化的</w:t>
      </w:r>
      <w:r>
        <w:t xml:space="preserve"> CPU </w:t>
      </w:r>
      <w:r>
        <w:rPr>
          <w:rFonts w:hint="eastAsia"/>
        </w:rPr>
        <w:t>消耗最为直接：每个</w:t>
      </w:r>
      <w:r>
        <w:t xml:space="preserve"> Pod </w:t>
      </w:r>
      <w:r>
        <w:rPr>
          <w:rFonts w:hint="eastAsia"/>
        </w:rPr>
        <w:t>对象约</w:t>
      </w:r>
      <w:r>
        <w:t xml:space="preserve"> 3~10 </w:t>
      </w:r>
      <w:r>
        <w:rPr>
          <w:rFonts w:hint="eastAsia"/>
        </w:rPr>
        <w:t>KB</w:t>
      </w:r>
      <w:r>
        <w:rPr>
          <w:rFonts w:hint="eastAsia"/>
        </w:rPr>
        <w:t>（含</w:t>
      </w:r>
      <w:r>
        <w:t xml:space="preserve"> </w:t>
      </w:r>
      <w:r>
        <w:rPr>
          <w:rFonts w:hint="eastAsia"/>
        </w:rPr>
        <w:t>metadata</w:t>
      </w:r>
      <w:r>
        <w:rPr>
          <w:rFonts w:hint="eastAsia"/>
        </w:rPr>
        <w:t>、</w:t>
      </w:r>
      <w:r>
        <w:rPr>
          <w:rFonts w:hint="eastAsia"/>
        </w:rPr>
        <w:t>spec</w:t>
      </w:r>
      <w:r>
        <w:rPr>
          <w:rFonts w:hint="eastAsia"/>
        </w:rPr>
        <w:t>、</w:t>
      </w:r>
      <w:r>
        <w:rPr>
          <w:rFonts w:hint="eastAsia"/>
        </w:rPr>
        <w:t>status</w:t>
      </w:r>
      <w:r>
        <w:rPr>
          <w:rFonts w:hint="eastAsia"/>
        </w:rPr>
        <w:t>），高负载下</w:t>
      </w:r>
      <w:r>
        <w:t xml:space="preserve"> API Server + Informer </w:t>
      </w:r>
      <w:r>
        <w:rPr>
          <w:rFonts w:hint="eastAsia"/>
        </w:rPr>
        <w:t>每秒需要完成大量完整的</w:t>
      </w:r>
      <w:r>
        <w:t xml:space="preserve"> Pod </w:t>
      </w:r>
      <w:r>
        <w:rPr>
          <w:rFonts w:hint="eastAsia"/>
        </w:rPr>
        <w:t>序列化循环，合并</w:t>
      </w:r>
      <w:r>
        <w:t xml:space="preserve"> Binder </w:t>
      </w:r>
      <w:r>
        <w:rPr>
          <w:rFonts w:hint="eastAsia"/>
        </w:rPr>
        <w:t>后跨进程序列化次数至少可减半。</w:t>
      </w:r>
      <w:r>
        <w:rPr>
          <w:rFonts w:hint="eastAsia"/>
        </w:rPr>
        <w:t>Informer</w:t>
      </w:r>
      <w:r>
        <w:t xml:space="preserve"> </w:t>
      </w:r>
      <w:r>
        <w:rPr>
          <w:rFonts w:hint="eastAsia"/>
        </w:rPr>
        <w:t>事件延迟紧随其</w:t>
      </w:r>
      <w:r>
        <w:rPr>
          <w:rFonts w:hint="eastAsia"/>
        </w:rPr>
        <w:lastRenderedPageBreak/>
        <w:t>后：从</w:t>
      </w:r>
      <w:r>
        <w:t xml:space="preserve"> API Server </w:t>
      </w:r>
      <w:r>
        <w:rPr>
          <w:rFonts w:hint="eastAsia"/>
        </w:rPr>
        <w:t>的</w:t>
      </w:r>
      <w:r>
        <w:t xml:space="preserve"> Watch </w:t>
      </w:r>
      <w:r>
        <w:rPr>
          <w:rFonts w:hint="eastAsia"/>
        </w:rPr>
        <w:t>推送到</w:t>
      </w:r>
      <w:r>
        <w:t xml:space="preserve"> Binder </w:t>
      </w:r>
      <w:r>
        <w:rPr>
          <w:rFonts w:hint="eastAsia"/>
        </w:rPr>
        <w:t>的</w:t>
      </w:r>
      <w:r>
        <w:t xml:space="preserve"> Informer </w:t>
      </w:r>
      <w:r>
        <w:rPr>
          <w:rFonts w:hint="eastAsia"/>
        </w:rPr>
        <w:t>处理完成，受批处理、限流与</w:t>
      </w:r>
      <w:r>
        <w:t xml:space="preserve"> handler </w:t>
      </w:r>
      <w:r>
        <w:rPr>
          <w:rFonts w:hint="eastAsia"/>
        </w:rPr>
        <w:t>排队影响，通常存在数十到数百毫秒的端到端延迟，直接叠加到</w:t>
      </w:r>
      <w:r>
        <w:t xml:space="preserve"> Pod E2E </w:t>
      </w:r>
      <w:r>
        <w:rPr>
          <w:rFonts w:hint="eastAsia"/>
        </w:rPr>
        <w:t>调度延迟上。此外，步骤</w:t>
      </w:r>
      <w:r>
        <w:t xml:space="preserve"> ④ </w:t>
      </w:r>
      <w:r>
        <w:rPr>
          <w:rFonts w:hint="eastAsia"/>
        </w:rPr>
        <w:t>本身是一次完整的</w:t>
      </w:r>
      <w:r>
        <w:t xml:space="preserve"> Watch </w:t>
      </w:r>
      <w:r>
        <w:rPr>
          <w:rFonts w:hint="eastAsia"/>
        </w:rPr>
        <w:t>事件推送，仍占用</w:t>
      </w:r>
      <w:r>
        <w:t xml:space="preserve"> apiserver </w:t>
      </w:r>
      <w:r>
        <w:rPr>
          <w:rFonts w:hint="eastAsia"/>
        </w:rPr>
        <w:t>的连接与</w:t>
      </w:r>
      <w:r>
        <w:t xml:space="preserve"> goroutine </w:t>
      </w:r>
      <w:r>
        <w:rPr>
          <w:rFonts w:hint="eastAsia"/>
        </w:rPr>
        <w:t>资源，相当于比”</w:t>
      </w:r>
      <w:r>
        <w:rPr>
          <w:rFonts w:hint="eastAsia"/>
        </w:rPr>
        <w:t>Scheduler</w:t>
      </w:r>
      <w:r>
        <w:t xml:space="preserve"> </w:t>
      </w:r>
      <w:r>
        <w:rPr>
          <w:rFonts w:hint="eastAsia"/>
        </w:rPr>
        <w:t>直接调用</w:t>
      </w:r>
      <w:r>
        <w:t xml:space="preserve"> Bind </w:t>
      </w:r>
      <w:r>
        <w:rPr>
          <w:rFonts w:hint="eastAsia"/>
        </w:rPr>
        <w:t>API</w:t>
      </w:r>
      <w:r>
        <w:rPr>
          <w:rFonts w:hint="eastAsia"/>
        </w:rPr>
        <w:t>”多了一整个</w:t>
      </w:r>
      <w:r>
        <w:t xml:space="preserve"> apiserver </w:t>
      </w:r>
      <w:r>
        <w:rPr>
          <w:rFonts w:hint="eastAsia"/>
        </w:rPr>
        <w:t>交互周期，在高负载下会显著加剧</w:t>
      </w:r>
      <w:r>
        <w:t xml:space="preserve"> pending </w:t>
      </w:r>
      <w:r>
        <w:rPr>
          <w:rFonts w:hint="eastAsia"/>
        </w:rPr>
        <w:t>队列堆积。这三类开销</w:t>
      </w:r>
      <w:r>
        <w:t xml:space="preserve"> ENO </w:t>
      </w:r>
      <w:r>
        <w:rPr>
          <w:rFonts w:hint="eastAsia"/>
        </w:rPr>
        <w:t>通过消除步骤</w:t>
      </w:r>
      <w:r>
        <w:t xml:space="preserve"> ④ </w:t>
      </w:r>
      <w:r>
        <w:rPr>
          <w:rFonts w:hint="eastAsia"/>
        </w:rPr>
        <w:t>一并规避；相应的量化收益留待第</w:t>
      </w:r>
      <w:r>
        <w:t xml:space="preserve"> 6 </w:t>
      </w:r>
      <w:r>
        <w:rPr>
          <w:rFonts w:hint="eastAsia"/>
        </w:rPr>
        <w:t>章基准测试给出。</w:t>
      </w:r>
    </w:p>
    <w:p w14:paraId="6196762C" w14:textId="77777777" w:rsidR="00957881" w:rsidRDefault="00000000">
      <w:pPr>
        <w:pStyle w:val="BodyText"/>
      </w:pPr>
      <w:r>
        <w:rPr>
          <w:rFonts w:hint="eastAsia"/>
        </w:rPr>
        <w:t>上述均为运行时开销；除此之外，独立</w:t>
      </w:r>
      <w:r>
        <w:t xml:space="preserve"> Binder </w:t>
      </w:r>
      <w:r>
        <w:rPr>
          <w:rFonts w:hint="eastAsia"/>
        </w:rPr>
        <w:t>作为独立</w:t>
      </w:r>
      <w:r>
        <w:t xml:space="preserve"> Deployment </w:t>
      </w:r>
      <w:r>
        <w:rPr>
          <w:rFonts w:hint="eastAsia"/>
        </w:rPr>
        <w:t>还带来运维层面的资源冗余——额外的</w:t>
      </w:r>
      <w:r>
        <w:t xml:space="preserve"> CPU / </w:t>
      </w:r>
      <w:r>
        <w:rPr>
          <w:rFonts w:hint="eastAsia"/>
        </w:rPr>
        <w:t>内存配额、健康探测、日志与监控在</w:t>
      </w:r>
      <w:r>
        <w:t xml:space="preserve"> 3~5 </w:t>
      </w:r>
      <w:r>
        <w:rPr>
          <w:rFonts w:hint="eastAsia"/>
        </w:rPr>
        <w:t>副本水平扩展的</w:t>
      </w:r>
      <w:r>
        <w:t xml:space="preserve"> Scheduler </w:t>
      </w:r>
      <w:r>
        <w:rPr>
          <w:rFonts w:hint="eastAsia"/>
        </w:rPr>
        <w:t>集群中体量明显。</w:t>
      </w:r>
      <w:r>
        <w:rPr>
          <w:rFonts w:hint="eastAsia"/>
        </w:rPr>
        <w:t>ENO</w:t>
      </w:r>
      <w:r>
        <w:t xml:space="preserve"> </w:t>
      </w:r>
      <w:r>
        <w:rPr>
          <w:rFonts w:hint="eastAsia"/>
        </w:rPr>
        <w:t>部署下该</w:t>
      </w:r>
      <w:r>
        <w:t xml:space="preserve"> Deployment </w:t>
      </w:r>
      <w:r>
        <w:rPr>
          <w:rFonts w:hint="eastAsia"/>
        </w:rPr>
        <w:t>被移除（详见</w:t>
      </w:r>
      <w:r>
        <w:t xml:space="preserve"> 5.4 </w:t>
      </w:r>
      <w:r>
        <w:rPr>
          <w:rFonts w:hint="eastAsia"/>
        </w:rPr>
        <w:t>节图</w:t>
      </w:r>
      <w:r>
        <w:t xml:space="preserve"> </w:t>
      </w:r>
      <w:r>
        <w:rPr>
          <w:rFonts w:hint="eastAsia"/>
        </w:rPr>
        <w:t>12</w:t>
      </w:r>
      <w:r>
        <w:rPr>
          <w:rFonts w:hint="eastAsia"/>
        </w:rPr>
        <w:t>），这部分属定性收益，不进入第</w:t>
      </w:r>
      <w:r>
        <w:t xml:space="preserve"> 6 </w:t>
      </w:r>
      <w:r>
        <w:rPr>
          <w:rFonts w:hint="eastAsia"/>
        </w:rPr>
        <w:t>章的定量对比。</w:t>
      </w:r>
    </w:p>
    <w:p w14:paraId="64407044" w14:textId="77777777" w:rsidR="00957881" w:rsidRDefault="00000000">
      <w:pPr>
        <w:pStyle w:val="Heading2"/>
        <w:spacing w:before="156" w:after="156"/>
      </w:pPr>
      <w:bookmarkStart w:id="314" w:name="_Toc241154081"/>
      <w:bookmarkStart w:id="315" w:name="eno-架构进程内-binder-合并"/>
      <w:bookmarkEnd w:id="313"/>
      <w:r>
        <w:t>5.2</w:t>
      </w:r>
      <w:r>
        <w:t xml:space="preserve">　</w:t>
      </w:r>
      <w:r>
        <w:t xml:space="preserve">ENO </w:t>
      </w:r>
      <w:r>
        <w:rPr>
          <w:rFonts w:hint="eastAsia"/>
        </w:rPr>
        <w:t>架构：进程内</w:t>
      </w:r>
      <w:r>
        <w:t xml:space="preserve"> Binder </w:t>
      </w:r>
      <w:r>
        <w:rPr>
          <w:rFonts w:hint="eastAsia"/>
        </w:rPr>
        <w:t>合并</w:t>
      </w:r>
      <w:bookmarkEnd w:id="314"/>
    </w:p>
    <w:p w14:paraId="171FCB54" w14:textId="77777777" w:rsidR="00957881" w:rsidRDefault="00000000">
      <w:pPr>
        <w:pStyle w:val="Heading3"/>
        <w:spacing w:before="156" w:after="156"/>
      </w:pPr>
      <w:bookmarkStart w:id="316" w:name="设计目标"/>
      <w:r>
        <w:t>5.2.1</w:t>
      </w:r>
      <w:r>
        <w:t xml:space="preserve">　</w:t>
      </w:r>
      <w:r>
        <w:rPr>
          <w:rFonts w:hint="eastAsia"/>
        </w:rPr>
        <w:t>设计目标</w:t>
      </w:r>
    </w:p>
    <w:p w14:paraId="39C81B33" w14:textId="77777777" w:rsidR="00957881" w:rsidRDefault="00000000">
      <w:pPr>
        <w:pStyle w:val="FirstParagraph"/>
      </w:pPr>
      <w:r>
        <w:rPr>
          <w:rFonts w:hint="eastAsia"/>
        </w:rPr>
        <w:t>针对</w:t>
      </w:r>
      <w:r>
        <w:t xml:space="preserve"> 5.1 </w:t>
      </w:r>
      <w:r>
        <w:rPr>
          <w:rFonts w:hint="eastAsia"/>
        </w:rPr>
        <w:t>节分析的四类开销，本文提出三项设计目标。首要目标是消除步骤</w:t>
      </w:r>
      <w:r>
        <w:t xml:space="preserve"> ④ </w:t>
      </w:r>
      <w:r>
        <w:rPr>
          <w:rFonts w:hint="eastAsia"/>
        </w:rPr>
        <w:t>的跨进程事件传递，即由</w:t>
      </w:r>
      <w:r>
        <w:t xml:space="preserve"> Scheduler </w:t>
      </w:r>
      <w:r>
        <w:rPr>
          <w:rFonts w:hint="eastAsia"/>
        </w:rPr>
        <w:t>进程内的</w:t>
      </w:r>
      <w:r>
        <w:t xml:space="preserve"> Binder </w:t>
      </w:r>
      <w:r>
        <w:rPr>
          <w:rFonts w:hint="eastAsia"/>
        </w:rPr>
        <w:t>模块直接完成绑定，不再经</w:t>
      </w:r>
      <w:r>
        <w:t xml:space="preserve"> apiserver </w:t>
      </w:r>
      <w:r>
        <w:rPr>
          <w:rFonts w:hint="eastAsia"/>
        </w:rPr>
        <w:t>中转；与之配套的是</w:t>
      </w:r>
      <w:r>
        <w:t xml:space="preserve"> SchedulerCache </w:t>
      </w:r>
      <w:r>
        <w:rPr>
          <w:rFonts w:hint="eastAsia"/>
        </w:rPr>
        <w:t>的零拷贝共享，</w:t>
      </w:r>
      <w:r>
        <w:rPr>
          <w:rFonts w:hint="eastAsia"/>
        </w:rPr>
        <w:t>Binder</w:t>
      </w:r>
      <w:r>
        <w:t xml:space="preserve"> </w:t>
      </w:r>
      <w:r>
        <w:rPr>
          <w:rFonts w:hint="eastAsia"/>
        </w:rPr>
        <w:t>与</w:t>
      </w:r>
      <w:r>
        <w:t xml:space="preserve"> Scheduler </w:t>
      </w:r>
      <w:r>
        <w:rPr>
          <w:rFonts w:hint="eastAsia"/>
        </w:rPr>
        <w:t>使用同一份内存实例，</w:t>
      </w:r>
      <w:r>
        <w:rPr>
          <w:rFonts w:hint="eastAsia"/>
        </w:rPr>
        <w:t>Assumed</w:t>
      </w:r>
      <w:r>
        <w:t xml:space="preserve"> </w:t>
      </w:r>
      <w:r>
        <w:rPr>
          <w:rFonts w:hint="eastAsia"/>
        </w:rPr>
        <w:t>状态无需在两个进程之间同步。最后，第</w:t>
      </w:r>
      <w:r>
        <w:t xml:space="preserve"> 4 </w:t>
      </w:r>
      <w:r>
        <w:rPr>
          <w:rFonts w:hint="eastAsia"/>
        </w:rPr>
        <w:t>章的四层容错机制在新架构下必须完整保留，</w:t>
      </w:r>
      <w:r>
        <w:rPr>
          <w:rFonts w:hint="eastAsia"/>
        </w:rPr>
        <w:t>Layer</w:t>
      </w:r>
      <w:r>
        <w:t xml:space="preserve"> 0 </w:t>
      </w:r>
      <w:r>
        <w:rPr>
          <w:rFonts w:hint="eastAsia"/>
        </w:rPr>
        <w:t>校验、</w:t>
      </w:r>
      <w:r>
        <w:rPr>
          <w:rFonts w:hint="eastAsia"/>
        </w:rPr>
        <w:t>Layer</w:t>
      </w:r>
      <w:r>
        <w:t xml:space="preserve"> 1/2 </w:t>
      </w:r>
      <w:r>
        <w:rPr>
          <w:rFonts w:hint="eastAsia"/>
        </w:rPr>
        <w:t>重试与</w:t>
      </w:r>
      <w:r>
        <w:t xml:space="preserve"> Layer 3 </w:t>
      </w:r>
      <w:r>
        <w:rPr>
          <w:rFonts w:hint="eastAsia"/>
        </w:rPr>
        <w:t>全局回退都不能因部署形态合并而丢失。</w:t>
      </w:r>
    </w:p>
    <w:p w14:paraId="4CC84A85" w14:textId="77777777" w:rsidR="00957881" w:rsidRDefault="00000000">
      <w:pPr>
        <w:pStyle w:val="Heading3"/>
        <w:spacing w:before="156" w:after="156"/>
      </w:pPr>
      <w:bookmarkStart w:id="317" w:name="eno-架构总览"/>
      <w:bookmarkEnd w:id="316"/>
      <w:r>
        <w:t>5.2.2</w:t>
      </w:r>
      <w:r>
        <w:t xml:space="preserve">　</w:t>
      </w:r>
      <w:r>
        <w:t xml:space="preserve">ENO </w:t>
      </w:r>
      <w:r>
        <w:rPr>
          <w:rFonts w:hint="eastAsia"/>
        </w:rPr>
        <w:t>架构总览</w:t>
      </w:r>
    </w:p>
    <w:p w14:paraId="3ADFA5BC" w14:textId="77777777" w:rsidR="00957881" w:rsidRDefault="00000000">
      <w:pPr>
        <w:pStyle w:val="FirstParagraph"/>
      </w:pPr>
      <w:r>
        <w:rPr>
          <w:rFonts w:hint="eastAsia"/>
        </w:rPr>
        <w:t>图</w:t>
      </w:r>
      <w:r>
        <w:t xml:space="preserve"> 10 </w:t>
      </w:r>
      <w:r>
        <w:rPr>
          <w:rFonts w:hint="eastAsia"/>
        </w:rPr>
        <w:t>展示了</w:t>
      </w:r>
      <w:r>
        <w:t xml:space="preserve"> ENO </w:t>
      </w:r>
      <w:r>
        <w:rPr>
          <w:rFonts w:hint="eastAsia"/>
        </w:rPr>
        <w:t>架构下的进程边界。</w:t>
      </w:r>
    </w:p>
    <w:p w14:paraId="30E5F9D6" w14:textId="77777777" w:rsidR="00957881" w:rsidRDefault="00000000">
      <w:pPr>
        <w:pStyle w:val="CaptionedFigure"/>
      </w:pPr>
      <w:r>
        <w:rPr>
          <w:noProof/>
        </w:rPr>
        <w:lastRenderedPageBreak/>
        <w:drawing>
          <wp:inline distT="0" distB="0" distL="0" distR="0" wp14:anchorId="4EE88A32" wp14:editId="4A0A8A1D">
            <wp:extent cx="3594100" cy="7277100"/>
            <wp:effectExtent l="0" t="0" r="0" b="0"/>
            <wp:docPr id="125" name="Picture" descr="图 10 ENO 进程内 Binder（改造后）：3 步进程内流程"/>
            <wp:cNvGraphicFramePr/>
            <a:graphic xmlns:a="http://schemas.openxmlformats.org/drawingml/2006/main">
              <a:graphicData uri="http://schemas.openxmlformats.org/drawingml/2006/picture">
                <pic:pic xmlns:pic="http://schemas.openxmlformats.org/drawingml/2006/picture">
                  <pic:nvPicPr>
                    <pic:cNvPr id="126" name="Picture" descr="../figures/fig5-1b-eno-arch.png"/>
                    <pic:cNvPicPr>
                      <a:picLocks noChangeAspect="1" noChangeArrowheads="1"/>
                    </pic:cNvPicPr>
                  </pic:nvPicPr>
                  <pic:blipFill>
                    <a:blip r:embed="rId17"/>
                    <a:stretch>
                      <a:fillRect/>
                    </a:stretch>
                  </pic:blipFill>
                  <pic:spPr bwMode="auto">
                    <a:xfrm>
                      <a:off x="0" y="0"/>
                      <a:ext cx="3594100" cy="7277100"/>
                    </a:xfrm>
                    <a:prstGeom prst="rect">
                      <a:avLst/>
                    </a:prstGeom>
                    <a:noFill/>
                    <a:ln w="9525">
                      <a:noFill/>
                      <a:headEnd/>
                      <a:tailEnd/>
                    </a:ln>
                  </pic:spPr>
                </pic:pic>
              </a:graphicData>
            </a:graphic>
          </wp:inline>
        </w:drawing>
      </w:r>
    </w:p>
    <w:p w14:paraId="01AE46BC" w14:textId="77777777" w:rsidR="00957881" w:rsidRDefault="00000000">
      <w:pPr>
        <w:pStyle w:val="ImageCaption"/>
      </w:pPr>
      <w:r>
        <w:rPr>
          <w:rFonts w:hint="eastAsia"/>
        </w:rPr>
        <w:t>图</w:t>
      </w:r>
      <w:r>
        <w:t xml:space="preserve"> 10 ENO </w:t>
      </w:r>
      <w:r>
        <w:rPr>
          <w:rFonts w:hint="eastAsia"/>
        </w:rPr>
        <w:t>进程内</w:t>
      </w:r>
      <w:r>
        <w:t xml:space="preserve"> </w:t>
      </w:r>
      <w:r>
        <w:rPr>
          <w:rFonts w:hint="eastAsia"/>
        </w:rPr>
        <w:t>Binder</w:t>
      </w:r>
      <w:r>
        <w:rPr>
          <w:rFonts w:hint="eastAsia"/>
        </w:rPr>
        <w:t>（改造后）：</w:t>
      </w:r>
      <w:r>
        <w:rPr>
          <w:rFonts w:hint="eastAsia"/>
        </w:rPr>
        <w:t>3</w:t>
      </w:r>
      <w:r>
        <w:t xml:space="preserve"> </w:t>
      </w:r>
      <w:r>
        <w:rPr>
          <w:rFonts w:hint="eastAsia"/>
        </w:rPr>
        <w:t>步进程内流程</w:t>
      </w:r>
    </w:p>
    <w:p w14:paraId="15DC526C" w14:textId="77777777" w:rsidR="00957881" w:rsidRDefault="00000000">
      <w:pPr>
        <w:pStyle w:val="BodyText"/>
      </w:pPr>
      <w:r>
        <w:rPr>
          <w:rFonts w:hint="eastAsia"/>
        </w:rPr>
        <w:t>对比图</w:t>
      </w:r>
      <w:r>
        <w:t xml:space="preserve"> 9 </w:t>
      </w:r>
      <w:r>
        <w:rPr>
          <w:rFonts w:hint="eastAsia"/>
        </w:rPr>
        <w:t>与图</w:t>
      </w:r>
      <w:r>
        <w:t xml:space="preserve"> 10 </w:t>
      </w:r>
      <w:r>
        <w:rPr>
          <w:rFonts w:hint="eastAsia"/>
        </w:rPr>
        <w:t>可见，</w:t>
      </w:r>
      <w:r>
        <w:rPr>
          <w:rFonts w:hint="eastAsia"/>
        </w:rPr>
        <w:t>ENO</w:t>
      </w:r>
      <w:r>
        <w:t xml:space="preserve"> </w:t>
      </w:r>
      <w:r>
        <w:rPr>
          <w:rFonts w:hint="eastAsia"/>
        </w:rPr>
        <w:t>架构下</w:t>
      </w:r>
      <w:r>
        <w:t xml:space="preserve"> Scheduler </w:t>
      </w:r>
      <w:r>
        <w:rPr>
          <w:rFonts w:hint="eastAsia"/>
        </w:rPr>
        <w:t>与</w:t>
      </w:r>
      <w:r>
        <w:t xml:space="preserve"> Binder </w:t>
      </w:r>
      <w:r>
        <w:rPr>
          <w:rFonts w:hint="eastAsia"/>
        </w:rPr>
        <w:t>合并为一个进程，副本数为</w:t>
      </w:r>
      <w:r>
        <w:t xml:space="preserve"> </w:t>
      </w:r>
      <w:r>
        <w:rPr>
          <w:rFonts w:hint="eastAsia"/>
        </w:rPr>
        <w:t>N</w:t>
      </w:r>
      <w:r>
        <w:rPr>
          <w:rFonts w:hint="eastAsia"/>
        </w:rPr>
        <w:t>，</w:t>
      </w:r>
      <w:r>
        <w:rPr>
          <w:rFonts w:hint="eastAsia"/>
        </w:rPr>
        <w:t>API</w:t>
      </w:r>
      <w:r>
        <w:t xml:space="preserve"> Server </w:t>
      </w:r>
      <w:r>
        <w:rPr>
          <w:rFonts w:hint="eastAsia"/>
        </w:rPr>
        <w:t>调用从</w:t>
      </w:r>
      <w:r>
        <w:t xml:space="preserve"> 5 </w:t>
      </w:r>
      <w:r>
        <w:rPr>
          <w:rFonts w:hint="eastAsia"/>
        </w:rPr>
        <w:t>步减少为</w:t>
      </w:r>
      <w:r>
        <w:t xml:space="preserve"> 3 </w:t>
      </w:r>
      <w:r>
        <w:rPr>
          <w:rFonts w:hint="eastAsia"/>
        </w:rPr>
        <w:t>步（①</w:t>
      </w:r>
      <w:r>
        <w:t xml:space="preserve"> dispatching → ② Informer </w:t>
      </w:r>
      <w:r>
        <w:rPr>
          <w:rFonts w:hint="eastAsia"/>
        </w:rPr>
        <w:t>事件</w:t>
      </w:r>
      <w:r>
        <w:t xml:space="preserve"> → ③ Bind </w:t>
      </w:r>
      <w:r>
        <w:rPr>
          <w:rFonts w:hint="eastAsia"/>
        </w:rPr>
        <w:t>API</w:t>
      </w:r>
      <w:r>
        <w:rPr>
          <w:rFonts w:hint="eastAsia"/>
        </w:rPr>
        <w:t>）。原图</w:t>
      </w:r>
      <w:r>
        <w:t xml:space="preserve"> 9 </w:t>
      </w:r>
      <w:r>
        <w:rPr>
          <w:rFonts w:hint="eastAsia"/>
        </w:rPr>
        <w:t>中的步骤</w:t>
      </w:r>
      <w:r>
        <w:t xml:space="preserve"> </w:t>
      </w:r>
      <w:r>
        <w:rPr>
          <w:rFonts w:hint="eastAsia"/>
        </w:rPr>
        <w:t>④，即</w:t>
      </w:r>
      <w:r>
        <w:t xml:space="preserve"> Scheduler </w:t>
      </w:r>
      <w:r>
        <w:rPr>
          <w:rFonts w:hint="eastAsia"/>
        </w:rPr>
        <w:t>向</w:t>
      </w:r>
      <w:r>
        <w:t xml:space="preserve"> Binder </w:t>
      </w:r>
      <w:r>
        <w:rPr>
          <w:rFonts w:hint="eastAsia"/>
        </w:rPr>
        <w:t>的事件传递，完全消</w:t>
      </w:r>
      <w:r>
        <w:rPr>
          <w:rFonts w:hint="eastAsia"/>
        </w:rPr>
        <w:lastRenderedPageBreak/>
        <w:t>失，因为两者已是同一进程内的两个模块，通过内存直接调用；原步骤</w:t>
      </w:r>
      <w:r>
        <w:t xml:space="preserve"> ⑤ </w:t>
      </w:r>
      <w:r>
        <w:rPr>
          <w:rFonts w:hint="eastAsia"/>
        </w:rPr>
        <w:t>的</w:t>
      </w:r>
      <w:r>
        <w:t xml:space="preserve"> Bind API </w:t>
      </w:r>
      <w:r>
        <w:rPr>
          <w:rFonts w:hint="eastAsia"/>
        </w:rPr>
        <w:t>调用改由图</w:t>
      </w:r>
      <w:r>
        <w:t xml:space="preserve"> 10 </w:t>
      </w:r>
      <w:r>
        <w:rPr>
          <w:rFonts w:hint="eastAsia"/>
        </w:rPr>
        <w:t>中的步骤</w:t>
      </w:r>
      <w:r>
        <w:t xml:space="preserve"> ③ </w:t>
      </w:r>
      <w:r>
        <w:rPr>
          <w:rFonts w:hint="eastAsia"/>
        </w:rPr>
        <w:t>承担，同样在进程内发起。</w:t>
      </w:r>
    </w:p>
    <w:p w14:paraId="4052AE96" w14:textId="77777777" w:rsidR="00957881" w:rsidRDefault="00000000">
      <w:pPr>
        <w:pStyle w:val="Heading2"/>
        <w:spacing w:before="156" w:after="156"/>
      </w:pPr>
      <w:bookmarkStart w:id="318" w:name="_Toc241154082"/>
      <w:bookmarkStart w:id="319" w:name="cacheadapter-与零拷贝共享"/>
      <w:bookmarkEnd w:id="315"/>
      <w:bookmarkEnd w:id="317"/>
      <w:r>
        <w:t>5.3</w:t>
      </w:r>
      <w:r>
        <w:t xml:space="preserve">　</w:t>
      </w:r>
      <w:r>
        <w:t xml:space="preserve">CacheAdapter </w:t>
      </w:r>
      <w:r>
        <w:rPr>
          <w:rFonts w:hint="eastAsia"/>
        </w:rPr>
        <w:t>与零拷贝共享</w:t>
      </w:r>
      <w:bookmarkEnd w:id="318"/>
    </w:p>
    <w:p w14:paraId="3F00878F" w14:textId="77777777" w:rsidR="00957881" w:rsidRDefault="00000000">
      <w:pPr>
        <w:pStyle w:val="FirstParagraph"/>
      </w:pPr>
      <w:r>
        <w:rPr>
          <w:rFonts w:hint="eastAsia"/>
        </w:rPr>
        <w:t>将</w:t>
      </w:r>
      <w:r>
        <w:t xml:space="preserve"> Binder </w:t>
      </w:r>
      <w:r>
        <w:rPr>
          <w:rFonts w:hint="eastAsia"/>
        </w:rPr>
        <w:t>从独立进程移入</w:t>
      </w:r>
      <w:r>
        <w:t xml:space="preserve"> Scheduler </w:t>
      </w:r>
      <w:r>
        <w:rPr>
          <w:rFonts w:hint="eastAsia"/>
        </w:rPr>
        <w:t>进程后，一个关键的技术挑战是如何让</w:t>
      </w:r>
      <w:r>
        <w:t xml:space="preserve"> Binder </w:t>
      </w:r>
      <w:r>
        <w:rPr>
          <w:rFonts w:hint="eastAsia"/>
        </w:rPr>
        <w:t>与</w:t>
      </w:r>
      <w:r>
        <w:t xml:space="preserve"> Scheduler </w:t>
      </w:r>
      <w:r>
        <w:rPr>
          <w:rFonts w:hint="eastAsia"/>
        </w:rPr>
        <w:t>共享</w:t>
      </w:r>
      <w:r>
        <w:t xml:space="preserve"> </w:t>
      </w:r>
      <w:r>
        <w:rPr>
          <w:rFonts w:hint="eastAsia"/>
        </w:rPr>
        <w:t>SchedulerCache</w:t>
      </w:r>
      <w:r>
        <w:rPr>
          <w:rFonts w:hint="eastAsia"/>
        </w:rPr>
        <w:t>。独立</w:t>
      </w:r>
      <w:r>
        <w:t xml:space="preserve"> Binder </w:t>
      </w:r>
      <w:r>
        <w:rPr>
          <w:rFonts w:hint="eastAsia"/>
        </w:rPr>
        <w:t>架构中，两者位于不同进程，</w:t>
      </w:r>
      <w:r>
        <w:rPr>
          <w:rFonts w:hint="eastAsia"/>
        </w:rPr>
        <w:t>Binder</w:t>
      </w:r>
      <w:r>
        <w:t xml:space="preserve"> </w:t>
      </w:r>
      <w:r>
        <w:rPr>
          <w:rFonts w:hint="eastAsia"/>
        </w:rPr>
        <w:t>通过</w:t>
      </w:r>
      <w:r>
        <w:t xml:space="preserve"> Informer </w:t>
      </w:r>
      <w:r>
        <w:rPr>
          <w:rFonts w:hint="eastAsia"/>
        </w:rPr>
        <w:t>独立维护自己的资源视图；合并后，若仍采用”</w:t>
      </w:r>
      <w:r>
        <w:rPr>
          <w:rFonts w:hint="eastAsia"/>
        </w:rPr>
        <w:t>Binder</w:t>
      </w:r>
      <w:r>
        <w:t xml:space="preserve"> </w:t>
      </w:r>
      <w:r>
        <w:rPr>
          <w:rFonts w:hint="eastAsia"/>
        </w:rPr>
        <w:t>有自己的资源视图”的做法，则内存中会存在两份互相同步的</w:t>
      </w:r>
      <w:r>
        <w:t xml:space="preserve"> </w:t>
      </w:r>
      <w:r>
        <w:rPr>
          <w:rFonts w:hint="eastAsia"/>
        </w:rPr>
        <w:t>SchedulerCache</w:t>
      </w:r>
      <w:r>
        <w:rPr>
          <w:rFonts w:hint="eastAsia"/>
        </w:rPr>
        <w:t>，同步延迟与内存开销都不可接受。</w:t>
      </w:r>
    </w:p>
    <w:p w14:paraId="125D5557" w14:textId="77777777" w:rsidR="00957881" w:rsidRDefault="00000000">
      <w:pPr>
        <w:pStyle w:val="BodyText"/>
      </w:pPr>
      <w:r>
        <w:rPr>
          <w:rFonts w:hint="eastAsia"/>
        </w:rPr>
        <w:t>本文的做法是在</w:t>
      </w:r>
      <w:r>
        <w:t xml:space="preserve"> ENO Binder </w:t>
      </w:r>
      <w:r>
        <w:rPr>
          <w:rFonts w:hint="eastAsia"/>
        </w:rPr>
        <w:t>一侧引入</w:t>
      </w:r>
      <w:r>
        <w:t xml:space="preserve"> CacheAdapter </w:t>
      </w:r>
      <w:r>
        <w:rPr>
          <w:rFonts w:hint="eastAsia"/>
        </w:rPr>
        <w:t>封装：</w:t>
      </w:r>
      <w:r>
        <w:rPr>
          <w:rFonts w:hint="eastAsia"/>
        </w:rPr>
        <w:t>Scheduler</w:t>
      </w:r>
      <w:r>
        <w:t xml:space="preserve"> </w:t>
      </w:r>
      <w:r>
        <w:rPr>
          <w:rFonts w:hint="eastAsia"/>
        </w:rPr>
        <w:t>仍旧直接读写</w:t>
      </w:r>
      <w:r>
        <w:t xml:space="preserve"> </w:t>
      </w:r>
      <w:r>
        <w:rPr>
          <w:rFonts w:hint="eastAsia"/>
        </w:rPr>
        <w:t>SchedulerCache</w:t>
      </w:r>
      <w:r>
        <w:rPr>
          <w:rFonts w:hint="eastAsia"/>
        </w:rPr>
        <w:t>，</w:t>
      </w:r>
      <w:r>
        <w:rPr>
          <w:rFonts w:hint="eastAsia"/>
        </w:rPr>
        <w:t>Binder</w:t>
      </w:r>
      <w:r>
        <w:t xml:space="preserve"> </w:t>
      </w:r>
      <w:r>
        <w:rPr>
          <w:rFonts w:hint="eastAsia"/>
        </w:rPr>
        <w:t>则透过</w:t>
      </w:r>
      <w:r>
        <w:t xml:space="preserve"> CacheAdapter </w:t>
      </w:r>
      <w:r>
        <w:rPr>
          <w:rFonts w:hint="eastAsia"/>
        </w:rPr>
        <w:t>以自己熟悉的</w:t>
      </w:r>
      <w:r>
        <w:t xml:space="preserve"> BinderCache </w:t>
      </w:r>
      <w:r>
        <w:rPr>
          <w:rFonts w:hint="eastAsia"/>
        </w:rPr>
        <w:t>接口访问同一份</w:t>
      </w:r>
      <w:r>
        <w:t xml:space="preserve"> </w:t>
      </w:r>
      <w:r>
        <w:rPr>
          <w:rFonts w:hint="eastAsia"/>
        </w:rPr>
        <w:t>SchedulerCache</w:t>
      </w:r>
      <w:r>
        <w:rPr>
          <w:rFonts w:hint="eastAsia"/>
        </w:rPr>
        <w:t>。图</w:t>
      </w:r>
      <w:r>
        <w:t xml:space="preserve"> 11 </w:t>
      </w:r>
      <w:r>
        <w:rPr>
          <w:rFonts w:hint="eastAsia"/>
        </w:rPr>
        <w:t>给出这一数据流。</w:t>
      </w:r>
    </w:p>
    <w:p w14:paraId="219F9CA9" w14:textId="77777777" w:rsidR="00957881" w:rsidRDefault="00000000">
      <w:pPr>
        <w:pStyle w:val="CaptionedFigure"/>
      </w:pPr>
      <w:r>
        <w:rPr>
          <w:noProof/>
        </w:rPr>
        <w:drawing>
          <wp:inline distT="0" distB="0" distL="0" distR="0" wp14:anchorId="11614E3C" wp14:editId="5D030326">
            <wp:extent cx="5753100" cy="4730236"/>
            <wp:effectExtent l="0" t="0" r="0" b="0"/>
            <wp:docPr id="130" name="Picture" descr="图 11 ENO Binder 侧的 CacheAdapter 封装：Scheduler 直读 SchedulerCache，Binder 经 CacheAdapter 访问同一实例"/>
            <wp:cNvGraphicFramePr/>
            <a:graphic xmlns:a="http://schemas.openxmlformats.org/drawingml/2006/main">
              <a:graphicData uri="http://schemas.openxmlformats.org/drawingml/2006/picture">
                <pic:pic xmlns:pic="http://schemas.openxmlformats.org/drawingml/2006/picture">
                  <pic:nvPicPr>
                    <pic:cNvPr id="131" name="Picture" descr="../figures/fig5-2-cache-zero-copy.png"/>
                    <pic:cNvPicPr>
                      <a:picLocks noChangeAspect="1" noChangeArrowheads="1"/>
                    </pic:cNvPicPr>
                  </pic:nvPicPr>
                  <pic:blipFill>
                    <a:blip r:embed="rId18"/>
                    <a:stretch>
                      <a:fillRect/>
                    </a:stretch>
                  </pic:blipFill>
                  <pic:spPr bwMode="auto">
                    <a:xfrm>
                      <a:off x="0" y="0"/>
                      <a:ext cx="5753100" cy="4730236"/>
                    </a:xfrm>
                    <a:prstGeom prst="rect">
                      <a:avLst/>
                    </a:prstGeom>
                    <a:noFill/>
                    <a:ln w="9525">
                      <a:noFill/>
                      <a:headEnd/>
                      <a:tailEnd/>
                    </a:ln>
                  </pic:spPr>
                </pic:pic>
              </a:graphicData>
            </a:graphic>
          </wp:inline>
        </w:drawing>
      </w:r>
    </w:p>
    <w:p w14:paraId="0349BFC3" w14:textId="77777777" w:rsidR="00957881" w:rsidRDefault="00000000">
      <w:pPr>
        <w:pStyle w:val="ImageCaption"/>
      </w:pPr>
      <w:r>
        <w:rPr>
          <w:rFonts w:hint="eastAsia"/>
        </w:rPr>
        <w:t>图</w:t>
      </w:r>
      <w:r>
        <w:t xml:space="preserve"> 11 ENO Binder </w:t>
      </w:r>
      <w:r>
        <w:rPr>
          <w:rFonts w:hint="eastAsia"/>
        </w:rPr>
        <w:t>侧的</w:t>
      </w:r>
      <w:r>
        <w:t xml:space="preserve"> CacheAdapter </w:t>
      </w:r>
      <w:r>
        <w:rPr>
          <w:rFonts w:hint="eastAsia"/>
        </w:rPr>
        <w:t>封装：</w:t>
      </w:r>
      <w:r>
        <w:rPr>
          <w:rFonts w:hint="eastAsia"/>
        </w:rPr>
        <w:t>Scheduler</w:t>
      </w:r>
      <w:r>
        <w:t xml:space="preserve"> </w:t>
      </w:r>
      <w:r>
        <w:rPr>
          <w:rFonts w:hint="eastAsia"/>
        </w:rPr>
        <w:t>直读</w:t>
      </w:r>
      <w:r>
        <w:t xml:space="preserve"> </w:t>
      </w:r>
      <w:r>
        <w:rPr>
          <w:rFonts w:hint="eastAsia"/>
        </w:rPr>
        <w:t>SchedulerCache</w:t>
      </w:r>
      <w:r>
        <w:rPr>
          <w:rFonts w:hint="eastAsia"/>
        </w:rPr>
        <w:t>，</w:t>
      </w:r>
      <w:r>
        <w:rPr>
          <w:rFonts w:hint="eastAsia"/>
        </w:rPr>
        <w:t>Binder</w:t>
      </w:r>
      <w:r>
        <w:t xml:space="preserve"> </w:t>
      </w:r>
      <w:r>
        <w:rPr>
          <w:rFonts w:hint="eastAsia"/>
        </w:rPr>
        <w:t>经</w:t>
      </w:r>
      <w:r>
        <w:t xml:space="preserve"> CacheAdapter </w:t>
      </w:r>
      <w:r>
        <w:rPr>
          <w:rFonts w:hint="eastAsia"/>
        </w:rPr>
        <w:t>访问同一实例</w:t>
      </w:r>
    </w:p>
    <w:p w14:paraId="3F4E5071" w14:textId="77777777" w:rsidR="00957881" w:rsidRDefault="00000000">
      <w:pPr>
        <w:pStyle w:val="Heading3"/>
        <w:spacing w:before="156" w:after="156"/>
      </w:pPr>
      <w:bookmarkStart w:id="320" w:name="cacheadapter-的职责"/>
      <w:r>
        <w:lastRenderedPageBreak/>
        <w:t>5.3.1</w:t>
      </w:r>
      <w:r>
        <w:t xml:space="preserve">　</w:t>
      </w:r>
      <w:r>
        <w:t xml:space="preserve">CacheAdapter </w:t>
      </w:r>
      <w:r>
        <w:rPr>
          <w:rFonts w:hint="eastAsia"/>
        </w:rPr>
        <w:t>的职责</w:t>
      </w:r>
    </w:p>
    <w:p w14:paraId="3A70C629" w14:textId="77777777" w:rsidR="00957881" w:rsidRDefault="00000000">
      <w:pPr>
        <w:pStyle w:val="FirstParagraph"/>
      </w:pPr>
      <w:r>
        <w:t xml:space="preserve">CacheAdapter </w:t>
      </w:r>
      <w:r>
        <w:rPr>
          <w:rFonts w:hint="eastAsia"/>
        </w:rPr>
        <w:t>是本文为</w:t>
      </w:r>
      <w:r>
        <w:t xml:space="preserve"> ENO Binder </w:t>
      </w:r>
      <w:r>
        <w:rPr>
          <w:rFonts w:hint="eastAsia"/>
        </w:rPr>
        <w:t>侧设计的封装层，包裹</w:t>
      </w:r>
      <w:r>
        <w:t xml:space="preserve"> Scheduler </w:t>
      </w:r>
      <w:r>
        <w:rPr>
          <w:rFonts w:hint="eastAsia"/>
        </w:rPr>
        <w:t>已经维护的</w:t>
      </w:r>
      <w:r>
        <w:t xml:space="preserve"> </w:t>
      </w:r>
      <w:r>
        <w:rPr>
          <w:rFonts w:hint="eastAsia"/>
        </w:rPr>
        <w:t>SchedulerCache</w:t>
      </w:r>
      <w:r>
        <w:rPr>
          <w:rFonts w:hint="eastAsia"/>
        </w:rPr>
        <w:t>（</w:t>
      </w:r>
      <w:r>
        <w:rPr>
          <w:rFonts w:hint="eastAsia"/>
        </w:rPr>
        <w:t>Scheduler</w:t>
      </w:r>
      <w:r>
        <w:t xml:space="preserve"> </w:t>
      </w:r>
      <w:r>
        <w:rPr>
          <w:rFonts w:hint="eastAsia"/>
        </w:rPr>
        <w:t>自身仍直接访问</w:t>
      </w:r>
      <w:r>
        <w:t xml:space="preserve"> </w:t>
      </w:r>
      <w:r>
        <w:rPr>
          <w:rFonts w:hint="eastAsia"/>
        </w:rPr>
        <w:t>SchedulerCache</w:t>
      </w:r>
      <w:r>
        <w:rPr>
          <w:rFonts w:hint="eastAsia"/>
        </w:rPr>
        <w:t>，不经过</w:t>
      </w:r>
      <w:r>
        <w:t xml:space="preserve"> </w:t>
      </w:r>
      <w:r>
        <w:rPr>
          <w:rFonts w:hint="eastAsia"/>
        </w:rPr>
        <w:t>CacheAdapter</w:t>
      </w:r>
      <w:r>
        <w:rPr>
          <w:rFonts w:hint="eastAsia"/>
        </w:rPr>
        <w:t>）。它对上层</w:t>
      </w:r>
      <w:r>
        <w:t xml:space="preserve"> ENO Binder </w:t>
      </w:r>
      <w:r>
        <w:rPr>
          <w:rFonts w:hint="eastAsia"/>
        </w:rPr>
        <w:t>暴露出</w:t>
      </w:r>
      <w:r>
        <w:t xml:space="preserve"> Binder </w:t>
      </w:r>
      <w:r>
        <w:rPr>
          <w:rFonts w:hint="eastAsia"/>
        </w:rPr>
        <w:t>熟悉的接口——例如原独立</w:t>
      </w:r>
      <w:r>
        <w:t xml:space="preserve"> Binder </w:t>
      </w:r>
      <w:r>
        <w:rPr>
          <w:rFonts w:hint="eastAsia"/>
        </w:rPr>
        <w:t>使用的</w:t>
      </w:r>
      <w:r>
        <w:t xml:space="preserve"> GetPod</w:t>
      </w:r>
      <w:r>
        <w:t>、</w:t>
      </w:r>
      <w:r>
        <w:t>IsAssumedPod</w:t>
      </w:r>
      <w:r>
        <w:t>、</w:t>
      </w:r>
      <w:r>
        <w:t>AssumePod</w:t>
      </w:r>
      <w:r>
        <w:t>、</w:t>
      </w:r>
      <w:r>
        <w:t xml:space="preserve">ForgetPod </w:t>
      </w:r>
      <w:r>
        <w:rPr>
          <w:rFonts w:hint="eastAsia"/>
        </w:rPr>
        <w:t>等，内部实现则全部委托给</w:t>
      </w:r>
      <w:r>
        <w:t xml:space="preserve"> </w:t>
      </w:r>
      <w:r>
        <w:rPr>
          <w:rFonts w:hint="eastAsia"/>
        </w:rPr>
        <w:t>SchedulerCache</w:t>
      </w:r>
      <w:r>
        <w:rPr>
          <w:rFonts w:hint="eastAsia"/>
        </w:rPr>
        <w:t>，不复制、不缓存、不同步。</w:t>
      </w:r>
    </w:p>
    <w:p w14:paraId="136EEBD6" w14:textId="77777777" w:rsidR="00957881" w:rsidRDefault="00000000">
      <w:pPr>
        <w:pStyle w:val="BodyText"/>
      </w:pPr>
      <w:r>
        <w:t xml:space="preserve">CacheAdapter </w:t>
      </w:r>
      <w:r>
        <w:rPr>
          <w:rFonts w:hint="eastAsia"/>
        </w:rPr>
        <w:t>的实现由三部分组成。</w:t>
      </w:r>
      <w:r>
        <w:rPr>
          <w:rFonts w:hint="eastAsia"/>
          <w:b/>
          <w:bCs/>
        </w:rPr>
        <w:t>本地状态</w:t>
      </w:r>
      <w:r>
        <w:rPr>
          <w:rFonts w:hint="eastAsia"/>
        </w:rPr>
        <w:t>包括</w:t>
      </w:r>
      <w:r>
        <w:t xml:space="preserve"> assumedPods map </w:t>
      </w:r>
      <w:r>
        <w:rPr>
          <w:rFonts w:hint="eastAsia"/>
        </w:rPr>
        <w:t>与</w:t>
      </w:r>
      <w:r>
        <w:t xml:space="preserve"> podMarkers map</w:t>
      </w:r>
      <w:r>
        <w:rPr>
          <w:rFonts w:hint="eastAsia"/>
        </w:rPr>
        <w:t>，用于记录独属于</w:t>
      </w:r>
      <w:r>
        <w:t xml:space="preserve"> Binder </w:t>
      </w:r>
      <w:r>
        <w:rPr>
          <w:rFonts w:hint="eastAsia"/>
        </w:rPr>
        <w:t>的额外元数据，例如已</w:t>
      </w:r>
      <w:r>
        <w:t xml:space="preserve"> Assumed </w:t>
      </w:r>
      <w:r>
        <w:rPr>
          <w:rFonts w:hint="eastAsia"/>
        </w:rPr>
        <w:t>但尚未</w:t>
      </w:r>
      <w:r>
        <w:t xml:space="preserve"> Bind </w:t>
      </w:r>
      <w:r>
        <w:rPr>
          <w:rFonts w:hint="eastAsia"/>
        </w:rPr>
        <w:t>的</w:t>
      </w:r>
      <w:r>
        <w:t xml:space="preserve"> Pod </w:t>
      </w:r>
      <w:r>
        <w:rPr>
          <w:rFonts w:hint="eastAsia"/>
        </w:rPr>
        <w:t>集合与待清理的</w:t>
      </w:r>
      <w:r>
        <w:t xml:space="preserve"> Pod </w:t>
      </w:r>
      <w:r>
        <w:rPr>
          <w:rFonts w:hint="eastAsia"/>
        </w:rPr>
        <w:t>标记；这类元数据的规模远小于</w:t>
      </w:r>
      <w:r>
        <w:t xml:space="preserve"> SchedulerCache </w:t>
      </w:r>
      <w:r>
        <w:rPr>
          <w:rFonts w:hint="eastAsia"/>
        </w:rPr>
        <w:t>主体，独立维护的开销可以忽略。</w:t>
      </w:r>
      <w:r>
        <w:rPr>
          <w:rFonts w:hint="eastAsia"/>
          <w:b/>
          <w:bCs/>
        </w:rPr>
        <w:t>委托方法</w:t>
      </w:r>
      <w:r>
        <w:rPr>
          <w:rFonts w:hint="eastAsia"/>
        </w:rPr>
        <w:t>包括</w:t>
      </w:r>
      <w:r>
        <w:t xml:space="preserve"> GetPod</w:t>
      </w:r>
      <w:r>
        <w:t>、</w:t>
      </w:r>
      <w:r>
        <w:t>IsAssumedPod</w:t>
      </w:r>
      <w:r>
        <w:t>、</w:t>
      </w:r>
      <w:r>
        <w:t>AssumePod</w:t>
      </w:r>
      <w:r>
        <w:t>、</w:t>
      </w:r>
      <w:r>
        <w:t xml:space="preserve">ForgetPod </w:t>
      </w:r>
      <w:r>
        <w:rPr>
          <w:rFonts w:hint="eastAsia"/>
        </w:rPr>
        <w:t>以及增删改查方法，收到调用后直接转发给</w:t>
      </w:r>
      <w:r>
        <w:t xml:space="preserve"> SchedulerCache </w:t>
      </w:r>
      <w:r>
        <w:rPr>
          <w:rFonts w:hint="eastAsia"/>
        </w:rPr>
        <w:t>的对应方法，不做任何数据拷贝。</w:t>
      </w:r>
      <w:r>
        <w:rPr>
          <w:b/>
          <w:bCs/>
        </w:rPr>
        <w:t xml:space="preserve">Binder </w:t>
      </w:r>
      <w:r>
        <w:rPr>
          <w:rFonts w:hint="eastAsia"/>
          <w:b/>
          <w:bCs/>
        </w:rPr>
        <w:t>专属方法</w:t>
      </w:r>
      <w:r>
        <w:rPr>
          <w:rFonts w:hint="eastAsia"/>
        </w:rPr>
        <w:t>则包括</w:t>
      </w:r>
      <w:r>
        <w:t xml:space="preserve"> FinishBinding</w:t>
      </w:r>
      <w:r>
        <w:t>、</w:t>
      </w:r>
      <w:r>
        <w:t xml:space="preserve">MarkPodToDelete </w:t>
      </w:r>
      <w:r>
        <w:rPr>
          <w:rFonts w:hint="eastAsia"/>
        </w:rPr>
        <w:t>等原</w:t>
      </w:r>
      <w:r>
        <w:t xml:space="preserve"> Binder </w:t>
      </w:r>
      <w:r>
        <w:rPr>
          <w:rFonts w:hint="eastAsia"/>
        </w:rPr>
        <w:t>特有的方法，其中一部分委托给</w:t>
      </w:r>
      <w:r>
        <w:t xml:space="preserve"> </w:t>
      </w:r>
      <w:r>
        <w:rPr>
          <w:rFonts w:hint="eastAsia"/>
        </w:rPr>
        <w:t>SchedulerCache</w:t>
      </w:r>
      <w:r>
        <w:rPr>
          <w:rFonts w:hint="eastAsia"/>
        </w:rPr>
        <w:t>（例如</w:t>
      </w:r>
      <w:r>
        <w:t xml:space="preserve"> FinishReserving</w:t>
      </w:r>
      <w:r>
        <w:rPr>
          <w:rFonts w:hint="eastAsia"/>
        </w:rPr>
        <w:t>），另一部分操作</w:t>
      </w:r>
      <w:r>
        <w:t xml:space="preserve"> CacheAdapter </w:t>
      </w:r>
      <w:r>
        <w:rPr>
          <w:rFonts w:hint="eastAsia"/>
        </w:rPr>
        <w:t>自身的本地状态。</w:t>
      </w:r>
    </w:p>
    <w:p w14:paraId="215A3B86" w14:textId="77777777" w:rsidR="00957881" w:rsidRDefault="00000000">
      <w:pPr>
        <w:pStyle w:val="Heading3"/>
        <w:spacing w:before="156" w:after="156"/>
      </w:pPr>
      <w:bookmarkStart w:id="321" w:name="零拷贝的技术要点"/>
      <w:bookmarkEnd w:id="320"/>
      <w:r>
        <w:t>5.3.2</w:t>
      </w:r>
      <w:r>
        <w:t xml:space="preserve">　</w:t>
      </w:r>
      <w:r>
        <w:rPr>
          <w:rFonts w:hint="eastAsia"/>
        </w:rPr>
        <w:t>零拷贝的技术要点</w:t>
      </w:r>
    </w:p>
    <w:p w14:paraId="1DAA41CC" w14:textId="77777777" w:rsidR="00957881" w:rsidRDefault="00000000">
      <w:pPr>
        <w:pStyle w:val="FirstParagraph"/>
      </w:pPr>
      <w:r>
        <w:rPr>
          <w:rFonts w:hint="eastAsia"/>
        </w:rPr>
        <w:t>零拷贝的关键在于</w:t>
      </w:r>
      <w:r>
        <w:t xml:space="preserve"> Scheduler </w:t>
      </w:r>
      <w:r>
        <w:rPr>
          <w:rFonts w:hint="eastAsia"/>
        </w:rPr>
        <w:t>模块与</w:t>
      </w:r>
      <w:r>
        <w:t xml:space="preserve"> CacheAdapter </w:t>
      </w:r>
      <w:r>
        <w:rPr>
          <w:rFonts w:hint="eastAsia"/>
        </w:rPr>
        <w:t>指向的是同一个</w:t>
      </w:r>
      <w:r>
        <w:t xml:space="preserve"> SchedulerCache Go </w:t>
      </w:r>
      <w:r>
        <w:rPr>
          <w:rFonts w:hint="eastAsia"/>
        </w:rPr>
        <w:t>对象，即同一块内存地址。实现上，</w:t>
      </w:r>
      <w:r>
        <w:rPr>
          <w:rFonts w:hint="eastAsia"/>
        </w:rPr>
        <w:t>Scheduler</w:t>
      </w:r>
      <w:r>
        <w:t xml:space="preserve"> </w:t>
      </w:r>
      <w:r>
        <w:rPr>
          <w:rFonts w:hint="eastAsia"/>
        </w:rPr>
        <w:t>直接持有</w:t>
      </w:r>
      <w:r>
        <w:t xml:space="preserve"> *Cache </w:t>
      </w:r>
      <w:r>
        <w:rPr>
          <w:rFonts w:hint="eastAsia"/>
        </w:rPr>
        <w:t>结构体指针进行读写，</w:t>
      </w:r>
      <w:r>
        <w:rPr>
          <w:rFonts w:hint="eastAsia"/>
        </w:rPr>
        <w:t>CacheAdapter</w:t>
      </w:r>
      <w:r>
        <w:t xml:space="preserve"> </w:t>
      </w:r>
      <w:r>
        <w:rPr>
          <w:rFonts w:hint="eastAsia"/>
        </w:rPr>
        <w:t>内部保存同一个指针供</w:t>
      </w:r>
      <w:r>
        <w:t xml:space="preserve"> Binder </w:t>
      </w:r>
      <w:r>
        <w:rPr>
          <w:rFonts w:hint="eastAsia"/>
        </w:rPr>
        <w:t>使用；</w:t>
      </w:r>
      <w:r>
        <w:rPr>
          <w:rFonts w:hint="eastAsia"/>
        </w:rPr>
        <w:t>SchedulerCache</w:t>
      </w:r>
      <w:r>
        <w:t xml:space="preserve"> </w:t>
      </w:r>
      <w:r>
        <w:rPr>
          <w:rFonts w:hint="eastAsia"/>
        </w:rPr>
        <w:t>内部通过</w:t>
      </w:r>
      <w:r>
        <w:t xml:space="preserve"> sync.RWMutex </w:t>
      </w:r>
      <w:r>
        <w:rPr>
          <w:rFonts w:hint="eastAsia"/>
        </w:rPr>
        <w:t>保护，两条访问路径的并发是安全的。这一方式同时消除了</w:t>
      </w:r>
      <w:r>
        <w:t xml:space="preserve"> Informer </w:t>
      </w:r>
      <w:r>
        <w:rPr>
          <w:rFonts w:hint="eastAsia"/>
        </w:rPr>
        <w:t>同步延迟：独立</w:t>
      </w:r>
      <w:r>
        <w:t xml:space="preserve"> Binder </w:t>
      </w:r>
      <w:r>
        <w:rPr>
          <w:rFonts w:hint="eastAsia"/>
        </w:rPr>
        <w:t>架构中</w:t>
      </w:r>
      <w:r>
        <w:t xml:space="preserve"> Binder </w:t>
      </w:r>
      <w:r>
        <w:rPr>
          <w:rFonts w:hint="eastAsia"/>
        </w:rPr>
        <w:t>需要借助独立的</w:t>
      </w:r>
      <w:r>
        <w:t xml:space="preserve"> Informer </w:t>
      </w:r>
      <w:r>
        <w:rPr>
          <w:rFonts w:hint="eastAsia"/>
        </w:rPr>
        <w:t>观察</w:t>
      </w:r>
      <w:r>
        <w:t xml:space="preserve"> Pod </w:t>
      </w:r>
      <w:r>
        <w:rPr>
          <w:rFonts w:hint="eastAsia"/>
        </w:rPr>
        <w:t>变更，通常存在数十毫秒延迟，合并后</w:t>
      </w:r>
      <w:r>
        <w:t xml:space="preserve"> Scheduler </w:t>
      </w:r>
      <w:r>
        <w:rPr>
          <w:rFonts w:hint="eastAsia"/>
        </w:rPr>
        <w:t>在</w:t>
      </w:r>
      <w:r>
        <w:t xml:space="preserve"> Reserve </w:t>
      </w:r>
      <w:r>
        <w:rPr>
          <w:rFonts w:hint="eastAsia"/>
        </w:rPr>
        <w:t>阶段一旦修改缓存，</w:t>
      </w:r>
      <w:r>
        <w:rPr>
          <w:rFonts w:hint="eastAsia"/>
        </w:rPr>
        <w:t>Binder</w:t>
      </w:r>
      <w:r>
        <w:t xml:space="preserve"> </w:t>
      </w:r>
      <w:r>
        <w:rPr>
          <w:rFonts w:hint="eastAsia"/>
        </w:rPr>
        <w:t>立即通过</w:t>
      </w:r>
      <w:r>
        <w:t xml:space="preserve"> CacheAdapter </w:t>
      </w:r>
      <w:r>
        <w:rPr>
          <w:rFonts w:hint="eastAsia"/>
        </w:rPr>
        <w:t>读到最新状态，延迟为零。内存占用也因此下降，整个进程只维护一份</w:t>
      </w:r>
      <w:r>
        <w:t xml:space="preserve"> </w:t>
      </w:r>
      <w:r>
        <w:rPr>
          <w:rFonts w:hint="eastAsia"/>
        </w:rPr>
        <w:t>SchedulerCache</w:t>
      </w:r>
      <w:r>
        <w:rPr>
          <w:rFonts w:hint="eastAsia"/>
        </w:rPr>
        <w:t>（数十</w:t>
      </w:r>
      <w:r>
        <w:t xml:space="preserve"> MB </w:t>
      </w:r>
      <w:r>
        <w:rPr>
          <w:rFonts w:hint="eastAsia"/>
        </w:rPr>
        <w:t>到数百</w:t>
      </w:r>
      <w:r>
        <w:t xml:space="preserve"> </w:t>
      </w:r>
      <w:r>
        <w:rPr>
          <w:rFonts w:hint="eastAsia"/>
        </w:rPr>
        <w:t>MB</w:t>
      </w:r>
      <w:r>
        <w:rPr>
          <w:rFonts w:hint="eastAsia"/>
        </w:rPr>
        <w:t>，取决于集群规模），而不是</w:t>
      </w:r>
      <w:r>
        <w:t xml:space="preserve"> Scheduler </w:t>
      </w:r>
      <w:r>
        <w:rPr>
          <w:rFonts w:hint="eastAsia"/>
        </w:rPr>
        <w:t>与</w:t>
      </w:r>
      <w:r>
        <w:t xml:space="preserve"> Binder </w:t>
      </w:r>
      <w:r>
        <w:rPr>
          <w:rFonts w:hint="eastAsia"/>
        </w:rPr>
        <w:t>各持一份。</w:t>
      </w:r>
    </w:p>
    <w:p w14:paraId="27AAF8D7" w14:textId="77777777" w:rsidR="00957881" w:rsidRDefault="00000000">
      <w:pPr>
        <w:pStyle w:val="Heading2"/>
        <w:spacing w:before="156" w:after="156"/>
      </w:pPr>
      <w:bookmarkStart w:id="322" w:name="_Toc241154083"/>
      <w:bookmarkStart w:id="323" w:name="部署拓扑变化"/>
      <w:bookmarkEnd w:id="319"/>
      <w:bookmarkEnd w:id="321"/>
      <w:r>
        <w:t>5.4</w:t>
      </w:r>
      <w:r>
        <w:t xml:space="preserve">　</w:t>
      </w:r>
      <w:r>
        <w:rPr>
          <w:rFonts w:hint="eastAsia"/>
        </w:rPr>
        <w:t>部署拓扑变化</w:t>
      </w:r>
      <w:bookmarkEnd w:id="322"/>
    </w:p>
    <w:p w14:paraId="65191FC1" w14:textId="77777777" w:rsidR="00957881" w:rsidRDefault="00000000">
      <w:pPr>
        <w:pStyle w:val="FirstParagraph"/>
      </w:pPr>
      <w:r>
        <w:rPr>
          <w:rFonts w:hint="eastAsia"/>
        </w:rPr>
        <w:t>图</w:t>
      </w:r>
      <w:r>
        <w:t xml:space="preserve"> 12 </w:t>
      </w:r>
      <w:r>
        <w:rPr>
          <w:rFonts w:hint="eastAsia"/>
        </w:rPr>
        <w:t>展示了</w:t>
      </w:r>
      <w:r>
        <w:t xml:space="preserve"> ENO </w:t>
      </w:r>
      <w:r>
        <w:rPr>
          <w:rFonts w:hint="eastAsia"/>
        </w:rPr>
        <w:t>架构下的</w:t>
      </w:r>
      <w:r>
        <w:t xml:space="preserve"> Kubernetes Deployment </w:t>
      </w:r>
      <w:r>
        <w:rPr>
          <w:rFonts w:hint="eastAsia"/>
        </w:rPr>
        <w:t>视角。</w:t>
      </w:r>
    </w:p>
    <w:p w14:paraId="0FE40C2D" w14:textId="77777777" w:rsidR="00957881" w:rsidRDefault="00000000">
      <w:pPr>
        <w:pStyle w:val="CaptionedFigure"/>
      </w:pPr>
      <w:r>
        <w:rPr>
          <w:noProof/>
        </w:rPr>
        <w:lastRenderedPageBreak/>
        <w:drawing>
          <wp:inline distT="0" distB="0" distL="0" distR="0" wp14:anchorId="579CC137" wp14:editId="33AD30D9">
            <wp:extent cx="5753100" cy="3420505"/>
            <wp:effectExtent l="0" t="0" r="0" b="0"/>
            <wp:docPr id="136" name="Picture" descr="图 12 ENO 部署拓扑（Kubernetes Deployment 视角）"/>
            <wp:cNvGraphicFramePr/>
            <a:graphic xmlns:a="http://schemas.openxmlformats.org/drawingml/2006/main">
              <a:graphicData uri="http://schemas.openxmlformats.org/drawingml/2006/picture">
                <pic:pic xmlns:pic="http://schemas.openxmlformats.org/drawingml/2006/picture">
                  <pic:nvPicPr>
                    <pic:cNvPr id="137" name="Picture" descr="../figures/fig5-3-eno-deployment.png"/>
                    <pic:cNvPicPr>
                      <a:picLocks noChangeAspect="1" noChangeArrowheads="1"/>
                    </pic:cNvPicPr>
                  </pic:nvPicPr>
                  <pic:blipFill>
                    <a:blip r:embed="rId19"/>
                    <a:stretch>
                      <a:fillRect/>
                    </a:stretch>
                  </pic:blipFill>
                  <pic:spPr bwMode="auto">
                    <a:xfrm>
                      <a:off x="0" y="0"/>
                      <a:ext cx="5753100" cy="3420505"/>
                    </a:xfrm>
                    <a:prstGeom prst="rect">
                      <a:avLst/>
                    </a:prstGeom>
                    <a:noFill/>
                    <a:ln w="9525">
                      <a:noFill/>
                      <a:headEnd/>
                      <a:tailEnd/>
                    </a:ln>
                  </pic:spPr>
                </pic:pic>
              </a:graphicData>
            </a:graphic>
          </wp:inline>
        </w:drawing>
      </w:r>
    </w:p>
    <w:p w14:paraId="3AB3E4C1" w14:textId="77777777" w:rsidR="00957881" w:rsidRDefault="00000000">
      <w:pPr>
        <w:pStyle w:val="ImageCaption"/>
      </w:pPr>
      <w:r>
        <w:rPr>
          <w:rFonts w:hint="eastAsia"/>
        </w:rPr>
        <w:t>图</w:t>
      </w:r>
      <w:r>
        <w:t xml:space="preserve"> 12 ENO </w:t>
      </w:r>
      <w:r>
        <w:rPr>
          <w:rFonts w:hint="eastAsia"/>
        </w:rPr>
        <w:t>部署拓扑（</w:t>
      </w:r>
      <w:r>
        <w:rPr>
          <w:rFonts w:hint="eastAsia"/>
        </w:rPr>
        <w:t>Kubernetes</w:t>
      </w:r>
      <w:r>
        <w:t xml:space="preserve"> Deployment </w:t>
      </w:r>
      <w:r>
        <w:rPr>
          <w:rFonts w:hint="eastAsia"/>
        </w:rPr>
        <w:t>视角）</w:t>
      </w:r>
    </w:p>
    <w:p w14:paraId="225B81C1" w14:textId="77777777" w:rsidR="00957881" w:rsidRDefault="00000000">
      <w:pPr>
        <w:pStyle w:val="BodyText"/>
      </w:pPr>
      <w:r>
        <w:rPr>
          <w:rFonts w:hint="eastAsia"/>
        </w:rPr>
        <w:t>如图</w:t>
      </w:r>
      <w:r>
        <w:t xml:space="preserve"> 12 </w:t>
      </w:r>
      <w:r>
        <w:rPr>
          <w:rFonts w:hint="eastAsia"/>
        </w:rPr>
        <w:t>所示，</w:t>
      </w:r>
      <w:r>
        <w:rPr>
          <w:rFonts w:hint="eastAsia"/>
        </w:rPr>
        <w:t>ENO</w:t>
      </w:r>
      <w:r>
        <w:t xml:space="preserve"> </w:t>
      </w:r>
      <w:r>
        <w:rPr>
          <w:rFonts w:hint="eastAsia"/>
        </w:rPr>
        <w:t>架构下</w:t>
      </w:r>
      <w:r>
        <w:t xml:space="preserve"> eno-system </w:t>
      </w:r>
      <w:r>
        <w:rPr>
          <w:rFonts w:hint="eastAsia"/>
        </w:rPr>
        <w:t>命名空间内的关键</w:t>
      </w:r>
      <w:r>
        <w:t xml:space="preserve"> Deployment </w:t>
      </w:r>
      <w:r>
        <w:rPr>
          <w:rFonts w:hint="eastAsia"/>
        </w:rPr>
        <w:t>变为：</w:t>
      </w:r>
    </w:p>
    <w:p w14:paraId="2B8D8116" w14:textId="77777777" w:rsidR="00957881" w:rsidRDefault="00000000">
      <w:pPr>
        <w:pStyle w:val="Compact"/>
        <w:numPr>
          <w:ilvl w:val="0"/>
          <w:numId w:val="16"/>
        </w:numPr>
        <w:ind w:left="780"/>
      </w:pPr>
      <w:r>
        <w:t xml:space="preserve">Dispatcher </w:t>
      </w:r>
      <w:r>
        <w:rPr>
          <w:rFonts w:hint="eastAsia"/>
        </w:rPr>
        <w:t>Deployment</w:t>
      </w:r>
      <w:r>
        <w:rPr>
          <w:rFonts w:hint="eastAsia"/>
        </w:rPr>
        <w:t>：副本数</w:t>
      </w:r>
      <w:r>
        <w:t xml:space="preserve"> = </w:t>
      </w:r>
      <w:r>
        <w:rPr>
          <w:rFonts w:hint="eastAsia"/>
        </w:rPr>
        <w:t>1</w:t>
      </w:r>
      <w:r>
        <w:rPr>
          <w:rFonts w:hint="eastAsia"/>
        </w:rPr>
        <w:t>（</w:t>
      </w:r>
      <w:r>
        <w:rPr>
          <w:rFonts w:hint="eastAsia"/>
        </w:rPr>
        <w:t>+1</w:t>
      </w:r>
      <w:r>
        <w:t xml:space="preserve"> </w:t>
      </w:r>
      <w:r>
        <w:rPr>
          <w:rFonts w:hint="eastAsia"/>
        </w:rPr>
        <w:t>Standby</w:t>
      </w:r>
      <w:r>
        <w:rPr>
          <w:rFonts w:hint="eastAsia"/>
        </w:rPr>
        <w:t>），通过</w:t>
      </w:r>
      <w:r>
        <w:t xml:space="preserve"> Leader Election </w:t>
      </w:r>
      <w:r>
        <w:rPr>
          <w:rFonts w:hint="eastAsia"/>
        </w:rPr>
        <w:t>保证单实例活跃，负责节点分区管理与</w:t>
      </w:r>
      <w:r>
        <w:t xml:space="preserve"> Pod </w:t>
      </w:r>
      <w:r>
        <w:rPr>
          <w:rFonts w:hint="eastAsia"/>
        </w:rPr>
        <w:t>分发；</w:t>
      </w:r>
    </w:p>
    <w:p w14:paraId="6E9DF6C4" w14:textId="77777777" w:rsidR="00957881" w:rsidRDefault="00000000">
      <w:pPr>
        <w:pStyle w:val="Compact"/>
        <w:numPr>
          <w:ilvl w:val="0"/>
          <w:numId w:val="16"/>
        </w:numPr>
        <w:ind w:left="780"/>
      </w:pPr>
      <w:r>
        <w:t xml:space="preserve">Scheduler </w:t>
      </w:r>
      <w:r>
        <w:rPr>
          <w:rFonts w:hint="eastAsia"/>
        </w:rPr>
        <w:t>Deployment</w:t>
      </w:r>
      <w:r>
        <w:rPr>
          <w:rFonts w:hint="eastAsia"/>
        </w:rPr>
        <w:t>：副本数</w:t>
      </w:r>
      <w:r>
        <w:t xml:space="preserve"> = </w:t>
      </w:r>
      <w:r>
        <w:rPr>
          <w:rFonts w:hint="eastAsia"/>
        </w:rPr>
        <w:t>N</w:t>
      </w:r>
      <w:r>
        <w:rPr>
          <w:rFonts w:hint="eastAsia"/>
        </w:rPr>
        <w:t>（水平扩展），每个</w:t>
      </w:r>
      <w:r>
        <w:t xml:space="preserve"> Pod </w:t>
      </w:r>
      <w:r>
        <w:rPr>
          <w:rFonts w:hint="eastAsia"/>
        </w:rPr>
        <w:t>内部同时运行</w:t>
      </w:r>
      <w:r>
        <w:t xml:space="preserve"> Scheduler </w:t>
      </w:r>
      <w:r>
        <w:rPr>
          <w:rFonts w:hint="eastAsia"/>
        </w:rPr>
        <w:t>模块</w:t>
      </w:r>
      <w:r>
        <w:t xml:space="preserve"> + ENO Binder </w:t>
      </w:r>
      <w:r>
        <w:rPr>
          <w:rFonts w:hint="eastAsia"/>
        </w:rPr>
        <w:t>模块。</w:t>
      </w:r>
    </w:p>
    <w:p w14:paraId="3D10ABDF" w14:textId="77777777" w:rsidR="00957881" w:rsidRDefault="00000000">
      <w:pPr>
        <w:pStyle w:val="FirstParagraph"/>
      </w:pPr>
      <w:r>
        <w:rPr>
          <w:rFonts w:hint="eastAsia"/>
        </w:rPr>
        <w:t>相较独立</w:t>
      </w:r>
      <w:r>
        <w:t xml:space="preserve"> Binder </w:t>
      </w:r>
      <w:r>
        <w:rPr>
          <w:rFonts w:hint="eastAsia"/>
        </w:rPr>
        <w:t>部署形态，独立的</w:t>
      </w:r>
      <w:r>
        <w:t xml:space="preserve"> Binder Deployment </w:t>
      </w:r>
      <w:r>
        <w:rPr>
          <w:rFonts w:hint="eastAsia"/>
        </w:rPr>
        <w:t>在</w:t>
      </w:r>
      <w:r>
        <w:t xml:space="preserve"> ENO </w:t>
      </w:r>
      <w:r>
        <w:rPr>
          <w:rFonts w:hint="eastAsia"/>
        </w:rPr>
        <w:t>下被彻底移除。这一拓扑变化带来的运维层面收益包括：</w:t>
      </w:r>
    </w:p>
    <w:p w14:paraId="439E6ECA" w14:textId="77777777" w:rsidR="00957881" w:rsidRDefault="00000000">
      <w:pPr>
        <w:pStyle w:val="Compact"/>
        <w:numPr>
          <w:ilvl w:val="0"/>
          <w:numId w:val="17"/>
        </w:numPr>
        <w:ind w:left="780"/>
      </w:pPr>
      <w:r>
        <w:rPr>
          <w:rFonts w:hint="eastAsia"/>
        </w:rPr>
        <w:t>减少一个需要维护的</w:t>
      </w:r>
      <w:r>
        <w:t xml:space="preserve"> </w:t>
      </w:r>
      <w:r>
        <w:rPr>
          <w:rFonts w:hint="eastAsia"/>
        </w:rPr>
        <w:t>Deployment</w:t>
      </w:r>
      <w:r>
        <w:rPr>
          <w:rFonts w:hint="eastAsia"/>
        </w:rPr>
        <w:t>（配置、镜像、健康探测、日志、监控都少一份）；</w:t>
      </w:r>
    </w:p>
    <w:p w14:paraId="300D20FD" w14:textId="77777777" w:rsidR="00957881" w:rsidRDefault="00000000">
      <w:pPr>
        <w:pStyle w:val="Compact"/>
        <w:numPr>
          <w:ilvl w:val="0"/>
          <w:numId w:val="17"/>
        </w:numPr>
        <w:ind w:left="780"/>
      </w:pPr>
      <w:r>
        <w:t xml:space="preserve">Scheduler </w:t>
      </w:r>
      <w:r>
        <w:rPr>
          <w:rFonts w:hint="eastAsia"/>
        </w:rPr>
        <w:t>的资源规格（每</w:t>
      </w:r>
      <w:r>
        <w:t xml:space="preserve"> Pod requests: 2 CPU / 4G </w:t>
      </w:r>
      <w:r>
        <w:rPr>
          <w:rFonts w:hint="eastAsia"/>
        </w:rPr>
        <w:t>MEM</w:t>
      </w:r>
      <w:r>
        <w:rPr>
          <w:rFonts w:hint="eastAsia"/>
        </w:rPr>
        <w:t>，</w:t>
      </w:r>
      <w:r>
        <w:rPr>
          <w:rFonts w:hint="eastAsia"/>
        </w:rPr>
        <w:t>limits:</w:t>
      </w:r>
      <w:r>
        <w:t xml:space="preserve"> 4 CPU / 8G </w:t>
      </w:r>
      <w:r>
        <w:rPr>
          <w:rFonts w:hint="eastAsia"/>
        </w:rPr>
        <w:t>MEM</w:t>
      </w:r>
      <w:r>
        <w:rPr>
          <w:rFonts w:hint="eastAsia"/>
        </w:rPr>
        <w:t>）已经预留了</w:t>
      </w:r>
      <w:r>
        <w:t xml:space="preserve"> Binder </w:t>
      </w:r>
      <w:r>
        <w:rPr>
          <w:rFonts w:hint="eastAsia"/>
        </w:rPr>
        <w:t>合并后的资源需求，无需在合并后调整；</w:t>
      </w:r>
    </w:p>
    <w:p w14:paraId="02B74914" w14:textId="77777777" w:rsidR="00957881" w:rsidRDefault="00000000">
      <w:pPr>
        <w:pStyle w:val="Compact"/>
        <w:numPr>
          <w:ilvl w:val="0"/>
          <w:numId w:val="17"/>
        </w:numPr>
        <w:ind w:left="780"/>
      </w:pPr>
      <w:r>
        <w:rPr>
          <w:rFonts w:hint="eastAsia"/>
        </w:rPr>
        <w:t>水平扩展时只需扩展</w:t>
      </w:r>
      <w:r>
        <w:t xml:space="preserve"> Scheduler Deployment </w:t>
      </w:r>
      <w:r>
        <w:rPr>
          <w:rFonts w:hint="eastAsia"/>
        </w:rPr>
        <w:t>副本数，无需同时协调</w:t>
      </w:r>
      <w:r>
        <w:t xml:space="preserve"> Binder </w:t>
      </w:r>
      <w:r>
        <w:rPr>
          <w:rFonts w:hint="eastAsia"/>
        </w:rPr>
        <w:t>副本数——分布式调度器的水平扩展变得更为简单直接。</w:t>
      </w:r>
    </w:p>
    <w:p w14:paraId="4C7B3C76" w14:textId="77777777" w:rsidR="00957881" w:rsidRDefault="00000000">
      <w:pPr>
        <w:pStyle w:val="Heading2"/>
        <w:spacing w:before="156" w:after="156"/>
      </w:pPr>
      <w:bookmarkStart w:id="324" w:name="_Toc241154084"/>
      <w:bookmarkStart w:id="325" w:name="eno-下四层容错的进程内实现"/>
      <w:bookmarkEnd w:id="323"/>
      <w:r>
        <w:lastRenderedPageBreak/>
        <w:t>5.5</w:t>
      </w:r>
      <w:r>
        <w:t xml:space="preserve">　</w:t>
      </w:r>
      <w:r>
        <w:t xml:space="preserve">ENO </w:t>
      </w:r>
      <w:r>
        <w:rPr>
          <w:rFonts w:hint="eastAsia"/>
        </w:rPr>
        <w:t>下四层容错的进程内实现</w:t>
      </w:r>
      <w:bookmarkEnd w:id="324"/>
    </w:p>
    <w:p w14:paraId="2ECB5D8D" w14:textId="77777777" w:rsidR="00957881" w:rsidRDefault="00000000">
      <w:pPr>
        <w:pStyle w:val="FirstParagraph"/>
      </w:pPr>
      <w:r>
        <w:rPr>
          <w:rFonts w:hint="eastAsia"/>
        </w:rPr>
        <w:t>第</w:t>
      </w:r>
      <w:r>
        <w:t xml:space="preserve"> 4 </w:t>
      </w:r>
      <w:r>
        <w:rPr>
          <w:rFonts w:hint="eastAsia"/>
        </w:rPr>
        <w:t>章刻画了分布式调度器需要满足的四层容错语义（</w:t>
      </w:r>
      <w:r>
        <w:rPr>
          <w:rFonts w:hint="eastAsia"/>
        </w:rPr>
        <w:t>Layer</w:t>
      </w:r>
      <w:r>
        <w:t xml:space="preserve"> </w:t>
      </w:r>
      <w:r>
        <w:rPr>
          <w:rFonts w:hint="eastAsia"/>
        </w:rPr>
        <w:t>0/1/2/3</w:t>
      </w:r>
      <w:r>
        <w:rPr>
          <w:rFonts w:hint="eastAsia"/>
        </w:rPr>
        <w:t>）。这些语义是</w:t>
      </w:r>
      <w:r>
        <w:rPr>
          <w:rFonts w:hint="eastAsia"/>
          <w:b/>
          <w:bCs/>
        </w:rPr>
        <w:t>行为约束</w:t>
      </w:r>
      <w:r>
        <w:rPr>
          <w:rFonts w:hint="eastAsia"/>
        </w:rPr>
        <w:t>，与运行时的进程边界无关；但</w:t>
      </w:r>
      <w:r>
        <w:rPr>
          <w:rFonts w:hint="eastAsia"/>
          <w:b/>
          <w:bCs/>
        </w:rPr>
        <w:t>具体的调用链落到哪个进程里</w:t>
      </w:r>
      <w:r>
        <w:rPr>
          <w:rFonts w:hint="eastAsia"/>
        </w:rPr>
        <w:t>是部署形态的选择。独立</w:t>
      </w:r>
      <w:r>
        <w:t xml:space="preserve"> Binder </w:t>
      </w:r>
      <w:r>
        <w:rPr>
          <w:rFonts w:hint="eastAsia"/>
        </w:rPr>
        <w:t>部署形态下调用链跨越两个进程，</w:t>
      </w:r>
      <w:r>
        <w:rPr>
          <w:rFonts w:hint="eastAsia"/>
        </w:rPr>
        <w:t>ENO</w:t>
      </w:r>
      <w:r>
        <w:t xml:space="preserve"> </w:t>
      </w:r>
      <w:r>
        <w:rPr>
          <w:rFonts w:hint="eastAsia"/>
        </w:rPr>
        <w:t>将其整体收敛到</w:t>
      </w:r>
      <w:r>
        <w:t xml:space="preserve"> Scheduler </w:t>
      </w:r>
      <w:r>
        <w:rPr>
          <w:rFonts w:hint="eastAsia"/>
        </w:rPr>
        <w:t>进程内。本节按四层顺序说明</w:t>
      </w:r>
      <w:r>
        <w:t xml:space="preserve"> ENO </w:t>
      </w:r>
      <w:r>
        <w:rPr>
          <w:rFonts w:hint="eastAsia"/>
        </w:rPr>
        <w:t>的进程内实现。</w:t>
      </w:r>
    </w:p>
    <w:p w14:paraId="4AD0BD2B" w14:textId="77777777" w:rsidR="00957881" w:rsidRDefault="00000000">
      <w:pPr>
        <w:pStyle w:val="BodyText"/>
      </w:pPr>
      <w:r>
        <w:t xml:space="preserve">Layer </w:t>
      </w:r>
      <w:r>
        <w:rPr>
          <w:rFonts w:hint="eastAsia"/>
        </w:rPr>
        <w:t>0</w:t>
      </w:r>
      <w:r>
        <w:rPr>
          <w:rFonts w:hint="eastAsia"/>
        </w:rPr>
        <w:t>（节点归属前置校验）由</w:t>
      </w:r>
      <w:r>
        <w:t xml:space="preserve"> EmbeddedBinder </w:t>
      </w:r>
      <w:r>
        <w:rPr>
          <w:rFonts w:hint="eastAsia"/>
        </w:rPr>
        <w:t>在每次</w:t>
      </w:r>
      <w:r>
        <w:t xml:space="preserve"> BindUnit </w:t>
      </w:r>
      <w:r>
        <w:rPr>
          <w:rFonts w:hint="eastAsia"/>
        </w:rPr>
        <w:t>请求进入时统一执行：对请求中出现的每个目标节点调用</w:t>
      </w:r>
      <w:r>
        <w:t xml:space="preserve"> NodeValidator.Validate</w:t>
      </w:r>
      <w:r>
        <w:rPr>
          <w:rFonts w:hint="eastAsia"/>
        </w:rPr>
        <w:t>（</w:t>
      </w:r>
      <w:r>
        <w:t>pkg/binder/node_validator.go</w:t>
      </w:r>
      <w:r>
        <w:rPr>
          <w:rFonts w:hint="eastAsia"/>
        </w:rPr>
        <w:t>），通过</w:t>
      </w:r>
      <w:r>
        <w:t xml:space="preserve"> NodeGetter </w:t>
      </w:r>
      <w:r>
        <w:rPr>
          <w:rFonts w:hint="eastAsia"/>
        </w:rPr>
        <w:t>抽象从</w:t>
      </w:r>
      <w:r>
        <w:t xml:space="preserve"> Informer </w:t>
      </w:r>
      <w:r>
        <w:rPr>
          <w:rFonts w:hint="eastAsia"/>
        </w:rPr>
        <w:t>缓存读取节点的</w:t>
      </w:r>
      <w:r>
        <w:t xml:space="preserve"> eno.io/scheduler-name </w:t>
      </w:r>
      <w:r>
        <w:rPr>
          <w:rFonts w:hint="eastAsia"/>
        </w:rPr>
        <w:t>注解并与自身匹配。任何一个节点不属于本</w:t>
      </w:r>
      <w:r>
        <w:t xml:space="preserve"> Scheduler </w:t>
      </w:r>
      <w:r>
        <w:rPr>
          <w:rFonts w:hint="eastAsia"/>
        </w:rPr>
        <w:t>分区，都会走</w:t>
      </w:r>
      <w:r>
        <w:t xml:space="preserve"> L0 </w:t>
      </w:r>
      <w:r>
        <w:rPr>
          <w:rFonts w:hint="eastAsia"/>
        </w:rPr>
        <w:t>失败分支——</w:t>
      </w:r>
      <w:r>
        <w:rPr>
          <w:rFonts w:hint="eastAsia"/>
        </w:rPr>
        <w:t>ENO</w:t>
      </w:r>
      <w:r>
        <w:t xml:space="preserve"> </w:t>
      </w:r>
      <w:r>
        <w:rPr>
          <w:rFonts w:hint="eastAsia"/>
        </w:rPr>
        <w:t>通过</w:t>
      </w:r>
      <w:r>
        <w:t xml:space="preserve"> CleanupPodAnnotationsForceDispatch </w:t>
      </w:r>
      <w:r>
        <w:rPr>
          <w:rFonts w:hint="eastAsia"/>
        </w:rPr>
        <w:t>辅助函数（</w:t>
      </w:r>
      <w:r>
        <w:t>pkg/binder/utils/util.go</w:t>
      </w:r>
      <w:r>
        <w:rPr>
          <w:rFonts w:hint="eastAsia"/>
        </w:rPr>
        <w:t>）对请求中的每个</w:t>
      </w:r>
      <w:r>
        <w:t xml:space="preserve"> Pod </w:t>
      </w:r>
      <w:r>
        <w:rPr>
          <w:rFonts w:hint="eastAsia"/>
        </w:rPr>
        <w:t>做原子清理：清</w:t>
      </w:r>
      <w:r>
        <w:t xml:space="preserve"> selected-scheduler </w:t>
      </w:r>
      <w:r>
        <w:rPr>
          <w:rFonts w:hint="eastAsia"/>
        </w:rPr>
        <w:t>注解、追加</w:t>
      </w:r>
      <w:r>
        <w:t xml:space="preserve"> failed-schedulers</w:t>
      </w:r>
      <w:r>
        <w:t>、</w:t>
      </w:r>
      <w:r>
        <w:t xml:space="preserve">pod-state </w:t>
      </w:r>
      <w:r>
        <w:rPr>
          <w:rFonts w:hint="eastAsia"/>
        </w:rPr>
        <w:t>置回</w:t>
      </w:r>
      <w:r>
        <w:t xml:space="preserve"> pending</w:t>
      </w:r>
      <w:r>
        <w:rPr>
          <w:rFonts w:hint="eastAsia"/>
        </w:rPr>
        <w:t>，</w:t>
      </w:r>
      <w:r>
        <w:rPr>
          <w:rFonts w:hint="eastAsia"/>
        </w:rPr>
        <w:t>Dispatcher</w:t>
      </w:r>
      <w:r>
        <w:t xml:space="preserve"> </w:t>
      </w:r>
      <w:r>
        <w:rPr>
          <w:rFonts w:hint="eastAsia"/>
        </w:rPr>
        <w:t>的</w:t>
      </w:r>
      <w:r>
        <w:t xml:space="preserve"> Informer </w:t>
      </w:r>
      <w:r>
        <w:rPr>
          <w:rFonts w:hint="eastAsia"/>
        </w:rPr>
        <w:t>感知后立即重新分发。此即图</w:t>
      </w:r>
      <w:r>
        <w:t xml:space="preserve"> 5 </w:t>
      </w:r>
      <w:r>
        <w:rPr>
          <w:rFonts w:hint="eastAsia"/>
        </w:rPr>
        <w:t>中</w:t>
      </w:r>
      <w:r>
        <w:t xml:space="preserve"> L0_Fail → Pending </w:t>
      </w:r>
      <w:r>
        <w:rPr>
          <w:rFonts w:hint="eastAsia"/>
        </w:rPr>
        <w:t>的直通路径。</w:t>
      </w:r>
    </w:p>
    <w:p w14:paraId="44F5F762" w14:textId="77777777" w:rsidR="00957881" w:rsidRDefault="00000000">
      <w:pPr>
        <w:pStyle w:val="BodyText"/>
      </w:pPr>
      <w:r>
        <w:t xml:space="preserve">Layer </w:t>
      </w:r>
      <w:r>
        <w:rPr>
          <w:rFonts w:hint="eastAsia"/>
        </w:rPr>
        <w:t>1</w:t>
      </w:r>
      <w:r>
        <w:rPr>
          <w:rFonts w:hint="eastAsia"/>
        </w:rPr>
        <w:t>（同步退避重试）在</w:t>
      </w:r>
      <w:r>
        <w:t xml:space="preserve"> EmbeddedBinder.bindPodToNode </w:t>
      </w:r>
      <w:r>
        <w:rPr>
          <w:rFonts w:hint="eastAsia"/>
        </w:rPr>
        <w:t>内部落地。</w:t>
      </w:r>
      <w:r>
        <w:rPr>
          <w:rFonts w:hint="eastAsia"/>
        </w:rPr>
        <w:t>ENO</w:t>
      </w:r>
      <w:r>
        <w:t xml:space="preserve"> </w:t>
      </w:r>
      <w:r>
        <w:rPr>
          <w:rFonts w:hint="eastAsia"/>
        </w:rPr>
        <w:t>在此层显式约束了两点：重试仅对确认可自愈的错误类型（</w:t>
      </w:r>
      <w:r>
        <w:t>409 Conflict / 429 TooManyRequests / ServerTimeout</w:t>
      </w:r>
      <w:r>
        <w:rPr>
          <w:rFonts w:hint="eastAsia"/>
        </w:rPr>
        <w:t>）生效，其它类型立即出口；退避策略采用线性</w:t>
      </w:r>
      <w:r>
        <w:t xml:space="preserve"> n × 100ms</w:t>
      </w:r>
      <w:r>
        <w:rPr>
          <w:rFonts w:hint="eastAsia"/>
        </w:rPr>
        <w:t>，上限为</w:t>
      </w:r>
      <w:r>
        <w:t xml:space="preserve"> MaxBindRetries</w:t>
      </w:r>
      <w:r>
        <w:rPr>
          <w:rFonts w:hint="eastAsia"/>
        </w:rPr>
        <w:t>（默认</w:t>
      </w:r>
      <w:r>
        <w:t xml:space="preserve"> </w:t>
      </w:r>
      <w:r>
        <w:rPr>
          <w:rFonts w:hint="eastAsia"/>
        </w:rPr>
        <w:t>3</w:t>
      </w:r>
      <w:r>
        <w:rPr>
          <w:rFonts w:hint="eastAsia"/>
        </w:rPr>
        <w:t>）。由于绑定动作与</w:t>
      </w:r>
      <w:r>
        <w:t xml:space="preserve"> Scheduler </w:t>
      </w:r>
      <w:r>
        <w:rPr>
          <w:rFonts w:hint="eastAsia"/>
        </w:rPr>
        <w:t>决策同进程，</w:t>
      </w:r>
      <w:r>
        <w:rPr>
          <w:rFonts w:hint="eastAsia"/>
        </w:rPr>
        <w:t>L1</w:t>
      </w:r>
      <w:r>
        <w:t xml:space="preserve"> </w:t>
      </w:r>
      <w:r>
        <w:rPr>
          <w:rFonts w:hint="eastAsia"/>
        </w:rPr>
        <w:t>循环无需跨进程事件传递，是</w:t>
      </w:r>
      <w:r>
        <w:t xml:space="preserve"> ENO </w:t>
      </w:r>
      <w:r>
        <w:rPr>
          <w:rFonts w:hint="eastAsia"/>
        </w:rPr>
        <w:t>下运行时开销最小的一层。为便于观测与测试，退避耗尽的失败路径会以</w:t>
      </w:r>
      <w:r>
        <w:t xml:space="preserve"> ErrBindRetriesExhausted sentinel </w:t>
      </w:r>
      <w:r>
        <w:rPr>
          <w:rFonts w:hint="eastAsia"/>
        </w:rPr>
        <w:t>包裹返回错误（</w:t>
      </w:r>
      <w:r>
        <w:t>pkg/binder/binder_interface.go</w:t>
      </w:r>
      <w:r>
        <w:rPr>
          <w:rFonts w:hint="eastAsia"/>
        </w:rPr>
        <w:t>），非可重试错误则原样返回。</w:t>
      </w:r>
    </w:p>
    <w:p w14:paraId="2B203F7F" w14:textId="77777777" w:rsidR="00957881" w:rsidRDefault="00000000">
      <w:pPr>
        <w:pStyle w:val="BodyText"/>
      </w:pPr>
      <w:r>
        <w:t xml:space="preserve">Layer </w:t>
      </w:r>
      <w:r>
        <w:rPr>
          <w:rFonts w:hint="eastAsia"/>
        </w:rPr>
        <w:t>2</w:t>
      </w:r>
      <w:r>
        <w:rPr>
          <w:rFonts w:hint="eastAsia"/>
        </w:rPr>
        <w:t>（异步</w:t>
      </w:r>
      <w:r>
        <w:t xml:space="preserve"> </w:t>
      </w:r>
      <w:r>
        <w:rPr>
          <w:rFonts w:hint="eastAsia"/>
        </w:rPr>
        <w:t>Reconciler</w:t>
      </w:r>
      <w:r>
        <w:rPr>
          <w:rFonts w:hint="eastAsia"/>
        </w:rPr>
        <w:t>）由</w:t>
      </w:r>
      <w:r>
        <w:t xml:space="preserve"> EmbeddedBinder.reconciler </w:t>
      </w:r>
      <w:r>
        <w:rPr>
          <w:rFonts w:hint="eastAsia"/>
        </w:rPr>
        <w:t>承载，实例通过</w:t>
      </w:r>
      <w:r>
        <w:t xml:space="preserve"> NewBinderTaskReconcilerWithRetry </w:t>
      </w:r>
      <w:r>
        <w:rPr>
          <w:rFonts w:hint="eastAsia"/>
        </w:rPr>
        <w:t>构造（</w:t>
      </w:r>
      <w:r>
        <w:t>pkg/binder/binder_reconciler.go</w:t>
      </w:r>
      <w:r>
        <w:rPr>
          <w:rFonts w:hint="eastAsia"/>
        </w:rPr>
        <w:t>），后台单</w:t>
      </w:r>
      <w:r>
        <w:t xml:space="preserve"> goroutine Worker </w:t>
      </w:r>
      <w:r>
        <w:rPr>
          <w:rFonts w:hint="eastAsia"/>
        </w:rPr>
        <w:t>消费</w:t>
      </w:r>
      <w:r>
        <w:t xml:space="preserve"> APICallFailedTaskQueue</w:t>
      </w:r>
      <w:r>
        <w:rPr>
          <w:rFonts w:hint="eastAsia"/>
        </w:rPr>
        <w:t>。任务入口在</w:t>
      </w:r>
      <w:r>
        <w:t xml:space="preserve"> EmbeddedBinder.BindUnit </w:t>
      </w:r>
      <w:r>
        <w:rPr>
          <w:rFonts w:hint="eastAsia"/>
        </w:rPr>
        <w:t>的失败分支：每次</w:t>
      </w:r>
      <w:r>
        <w:t xml:space="preserve"> L1 </w:t>
      </w:r>
      <w:r>
        <w:rPr>
          <w:rFonts w:hint="eastAsia"/>
        </w:rPr>
        <w:t>出错（无论退避耗尽还是非可重试早退）都会调用</w:t>
      </w:r>
      <w:r>
        <w:t xml:space="preserve"> eb.reconciler.AddFailedTask</w:t>
      </w:r>
      <w:r>
        <w:rPr>
          <w:rFonts w:hint="eastAsia"/>
        </w:rPr>
        <w:t>，同时通过</w:t>
      </w:r>
      <w:r>
        <w:t xml:space="preserve"> util.PatchPod </w:t>
      </w:r>
      <w:r>
        <w:rPr>
          <w:rFonts w:hint="eastAsia"/>
        </w:rPr>
        <w:t>将新增的</w:t>
      </w:r>
      <w:r>
        <w:t xml:space="preserve"> eno.io/bind-failure-count </w:t>
      </w:r>
      <w:r>
        <w:rPr>
          <w:rFonts w:hint="eastAsia"/>
        </w:rPr>
        <w:t>注解持久化到</w:t>
      </w:r>
      <w:r>
        <w:t xml:space="preserve"> </w:t>
      </w:r>
      <w:r>
        <w:rPr>
          <w:rFonts w:hint="eastAsia"/>
        </w:rPr>
        <w:t>etcd</w:t>
      </w:r>
      <w:r>
        <w:rPr>
          <w:rFonts w:hint="eastAsia"/>
        </w:rPr>
        <w:t>，供</w:t>
      </w:r>
      <w:r>
        <w:t xml:space="preserve"> Worker </w:t>
      </w:r>
      <w:r>
        <w:rPr>
          <w:rFonts w:hint="eastAsia"/>
        </w:rPr>
        <w:t>稍后读取。内存态与</w:t>
      </w:r>
      <w:r>
        <w:t xml:space="preserve"> etcd </w:t>
      </w:r>
      <w:r>
        <w:rPr>
          <w:rFonts w:hint="eastAsia"/>
        </w:rPr>
        <w:t>态的清理分工与</w:t>
      </w:r>
      <w:r>
        <w:t xml:space="preserve"> 4.4.2 </w:t>
      </w:r>
      <w:r>
        <w:rPr>
          <w:rFonts w:hint="eastAsia"/>
        </w:rPr>
        <w:t>节一致：</w:t>
      </w:r>
      <w:r>
        <w:rPr>
          <w:rFonts w:hint="eastAsia"/>
        </w:rPr>
        <w:t>SchedulerCache</w:t>
      </w:r>
      <w:r>
        <w:t xml:space="preserve"> </w:t>
      </w:r>
      <w:r>
        <w:rPr>
          <w:rFonts w:hint="eastAsia"/>
        </w:rPr>
        <w:t>中的</w:t>
      </w:r>
      <w:r>
        <w:t xml:space="preserve"> Assumed </w:t>
      </w:r>
      <w:r>
        <w:rPr>
          <w:rFonts w:hint="eastAsia"/>
        </w:rPr>
        <w:t>状态由</w:t>
      </w:r>
      <w:r>
        <w:t xml:space="preserve"> Bind Reject </w:t>
      </w:r>
      <w:r>
        <w:rPr>
          <w:rFonts w:hint="eastAsia"/>
        </w:rPr>
        <w:t>阶段的</w:t>
      </w:r>
      <w:r>
        <w:t xml:space="preserve"> ForgetPod </w:t>
      </w:r>
      <w:r>
        <w:rPr>
          <w:rFonts w:hint="eastAsia"/>
        </w:rPr>
        <w:t>清理（</w:t>
      </w:r>
      <w:r>
        <w:rPr>
          <w:rFonts w:hint="eastAsia"/>
        </w:rPr>
        <w:t>ENO</w:t>
      </w:r>
      <w:r>
        <w:t xml:space="preserve"> </w:t>
      </w:r>
      <w:r>
        <w:rPr>
          <w:rFonts w:hint="eastAsia"/>
        </w:rPr>
        <w:t>下</w:t>
      </w:r>
      <w:r>
        <w:t xml:space="preserve"> ForgetPod </w:t>
      </w:r>
      <w:r>
        <w:rPr>
          <w:rFonts w:hint="eastAsia"/>
        </w:rPr>
        <w:t>直接作用于</w:t>
      </w:r>
      <w:r>
        <w:t xml:space="preserve"> Scheduler </w:t>
      </w:r>
      <w:r>
        <w:rPr>
          <w:rFonts w:hint="eastAsia"/>
        </w:rPr>
        <w:t>与</w:t>
      </w:r>
      <w:r>
        <w:t xml:space="preserve"> Binder </w:t>
      </w:r>
      <w:r>
        <w:rPr>
          <w:rFonts w:hint="eastAsia"/>
        </w:rPr>
        <w:t>共享的</w:t>
      </w:r>
      <w:r>
        <w:t xml:space="preserve"> SchedulerCache </w:t>
      </w:r>
      <w:r>
        <w:rPr>
          <w:rFonts w:hint="eastAsia"/>
        </w:rPr>
        <w:t>对象，无需跨进程事件）；</w:t>
      </w:r>
      <w:r>
        <w:rPr>
          <w:rFonts w:hint="eastAsia"/>
        </w:rPr>
        <w:t>Worker</w:t>
      </w:r>
      <w:r>
        <w:t xml:space="preserve"> </w:t>
      </w:r>
      <w:r>
        <w:rPr>
          <w:rFonts w:hint="eastAsia"/>
        </w:rPr>
        <w:t>只负责</w:t>
      </w:r>
      <w:r>
        <w:t xml:space="preserve"> etcd </w:t>
      </w:r>
      <w:r>
        <w:rPr>
          <w:rFonts w:hint="eastAsia"/>
        </w:rPr>
        <w:t>侧调度注解的清理——通过</w:t>
      </w:r>
      <w:r>
        <w:t xml:space="preserve"> CleanupPodAnnotations </w:t>
      </w:r>
      <w:r>
        <w:rPr>
          <w:rFonts w:hint="eastAsia"/>
        </w:rPr>
        <w:lastRenderedPageBreak/>
        <w:t>家族函数调用</w:t>
      </w:r>
      <w:r>
        <w:t xml:space="preserve"> util.PatchPod </w:t>
      </w:r>
      <w:r>
        <w:rPr>
          <w:rFonts w:hint="eastAsia"/>
        </w:rPr>
        <w:t>移除调度决策注解，并根据本地失败计数选择”回到本</w:t>
      </w:r>
      <w:r>
        <w:t xml:space="preserve"> Scheduler </w:t>
      </w:r>
      <w:r>
        <w:rPr>
          <w:rFonts w:hint="eastAsia"/>
        </w:rPr>
        <w:t>重试”或”上升至</w:t>
      </w:r>
      <w:r>
        <w:t xml:space="preserve"> L3”</w:t>
      </w:r>
      <w:r>
        <w:t>。</w:t>
      </w:r>
    </w:p>
    <w:p w14:paraId="0F30BD43" w14:textId="44120900" w:rsidR="00957881" w:rsidRDefault="00000000">
      <w:pPr>
        <w:pStyle w:val="BodyText"/>
      </w:pPr>
      <w:r>
        <w:t xml:space="preserve">Layer </w:t>
      </w:r>
      <w:r>
        <w:rPr>
          <w:rFonts w:hint="eastAsia"/>
        </w:rPr>
        <w:t>3</w:t>
      </w:r>
      <w:ins w:id="326" w:author="铜 高" w:date="2026-09-24T14:58:00Z" w16du:dateUtc="2026-09-24T06:58:00Z">
        <w:r w:rsidR="005F23CE">
          <w:rPr>
            <w:rFonts w:hint="eastAsia"/>
          </w:rPr>
          <w:t>（</w:t>
        </w:r>
      </w:ins>
      <w:del w:id="327" w:author="铜 高" w:date="2026-09-24T14:58:00Z" w16du:dateUtc="2026-09-24T06:58:00Z">
        <w:r w:rsidDel="005F23CE">
          <w:rPr>
            <w:rFonts w:hint="eastAsia"/>
          </w:rPr>
          <w:delText>（</w:delText>
        </w:r>
      </w:del>
      <w:r>
        <w:rPr>
          <w:rFonts w:hint="eastAsia"/>
        </w:rPr>
        <w:t>跨</w:t>
      </w:r>
      <w:del w:id="328" w:author="铜 高" w:date="2026-09-24T14:58:00Z" w16du:dateUtc="2026-09-24T06:58:00Z">
        <w:r w:rsidDel="005F23CE">
          <w:delText xml:space="preserve"> </w:delText>
        </w:r>
      </w:del>
      <w:r>
        <w:t xml:space="preserve">Scheduler </w:t>
      </w:r>
      <w:r>
        <w:rPr>
          <w:rFonts w:hint="eastAsia"/>
        </w:rPr>
        <w:t>实例回退）的执行主体是</w:t>
      </w:r>
      <w:r>
        <w:t xml:space="preserve"> CleanupPodAnnotationsWithRetryCount</w:t>
      </w:r>
      <w:r>
        <w:rPr>
          <w:rFonts w:hint="eastAsia"/>
        </w:rPr>
        <w:t>：一旦</w:t>
      </w:r>
      <w:r>
        <w:t xml:space="preserve"> L2 Worker </w:t>
      </w:r>
      <w:r>
        <w:rPr>
          <w:rFonts w:hint="eastAsia"/>
        </w:rPr>
        <w:t>观察到累计失败次数达到</w:t>
      </w:r>
      <w:r>
        <w:t xml:space="preserve"> MaxLocalRetries</w:t>
      </w:r>
      <w:r>
        <w:rPr>
          <w:rFonts w:hint="eastAsia"/>
        </w:rPr>
        <w:t>（</w:t>
      </w:r>
      <w:r>
        <w:t xml:space="preserve">EmbeddedBinderConfig </w:t>
      </w:r>
      <w:r>
        <w:rPr>
          <w:rFonts w:hint="eastAsia"/>
        </w:rPr>
        <w:t>默认为</w:t>
      </w:r>
      <w:r>
        <w:t xml:space="preserve"> </w:t>
      </w:r>
      <w:r>
        <w:rPr>
          <w:rFonts w:hint="eastAsia"/>
        </w:rPr>
        <w:t>5</w:t>
      </w:r>
      <w:r>
        <w:rPr>
          <w:rFonts w:hint="eastAsia"/>
        </w:rPr>
        <w:t>，见</w:t>
      </w:r>
      <w:r>
        <w:t xml:space="preserve"> embedded_binder_config.go</w:t>
      </w:r>
      <w:r>
        <w:rPr>
          <w:rFonts w:hint="eastAsia"/>
        </w:rPr>
        <w:t>），即通过一次</w:t>
      </w:r>
      <w:r>
        <w:t xml:space="preserve"> util.PatchPod </w:t>
      </w:r>
      <w:r>
        <w:rPr>
          <w:rFonts w:hint="eastAsia"/>
        </w:rPr>
        <w:t>同时更新三个注解字段（清</w:t>
      </w:r>
      <w:r>
        <w:t xml:space="preserve"> selected-scheduler</w:t>
      </w:r>
      <w:r>
        <w:t>、</w:t>
      </w:r>
      <w:r>
        <w:t>pod-state=pending</w:t>
      </w:r>
      <w:r>
        <w:rPr>
          <w:rFonts w:hint="eastAsia"/>
        </w:rPr>
        <w:t>、追加</w:t>
      </w:r>
      <w:r>
        <w:t xml:space="preserve"> failed-schedulers</w:t>
      </w:r>
      <w:r>
        <w:rPr>
          <w:rFonts w:hint="eastAsia"/>
        </w:rPr>
        <w:t>），将</w:t>
      </w:r>
      <w:r>
        <w:t xml:space="preserve"> Pod </w:t>
      </w:r>
      <w:r>
        <w:rPr>
          <w:rFonts w:hint="eastAsia"/>
        </w:rPr>
        <w:t>交还给</w:t>
      </w:r>
      <w:r>
        <w:t xml:space="preserve"> Dispatcher </w:t>
      </w:r>
      <w:r>
        <w:rPr>
          <w:rFonts w:hint="eastAsia"/>
        </w:rPr>
        <w:t>重新分发到其它</w:t>
      </w:r>
      <w:r>
        <w:t xml:space="preserve"> Scheduler </w:t>
      </w:r>
      <w:r>
        <w:rPr>
          <w:rFonts w:hint="eastAsia"/>
        </w:rPr>
        <w:t>实例。</w:t>
      </w:r>
      <w:r>
        <w:rPr>
          <w:rFonts w:hint="eastAsia"/>
        </w:rPr>
        <w:t>Dispatcher</w:t>
      </w:r>
      <w:r>
        <w:t xml:space="preserve"> </w:t>
      </w:r>
      <w:r>
        <w:rPr>
          <w:rFonts w:hint="eastAsia"/>
        </w:rPr>
        <w:t>侧的重分发行为与</w:t>
      </w:r>
      <w:r>
        <w:t xml:space="preserve"> ENO </w:t>
      </w:r>
      <w:r>
        <w:rPr>
          <w:rFonts w:hint="eastAsia"/>
        </w:rPr>
        <w:t>的进程边界无关——它只依赖</w:t>
      </w:r>
      <w:r>
        <w:t xml:space="preserve"> selected-scheduler </w:t>
      </w:r>
      <w:r>
        <w:rPr>
          <w:rFonts w:hint="eastAsia"/>
        </w:rPr>
        <w:t>注解的清除事件被</w:t>
      </w:r>
      <w:r>
        <w:t xml:space="preserve"> Informer </w:t>
      </w:r>
      <w:r>
        <w:rPr>
          <w:rFonts w:hint="eastAsia"/>
        </w:rPr>
        <w:t>感知。</w:t>
      </w:r>
    </w:p>
    <w:p w14:paraId="5BD969D0" w14:textId="77777777" w:rsidR="00957881" w:rsidRDefault="00000000">
      <w:pPr>
        <w:pStyle w:val="BodyText"/>
      </w:pPr>
      <w:r>
        <w:rPr>
          <w:rFonts w:hint="eastAsia"/>
        </w:rPr>
        <w:t>综合起来，</w:t>
      </w:r>
      <w:r>
        <w:rPr>
          <w:rFonts w:hint="eastAsia"/>
        </w:rPr>
        <w:t>ENO</w:t>
      </w:r>
      <w:r>
        <w:t xml:space="preserve"> </w:t>
      </w:r>
      <w:r>
        <w:rPr>
          <w:rFonts w:hint="eastAsia"/>
        </w:rPr>
        <w:t>在单一</w:t>
      </w:r>
      <w:r>
        <w:t xml:space="preserve"> Scheduler </w:t>
      </w:r>
      <w:r>
        <w:rPr>
          <w:rFonts w:hint="eastAsia"/>
        </w:rPr>
        <w:t>进程内完整承载了四层容错的运行时调用链：</w:t>
      </w:r>
      <w:r>
        <w:rPr>
          <w:rFonts w:hint="eastAsia"/>
        </w:rPr>
        <w:t>L0</w:t>
      </w:r>
      <w:r>
        <w:t xml:space="preserve"> </w:t>
      </w:r>
      <w:r>
        <w:rPr>
          <w:rFonts w:hint="eastAsia"/>
        </w:rPr>
        <w:t>的前置校验与</w:t>
      </w:r>
      <w:r>
        <w:t xml:space="preserve"> L3 </w:t>
      </w:r>
      <w:r>
        <w:rPr>
          <w:rFonts w:hint="eastAsia"/>
        </w:rPr>
        <w:t>直通、</w:t>
      </w:r>
      <w:r>
        <w:rPr>
          <w:rFonts w:hint="eastAsia"/>
        </w:rPr>
        <w:t>L1</w:t>
      </w:r>
      <w:r>
        <w:t xml:space="preserve"> </w:t>
      </w:r>
      <w:r>
        <w:rPr>
          <w:rFonts w:hint="eastAsia"/>
        </w:rPr>
        <w:t>的进程内退避、</w:t>
      </w:r>
      <w:r>
        <w:rPr>
          <w:rFonts w:hint="eastAsia"/>
        </w:rPr>
        <w:t>L2</w:t>
      </w:r>
      <w:r>
        <w:t xml:space="preserve"> </w:t>
      </w:r>
      <w:r>
        <w:rPr>
          <w:rFonts w:hint="eastAsia"/>
        </w:rPr>
        <w:t>的失败任务异步驱动，以及</w:t>
      </w:r>
      <w:r>
        <w:t xml:space="preserve"> L3 </w:t>
      </w:r>
      <w:r>
        <w:rPr>
          <w:rFonts w:hint="eastAsia"/>
        </w:rPr>
        <w:t>的注解级重分发。这一进程内实现与</w:t>
      </w:r>
      <w:r>
        <w:t xml:space="preserve"> 5.3 </w:t>
      </w:r>
      <w:r>
        <w:rPr>
          <w:rFonts w:hint="eastAsia"/>
        </w:rPr>
        <w:t>节的</w:t>
      </w:r>
      <w:r>
        <w:t xml:space="preserve"> CacheAdapter </w:t>
      </w:r>
      <w:r>
        <w:rPr>
          <w:rFonts w:hint="eastAsia"/>
        </w:rPr>
        <w:t>零拷贝共享共同构成</w:t>
      </w:r>
      <w:r>
        <w:t xml:space="preserve"> ENO </w:t>
      </w:r>
      <w:r>
        <w:rPr>
          <w:rFonts w:hint="eastAsia"/>
        </w:rPr>
        <w:t>完整的架构语义。第</w:t>
      </w:r>
      <w:r>
        <w:t xml:space="preserve"> 4 </w:t>
      </w:r>
      <w:r>
        <w:rPr>
          <w:rFonts w:hint="eastAsia"/>
        </w:rPr>
        <w:t>章给出的核心不变量（“任一</w:t>
      </w:r>
      <w:r>
        <w:t xml:space="preserve"> Pod </w:t>
      </w:r>
      <w:r>
        <w:rPr>
          <w:rFonts w:hint="eastAsia"/>
        </w:rPr>
        <w:t>至多绑定到一个节点”）与</w:t>
      </w:r>
      <w:r>
        <w:t xml:space="preserve"> P1–P4 </w:t>
      </w:r>
      <w:r>
        <w:rPr>
          <w:rFonts w:hint="eastAsia"/>
        </w:rPr>
        <w:t>证明要点在</w:t>
      </w:r>
      <w:r>
        <w:t xml:space="preserve"> ENO </w:t>
      </w:r>
      <w:r>
        <w:rPr>
          <w:rFonts w:hint="eastAsia"/>
        </w:rPr>
        <w:t>下依旧成立——因为它们只依赖</w:t>
      </w:r>
      <w:r>
        <w:t xml:space="preserve"> Bind API </w:t>
      </w:r>
      <w:r>
        <w:rPr>
          <w:rFonts w:hint="eastAsia"/>
        </w:rPr>
        <w:t>的原子性与</w:t>
      </w:r>
      <w:r>
        <w:t xml:space="preserve"> etcd </w:t>
      </w:r>
      <w:r>
        <w:rPr>
          <w:rFonts w:hint="eastAsia"/>
        </w:rPr>
        <w:t>注解写入的</w:t>
      </w:r>
      <w:r>
        <w:t xml:space="preserve"> CAS </w:t>
      </w:r>
      <w:r>
        <w:rPr>
          <w:rFonts w:hint="eastAsia"/>
        </w:rPr>
        <w:t>语义，与</w:t>
      </w:r>
      <w:r>
        <w:t xml:space="preserve"> Binder </w:t>
      </w:r>
      <w:r>
        <w:rPr>
          <w:rFonts w:hint="eastAsia"/>
        </w:rPr>
        <w:t>的部署形态无关。</w:t>
      </w:r>
      <w:r>
        <w:rPr>
          <w:rFonts w:hint="eastAsia"/>
        </w:rPr>
        <w:t>ENO</w:t>
      </w:r>
      <w:r>
        <w:t xml:space="preserve"> </w:t>
      </w:r>
      <w:r>
        <w:rPr>
          <w:rFonts w:hint="eastAsia"/>
        </w:rPr>
        <w:t>的性能改进将在第</w:t>
      </w:r>
      <w:r>
        <w:t xml:space="preserve"> 6 </w:t>
      </w:r>
      <w:r>
        <w:rPr>
          <w:rFonts w:hint="eastAsia"/>
        </w:rPr>
        <w:t>章通过</w:t>
      </w:r>
      <w:r>
        <w:t xml:space="preserve"> KWOK </w:t>
      </w:r>
      <w:r>
        <w:rPr>
          <w:rFonts w:hint="eastAsia"/>
        </w:rPr>
        <w:t>仿真下的大规模基准测试进行定量评估。</w:t>
      </w:r>
    </w:p>
    <w:p w14:paraId="3EBD2C6D" w14:textId="77777777" w:rsidR="00957881" w:rsidRDefault="00000000">
      <w:r>
        <w:br w:type="page"/>
      </w:r>
    </w:p>
    <w:p w14:paraId="7A5E1F98" w14:textId="77777777" w:rsidR="00957881" w:rsidRDefault="00000000">
      <w:pPr>
        <w:pStyle w:val="Heading1"/>
        <w:spacing w:before="156" w:after="156"/>
      </w:pPr>
      <w:bookmarkStart w:id="329" w:name="_Toc241154085"/>
      <w:bookmarkStart w:id="330" w:name="第六章-实验设计与评估"/>
      <w:bookmarkEnd w:id="311"/>
      <w:bookmarkEnd w:id="325"/>
      <w:r>
        <w:rPr>
          <w:rFonts w:hint="eastAsia"/>
        </w:rPr>
        <w:lastRenderedPageBreak/>
        <w:t>第六章</w:t>
      </w:r>
      <w:r>
        <w:t xml:space="preserve">　</w:t>
      </w:r>
      <w:r>
        <w:rPr>
          <w:rFonts w:hint="eastAsia"/>
        </w:rPr>
        <w:t>实验设计与评估</w:t>
      </w:r>
      <w:bookmarkEnd w:id="329"/>
    </w:p>
    <w:p w14:paraId="07EF0DCC" w14:textId="0F7BEED7" w:rsidR="00957881" w:rsidDel="00D53536" w:rsidRDefault="00000000">
      <w:pPr>
        <w:pStyle w:val="FirstParagraph"/>
        <w:rPr>
          <w:del w:id="331" w:author="铜 高" w:date="2026-09-24T14:59:00Z" w16du:dateUtc="2026-09-24T06:59:00Z"/>
        </w:rPr>
      </w:pPr>
      <w:del w:id="332" w:author="铜 高" w:date="2026-09-24T14:59:00Z" w16du:dateUtc="2026-09-24T06:59:00Z">
        <w:r w:rsidDel="00D53536">
          <w:rPr>
            <w:rFonts w:hint="eastAsia"/>
          </w:rPr>
          <w:delText>本章通过大规模仿真基准测试评估本文提出的</w:delText>
        </w:r>
        <w:r w:rsidDel="00D53536">
          <w:delText xml:space="preserve"> ENO </w:delText>
        </w:r>
        <w:r w:rsidDel="00D53536">
          <w:rPr>
            <w:rFonts w:hint="eastAsia"/>
          </w:rPr>
          <w:delText>架构与四层容错机制。</w:delText>
        </w:r>
      </w:del>
    </w:p>
    <w:p w14:paraId="78F0FD15" w14:textId="77777777" w:rsidR="00957881" w:rsidRDefault="00000000">
      <w:pPr>
        <w:pStyle w:val="Heading2"/>
        <w:spacing w:before="156" w:after="156"/>
      </w:pPr>
      <w:bookmarkStart w:id="333" w:name="_Toc241154086"/>
      <w:bookmarkStart w:id="334" w:name="实验环境"/>
      <w:r>
        <w:t>6.1</w:t>
      </w:r>
      <w:r>
        <w:t xml:space="preserve">　</w:t>
      </w:r>
      <w:r>
        <w:rPr>
          <w:rFonts w:hint="eastAsia"/>
        </w:rPr>
        <w:t>实验环境</w:t>
      </w:r>
      <w:bookmarkEnd w:id="333"/>
    </w:p>
    <w:p w14:paraId="502A14C0" w14:textId="77777777" w:rsidR="00957881" w:rsidRDefault="00000000">
      <w:pPr>
        <w:pStyle w:val="Heading3"/>
        <w:spacing w:before="156" w:after="156"/>
      </w:pPr>
      <w:bookmarkStart w:id="335" w:name="硬件与仿真栈"/>
      <w:r>
        <w:t>6.1.1</w:t>
      </w:r>
      <w:r>
        <w:t xml:space="preserve">　</w:t>
      </w:r>
      <w:r>
        <w:rPr>
          <w:rFonts w:hint="eastAsia"/>
        </w:rPr>
        <w:t>硬件与仿真栈</w:t>
      </w:r>
    </w:p>
    <w:p w14:paraId="796AE8D5" w14:textId="77777777" w:rsidR="00957881" w:rsidRDefault="00000000">
      <w:pPr>
        <w:pStyle w:val="FirstParagraph"/>
      </w:pPr>
      <w:r>
        <w:rPr>
          <w:rFonts w:hint="eastAsia"/>
        </w:rPr>
        <w:t>出于成本与可复现性考虑，本文的评估基于</w:t>
      </w:r>
      <w:r>
        <w:t xml:space="preserve"> </w:t>
      </w:r>
      <w:r>
        <w:rPr>
          <w:rFonts w:hint="eastAsia"/>
        </w:rPr>
        <w:t>KWOK</w:t>
      </w:r>
      <w:r>
        <w:rPr>
          <w:rFonts w:hint="eastAsia"/>
        </w:rPr>
        <w:t>（</w:t>
      </w:r>
      <w:r>
        <w:rPr>
          <w:rFonts w:hint="eastAsia"/>
        </w:rPr>
        <w:t>Kubernetes</w:t>
      </w:r>
      <w:r>
        <w:t xml:space="preserve"> WithOut </w:t>
      </w:r>
      <w:r>
        <w:rPr>
          <w:rFonts w:hint="eastAsia"/>
        </w:rPr>
        <w:t>Kubelet</w:t>
      </w:r>
      <w:r>
        <w:rPr>
          <w:rFonts w:hint="eastAsia"/>
        </w:rPr>
        <w:t>）仿真环境</w:t>
      </w:r>
      <w:r w:rsidR="00957881">
        <w:fldChar w:fldCharType="begin"/>
      </w:r>
      <w:r w:rsidR="00957881">
        <w:instrText>HYPERLINK \l "ref37" \h</w:instrText>
      </w:r>
      <w:r w:rsidR="00957881">
        <w:fldChar w:fldCharType="separate"/>
      </w:r>
      <w:r w:rsidR="00957881">
        <w:rPr>
          <w:vertAlign w:val="superscript"/>
        </w:rPr>
        <w:t>[37]</w:t>
      </w:r>
      <w:r w:rsidR="00957881">
        <w:fldChar w:fldCharType="end"/>
      </w:r>
      <w:r>
        <w:rPr>
          <w:rFonts w:hint="eastAsia"/>
        </w:rPr>
        <w:t>，而非真实的物理集群。</w:t>
      </w:r>
      <w:r>
        <w:rPr>
          <w:rFonts w:hint="eastAsia"/>
        </w:rPr>
        <w:t>KWOK</w:t>
      </w:r>
      <w:r>
        <w:t xml:space="preserve"> </w:t>
      </w:r>
      <w:r>
        <w:rPr>
          <w:rFonts w:hint="eastAsia"/>
        </w:rPr>
        <w:t>通过在</w:t>
      </w:r>
      <w:r>
        <w:t xml:space="preserve"> kind </w:t>
      </w:r>
      <w:r>
        <w:rPr>
          <w:rFonts w:hint="eastAsia"/>
        </w:rPr>
        <w:t>集群中运行”假</w:t>
      </w:r>
      <w:r>
        <w:t xml:space="preserve"> </w:t>
      </w:r>
      <w:r>
        <w:rPr>
          <w:rFonts w:hint="eastAsia"/>
        </w:rPr>
        <w:t>kubelet</w:t>
      </w:r>
      <w:r>
        <w:rPr>
          <w:rFonts w:hint="eastAsia"/>
        </w:rPr>
        <w:t>”控制器模拟真实节点的</w:t>
      </w:r>
      <w:r>
        <w:t xml:space="preserve"> Pod </w:t>
      </w:r>
      <w:r>
        <w:rPr>
          <w:rFonts w:hint="eastAsia"/>
        </w:rPr>
        <w:t>生命周期，能够以极低的资源成本模拟千至万节点级别的集群。本文所有实验运行在一台</w:t>
      </w:r>
      <w:r>
        <w:t xml:space="preserve"> 64 vCPU / 128 GB </w:t>
      </w:r>
      <w:r>
        <w:rPr>
          <w:rFonts w:hint="eastAsia"/>
        </w:rPr>
        <w:t>内存的虚拟机上，</w:t>
      </w:r>
      <w:r>
        <w:rPr>
          <w:rFonts w:hint="eastAsia"/>
        </w:rPr>
        <w:t>s1</w:t>
      </w:r>
      <w:r>
        <w:rPr>
          <w:rFonts w:hint="eastAsia"/>
          <w:vertAlign w:val="subscript"/>
        </w:rPr>
        <w:t>s4</w:t>
      </w:r>
      <w:r>
        <w:rPr>
          <w:rFonts w:hint="eastAsia"/>
          <w:vertAlign w:val="subscript"/>
        </w:rPr>
        <w:t>（</w:t>
      </w:r>
      <w:r>
        <w:rPr>
          <w:rFonts w:hint="eastAsia"/>
          <w:vertAlign w:val="subscript"/>
        </w:rPr>
        <w:t>100</w:t>
      </w:r>
      <w:r>
        <w:t xml:space="preserve">10 000 </w:t>
      </w:r>
      <w:r>
        <w:rPr>
          <w:rFonts w:hint="eastAsia"/>
        </w:rPr>
        <w:t>节点）四档规模均可在该单机内完成，具备等同规格的开发机即可复现本文实验，无需真实物理服务器与云资源开支；同时由于去除了</w:t>
      </w:r>
      <w:r>
        <w:t xml:space="preserve"> kubelet </w:t>
      </w:r>
      <w:r>
        <w:rPr>
          <w:rFonts w:hint="eastAsia"/>
        </w:rPr>
        <w:t>与容器运行时的干扰，所测指标聚焦于调度器本身的性能，而非容器启动、镜像拉取等下游开销。</w:t>
      </w:r>
    </w:p>
    <w:p w14:paraId="1573207A" w14:textId="77777777" w:rsidR="00957881" w:rsidRDefault="00000000">
      <w:pPr>
        <w:pStyle w:val="BodyText"/>
      </w:pPr>
      <w:r>
        <w:rPr>
          <w:rFonts w:hint="eastAsia"/>
        </w:rPr>
        <w:t>已知的局限：</w:t>
      </w:r>
      <w:r>
        <w:rPr>
          <w:rFonts w:hint="eastAsia"/>
        </w:rPr>
        <w:t>KWOK</w:t>
      </w:r>
      <w:r>
        <w:t xml:space="preserve"> </w:t>
      </w:r>
      <w:r>
        <w:rPr>
          <w:rFonts w:hint="eastAsia"/>
        </w:rPr>
        <w:t>仿真环境无法完全反映真实节点上的资源竞争、网络延迟、磁盘</w:t>
      </w:r>
      <w:r>
        <w:t xml:space="preserve"> IO </w:t>
      </w:r>
      <w:r>
        <w:rPr>
          <w:rFonts w:hint="eastAsia"/>
        </w:rPr>
        <w:t>等干扰因素，因此本文的绝对数值不能直接外推到生产环境。但在跨调度器对比这一相对场景下，</w:t>
      </w:r>
      <w:r>
        <w:rPr>
          <w:rFonts w:hint="eastAsia"/>
        </w:rPr>
        <w:t>KWOK</w:t>
      </w:r>
      <w:r>
        <w:t xml:space="preserve"> </w:t>
      </w:r>
      <w:r>
        <w:rPr>
          <w:rFonts w:hint="eastAsia"/>
        </w:rPr>
        <w:t>提供了公平的评估基准。</w:t>
      </w:r>
    </w:p>
    <w:p w14:paraId="7CB1ADC7" w14:textId="77777777" w:rsidR="00957881" w:rsidRDefault="00000000">
      <w:pPr>
        <w:pStyle w:val="Heading3"/>
        <w:spacing w:before="156" w:after="156"/>
      </w:pPr>
      <w:bookmarkStart w:id="336" w:name="观测栈"/>
      <w:bookmarkEnd w:id="335"/>
      <w:r>
        <w:t>6.1.2</w:t>
      </w:r>
      <w:r>
        <w:t xml:space="preserve">　</w:t>
      </w:r>
      <w:r>
        <w:rPr>
          <w:rFonts w:hint="eastAsia"/>
        </w:rPr>
        <w:t>观测栈</w:t>
      </w:r>
    </w:p>
    <w:p w14:paraId="476493BE" w14:textId="77777777" w:rsidR="00957881" w:rsidRDefault="00000000">
      <w:pPr>
        <w:pStyle w:val="FirstParagraph"/>
      </w:pPr>
      <w:r>
        <w:rPr>
          <w:rFonts w:hint="eastAsia"/>
        </w:rPr>
        <w:t>本文实验的观测栈由</w:t>
      </w:r>
      <w:r>
        <w:t xml:space="preserve"> Prometheus + Grafana </w:t>
      </w:r>
      <w:r>
        <w:rPr>
          <w:rFonts w:hint="eastAsia"/>
        </w:rPr>
        <w:t>组成：负载注入器按</w:t>
      </w:r>
      <w:r>
        <w:t xml:space="preserve"> w2/w3 </w:t>
      </w:r>
      <w:r>
        <w:rPr>
          <w:rFonts w:hint="eastAsia"/>
        </w:rPr>
        <w:t>速率创建</w:t>
      </w:r>
      <w:r>
        <w:t xml:space="preserve"> </w:t>
      </w:r>
      <w:r>
        <w:rPr>
          <w:rFonts w:hint="eastAsia"/>
        </w:rPr>
        <w:t>Pod</w:t>
      </w:r>
      <w:r>
        <w:rPr>
          <w:rFonts w:hint="eastAsia"/>
        </w:rPr>
        <w:t>；</w:t>
      </w:r>
      <w:r>
        <w:rPr>
          <w:rFonts w:hint="eastAsia"/>
        </w:rPr>
        <w:t>kind</w:t>
      </w:r>
      <w:r>
        <w:t xml:space="preserve"> </w:t>
      </w:r>
      <w:r>
        <w:rPr>
          <w:rFonts w:hint="eastAsia"/>
        </w:rPr>
        <w:t>集群内包含</w:t>
      </w:r>
      <w:r>
        <w:t xml:space="preserve"> kube-apiserver/etcd </w:t>
      </w:r>
      <w:r>
        <w:rPr>
          <w:rFonts w:hint="eastAsia"/>
        </w:rPr>
        <w:t>控制平面、</w:t>
      </w:r>
      <w:r>
        <w:rPr>
          <w:rFonts w:hint="eastAsia"/>
        </w:rPr>
        <w:t>KWOK</w:t>
      </w:r>
      <w:r>
        <w:t xml:space="preserve"> </w:t>
      </w:r>
      <w:r>
        <w:rPr>
          <w:rFonts w:hint="eastAsia"/>
        </w:rPr>
        <w:t>仿真的</w:t>
      </w:r>
      <w:r>
        <w:t xml:space="preserve"> 1000/5000 </w:t>
      </w:r>
      <w:r>
        <w:rPr>
          <w:rFonts w:hint="eastAsia"/>
        </w:rPr>
        <w:t>个节点、以及</w:t>
      </w:r>
      <w:r>
        <w:t xml:space="preserve"> a~e </w:t>
      </w:r>
      <w:r>
        <w:rPr>
          <w:rFonts w:hint="eastAsia"/>
        </w:rPr>
        <w:t>五组调度器；各组调度器指标经</w:t>
      </w:r>
      <w:r>
        <w:t xml:space="preserve"> </w:t>
      </w:r>
      <w:r>
        <w:rPr>
          <w:rFonts w:hint="eastAsia"/>
        </w:rPr>
        <w:t>Prometheus</w:t>
      </w:r>
      <w:r>
        <w:rPr>
          <w:rFonts w:hint="eastAsia"/>
        </w:rPr>
        <w:t>（</w:t>
      </w:r>
      <w:r>
        <w:rPr>
          <w:rFonts w:hint="eastAsia"/>
        </w:rPr>
        <w:t>15</w:t>
      </w:r>
      <w:r>
        <w:t xml:space="preserve"> </w:t>
      </w:r>
      <w:r>
        <w:rPr>
          <w:rFonts w:hint="eastAsia"/>
        </w:rPr>
        <w:t>秒抓取</w:t>
      </w:r>
      <w:r>
        <w:t xml:space="preserve"> + recording rules </w:t>
      </w:r>
      <w:r>
        <w:rPr>
          <w:rFonts w:hint="eastAsia"/>
        </w:rPr>
        <w:t>归一化）采集，由</w:t>
      </w:r>
      <w:r>
        <w:t xml:space="preserve"> Grafana </w:t>
      </w:r>
      <w:r>
        <w:rPr>
          <w:rFonts w:hint="eastAsia"/>
        </w:rPr>
        <w:t>可视化。关键组件包括：</w:t>
      </w:r>
    </w:p>
    <w:p w14:paraId="7884C1CD" w14:textId="77777777" w:rsidR="00957881" w:rsidRDefault="00000000">
      <w:pPr>
        <w:pStyle w:val="Compact"/>
        <w:numPr>
          <w:ilvl w:val="0"/>
          <w:numId w:val="18"/>
        </w:numPr>
        <w:ind w:left="780"/>
      </w:pPr>
      <w:r>
        <w:t>Prometheus</w:t>
      </w:r>
      <w:r w:rsidR="00957881">
        <w:fldChar w:fldCharType="begin"/>
      </w:r>
      <w:r w:rsidR="00957881">
        <w:instrText>HYPERLINK \l "ref38" \h</w:instrText>
      </w:r>
      <w:r w:rsidR="00957881">
        <w:fldChar w:fldCharType="separate"/>
      </w:r>
      <w:r w:rsidR="00957881">
        <w:rPr>
          <w:vertAlign w:val="superscript"/>
        </w:rPr>
        <w:t>[38]</w:t>
      </w:r>
      <w:r w:rsidR="00957881">
        <w:fldChar w:fldCharType="end"/>
      </w:r>
      <w:r>
        <w:rPr>
          <w:rFonts w:hint="eastAsia"/>
        </w:rPr>
        <w:t>：每</w:t>
      </w:r>
      <w:r>
        <w:t xml:space="preserve"> 15 </w:t>
      </w:r>
      <w:r>
        <w:rPr>
          <w:rFonts w:hint="eastAsia"/>
        </w:rPr>
        <w:t>秒从各调度器抓取一次指标，本文实验期间</w:t>
      </w:r>
      <w:r>
        <w:t xml:space="preserve"> Prometheus </w:t>
      </w:r>
      <w:r>
        <w:rPr>
          <w:rFonts w:hint="eastAsia"/>
        </w:rPr>
        <w:t>部署为独立</w:t>
      </w:r>
      <w:r>
        <w:t xml:space="preserve"> </w:t>
      </w:r>
      <w:r>
        <w:rPr>
          <w:rFonts w:hint="eastAsia"/>
        </w:rPr>
        <w:t>Deployment</w:t>
      </w:r>
      <w:r>
        <w:rPr>
          <w:rFonts w:hint="eastAsia"/>
        </w:rPr>
        <w:t>，配备</w:t>
      </w:r>
      <w:r>
        <w:t xml:space="preserve"> 16Gi </w:t>
      </w:r>
      <w:r>
        <w:rPr>
          <w:rFonts w:hint="eastAsia"/>
        </w:rPr>
        <w:t>内存限制、</w:t>
      </w:r>
      <w:r>
        <w:rPr>
          <w:rFonts w:hint="eastAsia"/>
        </w:rPr>
        <w:t>2h</w:t>
      </w:r>
      <w:r>
        <w:t xml:space="preserve"> </w:t>
      </w:r>
      <w:r>
        <w:rPr>
          <w:rFonts w:hint="eastAsia"/>
        </w:rPr>
        <w:t>数据保留、</w:t>
      </w:r>
      <w:r>
        <w:rPr>
          <w:rFonts w:hint="eastAsia"/>
        </w:rPr>
        <w:t>WAL</w:t>
      </w:r>
      <w:r>
        <w:t xml:space="preserve"> </w:t>
      </w:r>
      <w:r>
        <w:rPr>
          <w:rFonts w:hint="eastAsia"/>
        </w:rPr>
        <w:t>压缩，避免</w:t>
      </w:r>
      <w:r>
        <w:t xml:space="preserve"> </w:t>
      </w:r>
      <w:r>
        <w:rPr>
          <w:rFonts w:hint="eastAsia"/>
        </w:rPr>
        <w:t>OOM</w:t>
      </w:r>
      <w:r>
        <w:rPr>
          <w:rFonts w:hint="eastAsia"/>
        </w:rPr>
        <w:t>；</w:t>
      </w:r>
    </w:p>
    <w:p w14:paraId="180BD740" w14:textId="77777777" w:rsidR="00957881" w:rsidRDefault="00000000">
      <w:pPr>
        <w:pStyle w:val="Compact"/>
        <w:numPr>
          <w:ilvl w:val="0"/>
          <w:numId w:val="18"/>
        </w:numPr>
        <w:ind w:left="780"/>
      </w:pPr>
      <w:r>
        <w:rPr>
          <w:rFonts w:hint="eastAsia"/>
        </w:rPr>
        <w:t>调度器组自定义</w:t>
      </w:r>
      <w:r>
        <w:t xml:space="preserve"> recording </w:t>
      </w:r>
      <w:r>
        <w:rPr>
          <w:rFonts w:hint="eastAsia"/>
        </w:rPr>
        <w:t>rules</w:t>
      </w:r>
      <w:r>
        <w:rPr>
          <w:rFonts w:hint="eastAsia"/>
        </w:rPr>
        <w:t>：每个调度器组（</w:t>
      </w:r>
      <w:r>
        <w:rPr>
          <w:rFonts w:hint="eastAsia"/>
        </w:rPr>
        <w:t>a/b/c/d/e</w:t>
      </w:r>
      <w:r>
        <w:rPr>
          <w:rFonts w:hint="eastAsia"/>
        </w:rPr>
        <w:t>）在自己的</w:t>
      </w:r>
      <w:r>
        <w:t xml:space="preserve"> Prometheus </w:t>
      </w:r>
      <w:r>
        <w:rPr>
          <w:rFonts w:hint="eastAsia"/>
        </w:rPr>
        <w:t>中定义了统一的</w:t>
      </w:r>
      <w:r>
        <w:t xml:space="preserve"> recording </w:t>
      </w:r>
      <w:r>
        <w:rPr>
          <w:rFonts w:hint="eastAsia"/>
        </w:rPr>
        <w:t>rules</w:t>
      </w:r>
      <w:r>
        <w:rPr>
          <w:rFonts w:hint="eastAsia"/>
        </w:rPr>
        <w:t>，将各调度器的原始指标（如</w:t>
      </w:r>
      <w:r>
        <w:t xml:space="preserve"> scheduler_pod_scheduling_attempts / volcano_task_scheduling_latency_milliseconds</w:t>
      </w:r>
      <w:r>
        <w:rPr>
          <w:rFonts w:hint="eastAsia"/>
        </w:rPr>
        <w:t>）归一化为跨组可比的记录（</w:t>
      </w:r>
      <w:r>
        <w:t>{group}:{metric}:{aggregation}</w:t>
      </w:r>
      <w:r>
        <w:rPr>
          <w:rFonts w:hint="eastAsia"/>
        </w:rPr>
        <w:t>）；</w:t>
      </w:r>
    </w:p>
    <w:p w14:paraId="194D7CCE" w14:textId="77777777" w:rsidR="00957881" w:rsidRDefault="00000000">
      <w:pPr>
        <w:pStyle w:val="Compact"/>
        <w:numPr>
          <w:ilvl w:val="0"/>
          <w:numId w:val="18"/>
        </w:numPr>
        <w:ind w:left="780"/>
      </w:pPr>
      <w:r>
        <w:t>Grafana</w:t>
      </w:r>
      <w:r w:rsidR="00957881">
        <w:fldChar w:fldCharType="begin"/>
      </w:r>
      <w:r w:rsidR="00957881">
        <w:instrText>HYPERLINK \l "ref39" \h</w:instrText>
      </w:r>
      <w:r w:rsidR="00957881">
        <w:fldChar w:fldCharType="separate"/>
      </w:r>
      <w:r w:rsidR="00957881">
        <w:rPr>
          <w:vertAlign w:val="superscript"/>
        </w:rPr>
        <w:t>[39]</w:t>
      </w:r>
      <w:r w:rsidR="00957881">
        <w:fldChar w:fldCharType="end"/>
      </w:r>
      <w:r>
        <w:rPr>
          <w:rFonts w:hint="eastAsia"/>
        </w:rPr>
        <w:t>：为每个调度器组配置了独立</w:t>
      </w:r>
      <w:r>
        <w:t xml:space="preserve"> </w:t>
      </w:r>
      <w:r>
        <w:rPr>
          <w:rFonts w:hint="eastAsia"/>
        </w:rPr>
        <w:t>dashboard</w:t>
      </w:r>
      <w:r>
        <w:rPr>
          <w:rFonts w:hint="eastAsia"/>
        </w:rPr>
        <w:t>，用于实时观察实验进展并事后审阅。</w:t>
      </w:r>
    </w:p>
    <w:p w14:paraId="4CB9BA69" w14:textId="77777777" w:rsidR="00957881" w:rsidRDefault="00000000">
      <w:pPr>
        <w:pStyle w:val="FirstParagraph"/>
      </w:pPr>
      <w:r>
        <w:rPr>
          <w:rFonts w:hint="eastAsia"/>
        </w:rPr>
        <w:lastRenderedPageBreak/>
        <w:t>在此基础上，每个</w:t>
      </w:r>
      <w:r>
        <w:t xml:space="preserve"> (scale, workload) </w:t>
      </w:r>
      <w:r>
        <w:rPr>
          <w:rFonts w:hint="eastAsia"/>
        </w:rPr>
        <w:t>场景都独立跑</w:t>
      </w:r>
      <w:r>
        <w:t xml:space="preserve"> 3 </w:t>
      </w:r>
      <w:r>
        <w:rPr>
          <w:rFonts w:hint="eastAsia"/>
        </w:rPr>
        <w:t>次</w:t>
      </w:r>
      <w:r>
        <w:t xml:space="preserve"> </w:t>
      </w:r>
      <w:r>
        <w:rPr>
          <w:rFonts w:hint="eastAsia"/>
        </w:rPr>
        <w:t>run</w:t>
      </w:r>
      <w:r>
        <w:rPr>
          <w:rFonts w:hint="eastAsia"/>
        </w:rPr>
        <w:t>，然后由</w:t>
      </w:r>
      <w:r>
        <w:t xml:space="preserve"> plot-results.py --stat median </w:t>
      </w:r>
      <w:r>
        <w:rPr>
          <w:rFonts w:hint="eastAsia"/>
        </w:rPr>
        <w:t>按时间点对</w:t>
      </w:r>
      <w:r>
        <w:t xml:space="preserve"> 3 </w:t>
      </w:r>
      <w:r>
        <w:rPr>
          <w:rFonts w:hint="eastAsia"/>
        </w:rPr>
        <w:t>条</w:t>
      </w:r>
      <w:r>
        <w:t xml:space="preserve"> run </w:t>
      </w:r>
      <w:r>
        <w:rPr>
          <w:rFonts w:hint="eastAsia"/>
        </w:rPr>
        <w:t>取中位数，聚合成一条与单次</w:t>
      </w:r>
      <w:r>
        <w:t xml:space="preserve"> run </w:t>
      </w:r>
      <w:r>
        <w:rPr>
          <w:rFonts w:hint="eastAsia"/>
        </w:rPr>
        <w:t>同形状的时序。这一”三次重复</w:t>
      </w:r>
      <w:r>
        <w:t xml:space="preserve"> + </w:t>
      </w:r>
      <w:r>
        <w:rPr>
          <w:rFonts w:hint="eastAsia"/>
        </w:rPr>
        <w:t>逐点中位数”的归一化处理是本章所有数据从原始</w:t>
      </w:r>
      <w:r>
        <w:t xml:space="preserve"> JSON </w:t>
      </w:r>
      <w:r>
        <w:rPr>
          <w:rFonts w:hint="eastAsia"/>
        </w:rPr>
        <w:t>到入表数值的关键一步：单次</w:t>
      </w:r>
      <w:r>
        <w:t xml:space="preserve"> run </w:t>
      </w:r>
      <w:r>
        <w:rPr>
          <w:rFonts w:hint="eastAsia"/>
        </w:rPr>
        <w:t>的</w:t>
      </w:r>
      <w:r>
        <w:t xml:space="preserve"> GC </w:t>
      </w:r>
      <w:r>
        <w:rPr>
          <w:rFonts w:hint="eastAsia"/>
        </w:rPr>
        <w:t>抖动、瞬时排队波动或采样丢点都无法主导结论，同时也保留了完整的时序形态供后续切片。从聚合序列进一步取出标量（延迟分位、峰值吞吐、队列堆积等）的具体规则见</w:t>
      </w:r>
      <w:r>
        <w:t xml:space="preserve"> 6.3 </w:t>
      </w:r>
      <w:r>
        <w:rPr>
          <w:rFonts w:hint="eastAsia"/>
        </w:rPr>
        <w:t>节。</w:t>
      </w:r>
    </w:p>
    <w:p w14:paraId="0C31243E" w14:textId="77777777" w:rsidR="00957881" w:rsidRDefault="00000000">
      <w:pPr>
        <w:pStyle w:val="Heading3"/>
        <w:spacing w:before="156" w:after="156"/>
      </w:pPr>
      <w:bookmarkStart w:id="337" w:name="五组调度器部署"/>
      <w:bookmarkEnd w:id="336"/>
      <w:r>
        <w:t>6.1.3</w:t>
      </w:r>
      <w:r>
        <w:t xml:space="preserve">　</w:t>
      </w:r>
      <w:r>
        <w:rPr>
          <w:rFonts w:hint="eastAsia"/>
        </w:rPr>
        <w:t>五组调度器部署</w:t>
      </w:r>
    </w:p>
    <w:p w14:paraId="544806AF" w14:textId="77777777" w:rsidR="00957881" w:rsidRDefault="00000000">
      <w:pPr>
        <w:pStyle w:val="FirstParagraph"/>
      </w:pPr>
      <w:r>
        <w:rPr>
          <w:rFonts w:hint="eastAsia"/>
        </w:rPr>
        <w:t>本文对比了</w:t>
      </w:r>
      <w:r>
        <w:t xml:space="preserve"> 5 </w:t>
      </w:r>
      <w:r>
        <w:rPr>
          <w:rFonts w:hint="eastAsia"/>
        </w:rPr>
        <w:t>个调度器组（表</w:t>
      </w:r>
      <w:r>
        <w:t xml:space="preserve"> </w:t>
      </w:r>
      <w:r>
        <w:rPr>
          <w:rFonts w:hint="eastAsia"/>
        </w:rPr>
        <w:t>3</w:t>
      </w:r>
      <w:r>
        <w:rPr>
          <w:rFonts w:hint="eastAsia"/>
        </w:rPr>
        <w:t>）：</w:t>
      </w:r>
    </w:p>
    <w:p w14:paraId="6A354F33" w14:textId="77777777" w:rsidR="00957881" w:rsidRDefault="00000000">
      <w:pPr>
        <w:pStyle w:val="TableCaption"/>
      </w:pPr>
      <w:r>
        <w:rPr>
          <w:rFonts w:hint="eastAsia"/>
        </w:rPr>
        <w:t>表</w:t>
      </w:r>
      <w:r>
        <w:t xml:space="preserve"> 3 </w:t>
      </w:r>
      <w:r>
        <w:rPr>
          <w:rFonts w:hint="eastAsia"/>
        </w:rPr>
        <w:t>五个对比调度器组的部署概览</w:t>
      </w:r>
    </w:p>
    <w:tbl>
      <w:tblPr>
        <w:tblStyle w:val="Table"/>
        <w:tblW w:w="9072" w:type="dxa"/>
        <w:tblInd w:w="0" w:type="dxa"/>
        <w:tblLayout w:type="fixed"/>
        <w:tblLook w:val="0020" w:firstRow="1" w:lastRow="0" w:firstColumn="0" w:lastColumn="0" w:noHBand="0" w:noVBand="0"/>
        <w:tblCaption w:val="表 3 五个对比调度器组的部署概览"/>
      </w:tblPr>
      <w:tblGrid>
        <w:gridCol w:w="2268"/>
        <w:gridCol w:w="2268"/>
        <w:gridCol w:w="2268"/>
        <w:gridCol w:w="2268"/>
      </w:tblGrid>
      <w:tr w:rsidR="00957881" w14:paraId="363F72EC" w14:textId="77777777" w:rsidTr="00957881">
        <w:trPr>
          <w:cnfStyle w:val="100000000000" w:firstRow="1" w:lastRow="0" w:firstColumn="0" w:lastColumn="0" w:oddVBand="0" w:evenVBand="0" w:oddHBand="0" w:evenHBand="0" w:firstRowFirstColumn="0" w:firstRowLastColumn="0" w:lastRowFirstColumn="0" w:lastRowLastColumn="0"/>
          <w:tblHeader/>
        </w:trPr>
        <w:tc>
          <w:tcPr>
            <w:tcW w:w="2268" w:type="dxa"/>
          </w:tcPr>
          <w:p w14:paraId="1A2C3963" w14:textId="77777777" w:rsidR="00957881" w:rsidRDefault="00000000">
            <w:pPr>
              <w:pStyle w:val="TableCell"/>
            </w:pPr>
            <w:r>
              <w:rPr>
                <w:rFonts w:hint="eastAsia"/>
              </w:rPr>
              <w:t>组</w:t>
            </w:r>
          </w:p>
        </w:tc>
        <w:tc>
          <w:tcPr>
            <w:tcW w:w="2268" w:type="dxa"/>
          </w:tcPr>
          <w:p w14:paraId="2DA246FC" w14:textId="77777777" w:rsidR="00957881" w:rsidRDefault="00000000">
            <w:pPr>
              <w:pStyle w:val="TableCell"/>
            </w:pPr>
            <w:r>
              <w:rPr>
                <w:rFonts w:hint="eastAsia"/>
              </w:rPr>
              <w:t>调度器</w:t>
            </w:r>
          </w:p>
        </w:tc>
        <w:tc>
          <w:tcPr>
            <w:tcW w:w="2268" w:type="dxa"/>
          </w:tcPr>
          <w:p w14:paraId="4589F7FB" w14:textId="77777777" w:rsidR="00957881" w:rsidRDefault="00000000">
            <w:pPr>
              <w:pStyle w:val="TableCell"/>
            </w:pPr>
            <w:r>
              <w:rPr>
                <w:rFonts w:hint="eastAsia"/>
              </w:rPr>
              <w:t>定位</w:t>
            </w:r>
          </w:p>
        </w:tc>
        <w:tc>
          <w:tcPr>
            <w:tcW w:w="2268" w:type="dxa"/>
          </w:tcPr>
          <w:p w14:paraId="58FB2822" w14:textId="77777777" w:rsidR="00957881" w:rsidRDefault="00000000">
            <w:pPr>
              <w:pStyle w:val="TableCell"/>
            </w:pPr>
            <w:r>
              <w:rPr>
                <w:rFonts w:hint="eastAsia"/>
              </w:rPr>
              <w:t>版本</w:t>
            </w:r>
            <w:r>
              <w:t xml:space="preserve"> / </w:t>
            </w:r>
            <w:r>
              <w:rPr>
                <w:rFonts w:hint="eastAsia"/>
              </w:rPr>
              <w:t>特点</w:t>
            </w:r>
          </w:p>
        </w:tc>
      </w:tr>
      <w:tr w:rsidR="00957881" w14:paraId="436AB671" w14:textId="77777777">
        <w:tc>
          <w:tcPr>
            <w:tcW w:w="2268" w:type="dxa"/>
          </w:tcPr>
          <w:p w14:paraId="3B28A805" w14:textId="77777777" w:rsidR="00957881" w:rsidRDefault="00000000">
            <w:pPr>
              <w:pStyle w:val="TableCell"/>
            </w:pPr>
            <w:r>
              <w:t>a</w:t>
            </w:r>
          </w:p>
        </w:tc>
        <w:tc>
          <w:tcPr>
            <w:tcW w:w="2268" w:type="dxa"/>
          </w:tcPr>
          <w:p w14:paraId="21C28AF4" w14:textId="77777777" w:rsidR="00957881" w:rsidRDefault="00000000">
            <w:pPr>
              <w:pStyle w:val="TableCell"/>
            </w:pPr>
            <w:r>
              <w:rPr>
                <w:rFonts w:hint="eastAsia"/>
              </w:rPr>
              <w:t>ENO</w:t>
            </w:r>
            <w:r>
              <w:rPr>
                <w:rFonts w:hint="eastAsia"/>
              </w:rPr>
              <w:t>（本文提议）</w:t>
            </w:r>
          </w:p>
        </w:tc>
        <w:tc>
          <w:tcPr>
            <w:tcW w:w="2268" w:type="dxa"/>
          </w:tcPr>
          <w:p w14:paraId="3F5982E4" w14:textId="77777777" w:rsidR="00957881" w:rsidRDefault="00000000">
            <w:pPr>
              <w:pStyle w:val="TableCell"/>
            </w:pPr>
            <w:r>
              <w:t xml:space="preserve">Gödel </w:t>
            </w:r>
            <w:r>
              <w:rPr>
                <w:rFonts w:hint="eastAsia"/>
              </w:rPr>
              <w:t>的进程内</w:t>
            </w:r>
            <w:r>
              <w:t xml:space="preserve"> Binder </w:t>
            </w:r>
            <w:r>
              <w:rPr>
                <w:rFonts w:hint="eastAsia"/>
              </w:rPr>
              <w:t>改造</w:t>
            </w:r>
          </w:p>
        </w:tc>
        <w:tc>
          <w:tcPr>
            <w:tcW w:w="2268" w:type="dxa"/>
          </w:tcPr>
          <w:p w14:paraId="67FF2CE8" w14:textId="77777777" w:rsidR="00957881" w:rsidRDefault="00000000">
            <w:pPr>
              <w:pStyle w:val="TableCell"/>
            </w:pPr>
            <w:r>
              <w:rPr>
                <w:rFonts w:hint="eastAsia"/>
              </w:rPr>
              <w:t>由本仓库代码构建（</w:t>
            </w:r>
            <w:r>
              <w:t xml:space="preserve">eno-local </w:t>
            </w:r>
            <w:r>
              <w:rPr>
                <w:rFonts w:hint="eastAsia"/>
              </w:rPr>
              <w:t>镜像）</w:t>
            </w:r>
          </w:p>
        </w:tc>
      </w:tr>
      <w:tr w:rsidR="00957881" w14:paraId="05929C3C" w14:textId="77777777">
        <w:tc>
          <w:tcPr>
            <w:tcW w:w="2268" w:type="dxa"/>
          </w:tcPr>
          <w:p w14:paraId="6FE5F80C" w14:textId="77777777" w:rsidR="00957881" w:rsidRDefault="00000000">
            <w:pPr>
              <w:pStyle w:val="TableCell"/>
            </w:pPr>
            <w:r>
              <w:t>b</w:t>
            </w:r>
          </w:p>
        </w:tc>
        <w:tc>
          <w:tcPr>
            <w:tcW w:w="2268" w:type="dxa"/>
          </w:tcPr>
          <w:p w14:paraId="6469CCE2" w14:textId="77777777" w:rsidR="00957881" w:rsidRDefault="00000000">
            <w:pPr>
              <w:pStyle w:val="TableCell"/>
            </w:pPr>
            <w:r>
              <w:rPr>
                <w:rFonts w:hint="eastAsia"/>
              </w:rPr>
              <w:t>Gödel</w:t>
            </w:r>
            <w:r>
              <w:rPr>
                <w:rFonts w:hint="eastAsia"/>
              </w:rPr>
              <w:t>（原生）</w:t>
            </w:r>
          </w:p>
        </w:tc>
        <w:tc>
          <w:tcPr>
            <w:tcW w:w="2268" w:type="dxa"/>
          </w:tcPr>
          <w:p w14:paraId="49E5E2ED" w14:textId="77777777" w:rsidR="00957881" w:rsidRDefault="00000000">
            <w:pPr>
              <w:pStyle w:val="TableCell"/>
            </w:pPr>
            <w:r>
              <w:rPr>
                <w:rFonts w:hint="eastAsia"/>
              </w:rPr>
              <w:t>分布式调度器基线</w:t>
            </w:r>
          </w:p>
        </w:tc>
        <w:tc>
          <w:tcPr>
            <w:tcW w:w="2268" w:type="dxa"/>
          </w:tcPr>
          <w:p w14:paraId="133F7C5C" w14:textId="77777777" w:rsidR="00957881" w:rsidRDefault="00000000">
            <w:pPr>
              <w:pStyle w:val="TableCell"/>
            </w:pPr>
            <w:r>
              <w:rPr>
                <w:rFonts w:hint="eastAsia"/>
              </w:rPr>
              <w:t>按官方部署清单部署</w:t>
            </w:r>
          </w:p>
        </w:tc>
      </w:tr>
      <w:tr w:rsidR="00957881" w14:paraId="0BF107CD" w14:textId="77777777">
        <w:tc>
          <w:tcPr>
            <w:tcW w:w="2268" w:type="dxa"/>
          </w:tcPr>
          <w:p w14:paraId="64804FDC" w14:textId="77777777" w:rsidR="00957881" w:rsidRDefault="00000000">
            <w:pPr>
              <w:pStyle w:val="TableCell"/>
            </w:pPr>
            <w:r>
              <w:t>c</w:t>
            </w:r>
          </w:p>
        </w:tc>
        <w:tc>
          <w:tcPr>
            <w:tcW w:w="2268" w:type="dxa"/>
          </w:tcPr>
          <w:p w14:paraId="29848F41" w14:textId="77777777" w:rsidR="00957881" w:rsidRDefault="00000000">
            <w:pPr>
              <w:pStyle w:val="TableCell"/>
            </w:pPr>
            <w:r>
              <w:t>kube-scheduler</w:t>
            </w:r>
          </w:p>
        </w:tc>
        <w:tc>
          <w:tcPr>
            <w:tcW w:w="2268" w:type="dxa"/>
          </w:tcPr>
          <w:p w14:paraId="5D786C68" w14:textId="77777777" w:rsidR="00957881" w:rsidRDefault="00000000">
            <w:pPr>
              <w:pStyle w:val="TableCell"/>
            </w:pPr>
            <w:r>
              <w:t xml:space="preserve">K8s </w:t>
            </w:r>
            <w:r>
              <w:rPr>
                <w:rFonts w:hint="eastAsia"/>
              </w:rPr>
              <w:t>原生单调度器</w:t>
            </w:r>
          </w:p>
        </w:tc>
        <w:tc>
          <w:tcPr>
            <w:tcW w:w="2268" w:type="dxa"/>
          </w:tcPr>
          <w:p w14:paraId="6FE3A9AB" w14:textId="77777777" w:rsidR="00957881" w:rsidRDefault="00000000">
            <w:pPr>
              <w:pStyle w:val="TableCell"/>
            </w:pPr>
            <w:r>
              <w:t xml:space="preserve">Kubernetes v1.34.8 </w:t>
            </w:r>
            <w:r>
              <w:rPr>
                <w:rFonts w:hint="eastAsia"/>
              </w:rPr>
              <w:t>内置</w:t>
            </w:r>
          </w:p>
        </w:tc>
      </w:tr>
      <w:tr w:rsidR="00957881" w14:paraId="720256A0" w14:textId="77777777">
        <w:tc>
          <w:tcPr>
            <w:tcW w:w="2268" w:type="dxa"/>
          </w:tcPr>
          <w:p w14:paraId="38C4EE8F" w14:textId="77777777" w:rsidR="00957881" w:rsidRDefault="00000000">
            <w:pPr>
              <w:pStyle w:val="TableCell"/>
            </w:pPr>
            <w:r>
              <w:t>d</w:t>
            </w:r>
          </w:p>
        </w:tc>
        <w:tc>
          <w:tcPr>
            <w:tcW w:w="2268" w:type="dxa"/>
          </w:tcPr>
          <w:p w14:paraId="7600A86E" w14:textId="77777777" w:rsidR="00957881" w:rsidRDefault="00000000">
            <w:pPr>
              <w:pStyle w:val="TableCell"/>
            </w:pPr>
            <w:r>
              <w:t>Volcano</w:t>
            </w:r>
          </w:p>
        </w:tc>
        <w:tc>
          <w:tcPr>
            <w:tcW w:w="2268" w:type="dxa"/>
          </w:tcPr>
          <w:p w14:paraId="124A84EA" w14:textId="77777777" w:rsidR="00957881" w:rsidRDefault="00000000">
            <w:pPr>
              <w:pStyle w:val="TableCell"/>
            </w:pPr>
            <w:r>
              <w:t xml:space="preserve">CNCF </w:t>
            </w:r>
            <w:r>
              <w:rPr>
                <w:rFonts w:hint="eastAsia"/>
              </w:rPr>
              <w:t>批处理调度器</w:t>
            </w:r>
          </w:p>
        </w:tc>
        <w:tc>
          <w:tcPr>
            <w:tcW w:w="2268" w:type="dxa"/>
          </w:tcPr>
          <w:p w14:paraId="4FD9CFB6" w14:textId="77777777" w:rsidR="00957881" w:rsidRDefault="00000000">
            <w:pPr>
              <w:pStyle w:val="TableCell"/>
            </w:pPr>
            <w:r>
              <w:rPr>
                <w:rFonts w:hint="eastAsia"/>
              </w:rPr>
              <w:t>按官方部署清单部署</w:t>
            </w:r>
          </w:p>
        </w:tc>
      </w:tr>
      <w:tr w:rsidR="00957881" w14:paraId="14D3CC71" w14:textId="77777777">
        <w:tc>
          <w:tcPr>
            <w:tcW w:w="2268" w:type="dxa"/>
          </w:tcPr>
          <w:p w14:paraId="5EC22C56" w14:textId="77777777" w:rsidR="00957881" w:rsidRDefault="00000000">
            <w:pPr>
              <w:pStyle w:val="TableCell"/>
            </w:pPr>
            <w:r>
              <w:t>e</w:t>
            </w:r>
          </w:p>
        </w:tc>
        <w:tc>
          <w:tcPr>
            <w:tcW w:w="2268" w:type="dxa"/>
          </w:tcPr>
          <w:p w14:paraId="5A2BD4F4" w14:textId="77777777" w:rsidR="00957881" w:rsidRDefault="00000000">
            <w:pPr>
              <w:pStyle w:val="TableCell"/>
            </w:pPr>
            <w:r>
              <w:t>Koordinator</w:t>
            </w:r>
          </w:p>
        </w:tc>
        <w:tc>
          <w:tcPr>
            <w:tcW w:w="2268" w:type="dxa"/>
          </w:tcPr>
          <w:p w14:paraId="5E957C31" w14:textId="77777777" w:rsidR="00957881" w:rsidRDefault="00000000">
            <w:pPr>
              <w:pStyle w:val="TableCell"/>
            </w:pPr>
            <w:r>
              <w:rPr>
                <w:rFonts w:hint="eastAsia"/>
              </w:rPr>
              <w:t>阿里混部调度器</w:t>
            </w:r>
          </w:p>
        </w:tc>
        <w:tc>
          <w:tcPr>
            <w:tcW w:w="2268" w:type="dxa"/>
          </w:tcPr>
          <w:p w14:paraId="27CA3EB1" w14:textId="77777777" w:rsidR="00957881" w:rsidRDefault="00000000">
            <w:pPr>
              <w:pStyle w:val="TableCell"/>
            </w:pPr>
            <w:r>
              <w:rPr>
                <w:rFonts w:hint="eastAsia"/>
              </w:rPr>
              <w:t>按官方部署清单部署</w:t>
            </w:r>
          </w:p>
        </w:tc>
      </w:tr>
    </w:tbl>
    <w:p w14:paraId="1C56D11C" w14:textId="77777777" w:rsidR="00957881" w:rsidRDefault="00000000">
      <w:pPr>
        <w:pStyle w:val="BodyText"/>
      </w:pPr>
      <w:r>
        <w:rPr>
          <w:rFonts w:hint="eastAsia"/>
        </w:rPr>
        <w:t>集群与环境版本：</w:t>
      </w:r>
      <w:r>
        <w:rPr>
          <w:rFonts w:hint="eastAsia"/>
        </w:rPr>
        <w:t>kind</w:t>
      </w:r>
      <w:r>
        <w:t xml:space="preserve"> </w:t>
      </w:r>
      <w:r>
        <w:rPr>
          <w:rFonts w:hint="eastAsia"/>
        </w:rPr>
        <w:t>集群运行</w:t>
      </w:r>
      <w:r>
        <w:t xml:space="preserve"> Kubernetes </w:t>
      </w:r>
      <w:r>
        <w:rPr>
          <w:rFonts w:hint="eastAsia"/>
        </w:rPr>
        <w:t>v1.34.8</w:t>
      </w:r>
      <w:r>
        <w:rPr>
          <w:rFonts w:hint="eastAsia"/>
        </w:rPr>
        <w:t>，独立事件</w:t>
      </w:r>
      <w:r>
        <w:t xml:space="preserve"> etcd </w:t>
      </w:r>
      <w:r>
        <w:rPr>
          <w:rFonts w:hint="eastAsia"/>
        </w:rPr>
        <w:t>容器为</w:t>
      </w:r>
      <w:r>
        <w:t xml:space="preserve"> registry.k8s.io/etcd:3.6.6-0</w:t>
      </w:r>
      <w:r>
        <w:t>。</w:t>
      </w:r>
    </w:p>
    <w:p w14:paraId="49A0F2A4" w14:textId="77777777" w:rsidR="00957881" w:rsidRDefault="00000000">
      <w:pPr>
        <w:pStyle w:val="BodyText"/>
      </w:pPr>
      <w:r>
        <w:rPr>
          <w:rFonts w:hint="eastAsia"/>
        </w:rPr>
        <w:t>部署公平性说明：为保证跨组公平，本文对所有调度器组的关键组件配置了相同的资源规格——每个</w:t>
      </w:r>
      <w:r>
        <w:t xml:space="preserve"> Pod </w:t>
      </w:r>
      <w:r>
        <w:rPr>
          <w:rFonts w:hint="eastAsia"/>
        </w:rPr>
        <w:t>的</w:t>
      </w:r>
      <w:r>
        <w:t xml:space="preserve"> requests </w:t>
      </w:r>
      <w:r>
        <w:rPr>
          <w:rFonts w:hint="eastAsia"/>
        </w:rPr>
        <w:t>为</w:t>
      </w:r>
      <w:r>
        <w:t xml:space="preserve"> 2 CPU / 4 GB </w:t>
      </w:r>
      <w:r>
        <w:rPr>
          <w:rFonts w:hint="eastAsia"/>
        </w:rPr>
        <w:t>内存，</w:t>
      </w:r>
      <w:r>
        <w:rPr>
          <w:rFonts w:hint="eastAsia"/>
        </w:rPr>
        <w:t>limits</w:t>
      </w:r>
      <w:r>
        <w:t xml:space="preserve"> </w:t>
      </w:r>
      <w:r>
        <w:rPr>
          <w:rFonts w:hint="eastAsia"/>
        </w:rPr>
        <w:t>为</w:t>
      </w:r>
      <w:r>
        <w:t xml:space="preserve"> 4 CPU / 8 GB </w:t>
      </w:r>
      <w:r>
        <w:rPr>
          <w:rFonts w:hint="eastAsia"/>
        </w:rPr>
        <w:t>内存，</w:t>
      </w:r>
      <w:r>
        <w:rPr>
          <w:rFonts w:hint="eastAsia"/>
        </w:rPr>
        <w:t>Scheduler</w:t>
      </w:r>
      <w:r>
        <w:t xml:space="preserve"> </w:t>
      </w:r>
      <w:r>
        <w:rPr>
          <w:rFonts w:hint="eastAsia"/>
        </w:rPr>
        <w:t>客户端</w:t>
      </w:r>
      <w:r>
        <w:t xml:space="preserve"> QPS </w:t>
      </w:r>
      <w:r>
        <w:rPr>
          <w:rFonts w:hint="eastAsia"/>
        </w:rPr>
        <w:t>与</w:t>
      </w:r>
      <w:r>
        <w:t xml:space="preserve"> Burst </w:t>
      </w:r>
      <w:r>
        <w:rPr>
          <w:rFonts w:hint="eastAsia"/>
        </w:rPr>
        <w:t>均设为</w:t>
      </w:r>
      <w:r>
        <w:t xml:space="preserve"> </w:t>
      </w:r>
      <w:r>
        <w:rPr>
          <w:rFonts w:hint="eastAsia"/>
        </w:rPr>
        <w:t>10000</w:t>
      </w:r>
      <w:r>
        <w:rPr>
          <w:rFonts w:hint="eastAsia"/>
        </w:rPr>
        <w:t>。这一配置定义在</w:t>
      </w:r>
      <w:r>
        <w:t xml:space="preserve"> config.sh </w:t>
      </w:r>
      <w:r>
        <w:rPr>
          <w:rFonts w:hint="eastAsia"/>
        </w:rPr>
        <w:t>中通过</w:t>
      </w:r>
      <w:r>
        <w:t xml:space="preserve"> BENCH_SCHED_REQ_CPU </w:t>
      </w:r>
      <w:r>
        <w:rPr>
          <w:rFonts w:hint="eastAsia"/>
        </w:rPr>
        <w:t>等环境变量统一注入。</w:t>
      </w:r>
    </w:p>
    <w:p w14:paraId="3E8964C1" w14:textId="77777777" w:rsidR="00957881" w:rsidRDefault="00000000">
      <w:pPr>
        <w:pStyle w:val="Heading2"/>
        <w:spacing w:before="156" w:after="156"/>
      </w:pPr>
      <w:bookmarkStart w:id="338" w:name="_Toc241154087"/>
      <w:bookmarkStart w:id="339" w:name="工作负载与规模梯度"/>
      <w:bookmarkEnd w:id="334"/>
      <w:bookmarkEnd w:id="337"/>
      <w:r>
        <w:t>6.2</w:t>
      </w:r>
      <w:r>
        <w:t xml:space="preserve">　</w:t>
      </w:r>
      <w:r>
        <w:rPr>
          <w:rFonts w:hint="eastAsia"/>
        </w:rPr>
        <w:t>工作负载与规模梯度</w:t>
      </w:r>
      <w:bookmarkEnd w:id="338"/>
    </w:p>
    <w:p w14:paraId="37EB1E86" w14:textId="77777777" w:rsidR="00957881" w:rsidRDefault="00000000">
      <w:pPr>
        <w:pStyle w:val="Heading3"/>
        <w:spacing w:before="156" w:after="156"/>
      </w:pPr>
      <w:bookmarkStart w:id="340" w:name="集群规模梯度"/>
      <w:r>
        <w:t>6.2.1</w:t>
      </w:r>
      <w:r>
        <w:t xml:space="preserve">　</w:t>
      </w:r>
      <w:r>
        <w:rPr>
          <w:rFonts w:hint="eastAsia"/>
        </w:rPr>
        <w:t>集群规模梯度</w:t>
      </w:r>
    </w:p>
    <w:p w14:paraId="51FECF6C" w14:textId="77777777" w:rsidR="00957881" w:rsidRDefault="00000000">
      <w:pPr>
        <w:pStyle w:val="TableCaption"/>
      </w:pPr>
      <w:r>
        <w:rPr>
          <w:rFonts w:hint="eastAsia"/>
        </w:rPr>
        <w:t>表</w:t>
      </w:r>
      <w:r>
        <w:t xml:space="preserve"> 4 </w:t>
      </w:r>
      <w:r>
        <w:rPr>
          <w:rFonts w:hint="eastAsia"/>
        </w:rPr>
        <w:t>集群规模梯度</w:t>
      </w:r>
    </w:p>
    <w:tbl>
      <w:tblPr>
        <w:tblStyle w:val="Table"/>
        <w:tblW w:w="9072" w:type="dxa"/>
        <w:tblInd w:w="0" w:type="dxa"/>
        <w:tblLook w:val="0020" w:firstRow="1" w:lastRow="0" w:firstColumn="0" w:lastColumn="0" w:noHBand="0" w:noVBand="0"/>
        <w:tblCaption w:val="表 4 集群规模梯度"/>
      </w:tblPr>
      <w:tblGrid>
        <w:gridCol w:w="944"/>
        <w:gridCol w:w="1417"/>
        <w:gridCol w:w="6711"/>
      </w:tblGrid>
      <w:tr w:rsidR="00957881" w14:paraId="21481D31" w14:textId="77777777" w:rsidTr="00957881">
        <w:trPr>
          <w:cnfStyle w:val="100000000000" w:firstRow="1" w:lastRow="0" w:firstColumn="0" w:lastColumn="0" w:oddVBand="0" w:evenVBand="0" w:oddHBand="0" w:evenHBand="0" w:firstRowFirstColumn="0" w:firstRowLastColumn="0" w:lastRowFirstColumn="0" w:lastRowLastColumn="0"/>
          <w:tblHeader/>
        </w:trPr>
        <w:tc>
          <w:tcPr>
            <w:tcW w:w="0" w:type="auto"/>
          </w:tcPr>
          <w:p w14:paraId="37684CC9" w14:textId="77777777" w:rsidR="00957881" w:rsidRDefault="00000000">
            <w:pPr>
              <w:pStyle w:val="TableCell"/>
            </w:pPr>
            <w:r>
              <w:rPr>
                <w:rFonts w:hint="eastAsia"/>
              </w:rPr>
              <w:t>代号</w:t>
            </w:r>
          </w:p>
        </w:tc>
        <w:tc>
          <w:tcPr>
            <w:tcW w:w="0" w:type="auto"/>
          </w:tcPr>
          <w:p w14:paraId="375679BC" w14:textId="77777777" w:rsidR="00957881" w:rsidRDefault="00000000">
            <w:pPr>
              <w:pStyle w:val="TableCell"/>
            </w:pPr>
            <w:r>
              <w:rPr>
                <w:rFonts w:hint="eastAsia"/>
              </w:rPr>
              <w:t>节点数</w:t>
            </w:r>
          </w:p>
        </w:tc>
        <w:tc>
          <w:tcPr>
            <w:tcW w:w="0" w:type="auto"/>
          </w:tcPr>
          <w:p w14:paraId="0B88FC6A" w14:textId="77777777" w:rsidR="00957881" w:rsidRDefault="00000000">
            <w:pPr>
              <w:pStyle w:val="TableCell"/>
            </w:pPr>
            <w:r>
              <w:rPr>
                <w:rFonts w:hint="eastAsia"/>
              </w:rPr>
              <w:t>用途</w:t>
            </w:r>
          </w:p>
        </w:tc>
      </w:tr>
      <w:tr w:rsidR="00957881" w14:paraId="072E99D2" w14:textId="77777777">
        <w:tc>
          <w:tcPr>
            <w:tcW w:w="0" w:type="auto"/>
          </w:tcPr>
          <w:p w14:paraId="66949A7E" w14:textId="77777777" w:rsidR="00957881" w:rsidRDefault="00000000">
            <w:pPr>
              <w:pStyle w:val="TableCell"/>
            </w:pPr>
            <w:r>
              <w:t>s1</w:t>
            </w:r>
          </w:p>
        </w:tc>
        <w:tc>
          <w:tcPr>
            <w:tcW w:w="0" w:type="auto"/>
          </w:tcPr>
          <w:p w14:paraId="6DF7CEBA" w14:textId="77777777" w:rsidR="00957881" w:rsidRDefault="00000000">
            <w:pPr>
              <w:pStyle w:val="TableCell"/>
            </w:pPr>
            <w:r>
              <w:t>100</w:t>
            </w:r>
          </w:p>
        </w:tc>
        <w:tc>
          <w:tcPr>
            <w:tcW w:w="0" w:type="auto"/>
          </w:tcPr>
          <w:p w14:paraId="56C2B88B" w14:textId="77777777" w:rsidR="00957881" w:rsidRDefault="00000000">
            <w:pPr>
              <w:pStyle w:val="TableCell"/>
            </w:pPr>
            <w:r>
              <w:rPr>
                <w:rFonts w:hint="eastAsia"/>
              </w:rPr>
              <w:t>低规模参照（全组，快速验证）</w:t>
            </w:r>
          </w:p>
        </w:tc>
      </w:tr>
      <w:tr w:rsidR="00957881" w14:paraId="767750D8" w14:textId="77777777">
        <w:tc>
          <w:tcPr>
            <w:tcW w:w="0" w:type="auto"/>
          </w:tcPr>
          <w:p w14:paraId="21CFC14B" w14:textId="77777777" w:rsidR="00957881" w:rsidRDefault="00000000">
            <w:pPr>
              <w:pStyle w:val="TableCell"/>
            </w:pPr>
            <w:r>
              <w:t>s2</w:t>
            </w:r>
          </w:p>
        </w:tc>
        <w:tc>
          <w:tcPr>
            <w:tcW w:w="0" w:type="auto"/>
          </w:tcPr>
          <w:p w14:paraId="3A370FF8" w14:textId="77777777" w:rsidR="00957881" w:rsidRDefault="00000000">
            <w:pPr>
              <w:pStyle w:val="TableCell"/>
            </w:pPr>
            <w:r>
              <w:t>1000</w:t>
            </w:r>
          </w:p>
        </w:tc>
        <w:tc>
          <w:tcPr>
            <w:tcW w:w="0" w:type="auto"/>
          </w:tcPr>
          <w:p w14:paraId="6D6C7FFF" w14:textId="77777777" w:rsidR="00957881" w:rsidRDefault="00000000">
            <w:pPr>
              <w:pStyle w:val="TableCell"/>
            </w:pPr>
            <w:r>
              <w:rPr>
                <w:rFonts w:hint="eastAsia"/>
              </w:rPr>
              <w:t>本文实验主用规模</w:t>
            </w:r>
          </w:p>
        </w:tc>
      </w:tr>
      <w:tr w:rsidR="00957881" w14:paraId="0177EE0B" w14:textId="77777777">
        <w:tc>
          <w:tcPr>
            <w:tcW w:w="0" w:type="auto"/>
          </w:tcPr>
          <w:p w14:paraId="5A656E5F" w14:textId="77777777" w:rsidR="00957881" w:rsidRDefault="00000000">
            <w:pPr>
              <w:pStyle w:val="TableCell"/>
            </w:pPr>
            <w:r>
              <w:t>s3</w:t>
            </w:r>
          </w:p>
        </w:tc>
        <w:tc>
          <w:tcPr>
            <w:tcW w:w="0" w:type="auto"/>
          </w:tcPr>
          <w:p w14:paraId="00480EC1" w14:textId="77777777" w:rsidR="00957881" w:rsidRDefault="00000000">
            <w:pPr>
              <w:pStyle w:val="TableCell"/>
            </w:pPr>
            <w:r>
              <w:t>5000</w:t>
            </w:r>
          </w:p>
        </w:tc>
        <w:tc>
          <w:tcPr>
            <w:tcW w:w="0" w:type="auto"/>
          </w:tcPr>
          <w:p w14:paraId="676AA63A" w14:textId="77777777" w:rsidR="00957881" w:rsidRDefault="00000000">
            <w:pPr>
              <w:pStyle w:val="TableCell"/>
            </w:pPr>
            <w:r>
              <w:rPr>
                <w:rFonts w:hint="eastAsia"/>
              </w:rPr>
              <w:t>本文实验主用规模</w:t>
            </w:r>
          </w:p>
        </w:tc>
      </w:tr>
      <w:tr w:rsidR="00957881" w14:paraId="3D33551F" w14:textId="77777777">
        <w:tc>
          <w:tcPr>
            <w:tcW w:w="0" w:type="auto"/>
          </w:tcPr>
          <w:p w14:paraId="70F3DE3B" w14:textId="77777777" w:rsidR="00957881" w:rsidRDefault="00000000">
            <w:pPr>
              <w:pStyle w:val="TableCell"/>
            </w:pPr>
            <w:r>
              <w:lastRenderedPageBreak/>
              <w:t>s4</w:t>
            </w:r>
          </w:p>
        </w:tc>
        <w:tc>
          <w:tcPr>
            <w:tcW w:w="0" w:type="auto"/>
          </w:tcPr>
          <w:p w14:paraId="56A16D27" w14:textId="77777777" w:rsidR="00957881" w:rsidRDefault="00000000">
            <w:pPr>
              <w:pStyle w:val="TableCell"/>
            </w:pPr>
            <w:r>
              <w:t>10000</w:t>
            </w:r>
          </w:p>
        </w:tc>
        <w:tc>
          <w:tcPr>
            <w:tcW w:w="0" w:type="auto"/>
          </w:tcPr>
          <w:p w14:paraId="09E54FCE" w14:textId="77777777" w:rsidR="00957881" w:rsidRDefault="00000000">
            <w:pPr>
              <w:pStyle w:val="TableCell"/>
            </w:pPr>
            <w:r>
              <w:rPr>
                <w:rFonts w:hint="eastAsia"/>
              </w:rPr>
              <w:t>大规模扩展验证（</w:t>
            </w:r>
            <w:r>
              <w:rPr>
                <w:rFonts w:hint="eastAsia"/>
              </w:rPr>
              <w:t>ENO</w:t>
            </w:r>
            <w:r>
              <w:t xml:space="preserve"> / </w:t>
            </w:r>
            <w:r>
              <w:rPr>
                <w:rFonts w:hint="eastAsia"/>
              </w:rPr>
              <w:t>Gödel</w:t>
            </w:r>
            <w:r>
              <w:rPr>
                <w:rFonts w:hint="eastAsia"/>
              </w:rPr>
              <w:t>）</w:t>
            </w:r>
          </w:p>
        </w:tc>
      </w:tr>
    </w:tbl>
    <w:p w14:paraId="75556472" w14:textId="77777777" w:rsidR="00957881" w:rsidRDefault="00000000">
      <w:pPr>
        <w:pStyle w:val="BodyText"/>
      </w:pPr>
      <w:r>
        <w:t>s2</w:t>
      </w:r>
      <w:r>
        <w:t>、</w:t>
      </w:r>
      <w:r>
        <w:t xml:space="preserve">s3 </w:t>
      </w:r>
      <w:r>
        <w:rPr>
          <w:rFonts w:hint="eastAsia"/>
        </w:rPr>
        <w:t>与</w:t>
      </w:r>
      <w:r>
        <w:t xml:space="preserve"> s4 </w:t>
      </w:r>
      <w:r>
        <w:rPr>
          <w:rFonts w:hint="eastAsia"/>
        </w:rPr>
        <w:t>覆盖了从中等到超大规模的集群场景（跨度</w:t>
      </w:r>
      <w:r>
        <w:t xml:space="preserve"> </w:t>
      </w:r>
      <w:r>
        <w:rPr>
          <w:rFonts w:hint="eastAsia"/>
        </w:rPr>
        <w:t>10</w:t>
      </w:r>
      <w:r>
        <w:rPr>
          <w:rFonts w:hint="eastAsia"/>
        </w:rPr>
        <w:t>×），能够充分展现调度器在不同规模下的行为差异与扩展性边界。</w:t>
      </w:r>
    </w:p>
    <w:p w14:paraId="67FB4F9D" w14:textId="77777777" w:rsidR="00957881" w:rsidRDefault="00000000">
      <w:pPr>
        <w:pStyle w:val="Heading3"/>
        <w:spacing w:before="156" w:after="156"/>
      </w:pPr>
      <w:bookmarkStart w:id="341" w:name="工作负载"/>
      <w:bookmarkEnd w:id="340"/>
      <w:r>
        <w:t>6.2.2</w:t>
      </w:r>
      <w:r>
        <w:t xml:space="preserve">　</w:t>
      </w:r>
      <w:r>
        <w:rPr>
          <w:rFonts w:hint="eastAsia"/>
        </w:rPr>
        <w:t>工作负载</w:t>
      </w:r>
    </w:p>
    <w:p w14:paraId="2F2A30F3" w14:textId="77777777" w:rsidR="00957881" w:rsidRDefault="00000000">
      <w:pPr>
        <w:pStyle w:val="TableCaption"/>
      </w:pPr>
      <w:r>
        <w:rPr>
          <w:rFonts w:hint="eastAsia"/>
        </w:rPr>
        <w:t>表</w:t>
      </w:r>
      <w:r>
        <w:t xml:space="preserve"> 5 </w:t>
      </w:r>
      <w:r>
        <w:rPr>
          <w:rFonts w:hint="eastAsia"/>
        </w:rPr>
        <w:t>评估用工作负载定义</w:t>
      </w:r>
    </w:p>
    <w:tbl>
      <w:tblPr>
        <w:tblStyle w:val="Table"/>
        <w:tblW w:w="9072" w:type="dxa"/>
        <w:tblInd w:w="0" w:type="dxa"/>
        <w:tblLayout w:type="fixed"/>
        <w:tblLook w:val="0020" w:firstRow="1" w:lastRow="0" w:firstColumn="0" w:lastColumn="0" w:noHBand="0" w:noVBand="0"/>
        <w:tblCaption w:val="表 5 评估用工作负载定义"/>
      </w:tblPr>
      <w:tblGrid>
        <w:gridCol w:w="1814"/>
        <w:gridCol w:w="1814"/>
        <w:gridCol w:w="1814"/>
        <w:gridCol w:w="1814"/>
        <w:gridCol w:w="1816"/>
      </w:tblGrid>
      <w:tr w:rsidR="00957881" w14:paraId="3DFD9551" w14:textId="77777777" w:rsidTr="00957881">
        <w:trPr>
          <w:cnfStyle w:val="100000000000" w:firstRow="1" w:lastRow="0" w:firstColumn="0" w:lastColumn="0" w:oddVBand="0" w:evenVBand="0" w:oddHBand="0" w:evenHBand="0" w:firstRowFirstColumn="0" w:firstRowLastColumn="0" w:lastRowFirstColumn="0" w:lastRowLastColumn="0"/>
          <w:tblHeader/>
        </w:trPr>
        <w:tc>
          <w:tcPr>
            <w:tcW w:w="1814" w:type="dxa"/>
          </w:tcPr>
          <w:p w14:paraId="00A497DF" w14:textId="77777777" w:rsidR="00957881" w:rsidRDefault="00000000">
            <w:pPr>
              <w:pStyle w:val="TableCell"/>
            </w:pPr>
            <w:r>
              <w:rPr>
                <w:rFonts w:hint="eastAsia"/>
              </w:rPr>
              <w:t>代号</w:t>
            </w:r>
          </w:p>
        </w:tc>
        <w:tc>
          <w:tcPr>
            <w:tcW w:w="1814" w:type="dxa"/>
          </w:tcPr>
          <w:p w14:paraId="45630553" w14:textId="77777777" w:rsidR="00957881" w:rsidRDefault="00000000">
            <w:pPr>
              <w:pStyle w:val="TableCell"/>
            </w:pPr>
            <w:r>
              <w:rPr>
                <w:rFonts w:hint="eastAsia"/>
              </w:rPr>
              <w:t>到达速率</w:t>
            </w:r>
          </w:p>
        </w:tc>
        <w:tc>
          <w:tcPr>
            <w:tcW w:w="1814" w:type="dxa"/>
          </w:tcPr>
          <w:p w14:paraId="02D02DA7" w14:textId="77777777" w:rsidR="00957881" w:rsidRDefault="00000000">
            <w:pPr>
              <w:pStyle w:val="TableCell"/>
            </w:pPr>
            <w:r>
              <w:t xml:space="preserve">Pod </w:t>
            </w:r>
            <w:r>
              <w:rPr>
                <w:rFonts w:hint="eastAsia"/>
              </w:rPr>
              <w:t>总数</w:t>
            </w:r>
          </w:p>
        </w:tc>
        <w:tc>
          <w:tcPr>
            <w:tcW w:w="1814" w:type="dxa"/>
          </w:tcPr>
          <w:p w14:paraId="07741F36" w14:textId="77777777" w:rsidR="00957881" w:rsidRDefault="00000000">
            <w:pPr>
              <w:pStyle w:val="TableCell"/>
            </w:pPr>
            <w:r>
              <w:rPr>
                <w:rFonts w:hint="eastAsia"/>
              </w:rPr>
              <w:t>每</w:t>
            </w:r>
            <w:r>
              <w:t xml:space="preserve"> Pod </w:t>
            </w:r>
            <w:r>
              <w:rPr>
                <w:rFonts w:hint="eastAsia"/>
              </w:rPr>
              <w:t>资源</w:t>
            </w:r>
          </w:p>
        </w:tc>
        <w:tc>
          <w:tcPr>
            <w:tcW w:w="1816" w:type="dxa"/>
          </w:tcPr>
          <w:p w14:paraId="0CDE0F4C" w14:textId="77777777" w:rsidR="00957881" w:rsidRDefault="00000000">
            <w:pPr>
              <w:pStyle w:val="TableCell"/>
            </w:pPr>
            <w:r>
              <w:rPr>
                <w:rFonts w:hint="eastAsia"/>
              </w:rPr>
              <w:t>类型</w:t>
            </w:r>
          </w:p>
        </w:tc>
      </w:tr>
      <w:tr w:rsidR="00957881" w14:paraId="2ECF7E77" w14:textId="77777777">
        <w:tc>
          <w:tcPr>
            <w:tcW w:w="1814" w:type="dxa"/>
          </w:tcPr>
          <w:p w14:paraId="44561048" w14:textId="77777777" w:rsidR="00957881" w:rsidRDefault="00000000">
            <w:pPr>
              <w:pStyle w:val="TableCell"/>
            </w:pPr>
            <w:r>
              <w:t>w1</w:t>
            </w:r>
          </w:p>
        </w:tc>
        <w:tc>
          <w:tcPr>
            <w:tcW w:w="1814" w:type="dxa"/>
          </w:tcPr>
          <w:p w14:paraId="34BB7485" w14:textId="77777777" w:rsidR="00957881" w:rsidRDefault="00000000">
            <w:pPr>
              <w:pStyle w:val="TableCell"/>
            </w:pPr>
            <w:r>
              <w:t>100 pods/s</w:t>
            </w:r>
          </w:p>
        </w:tc>
        <w:tc>
          <w:tcPr>
            <w:tcW w:w="1814" w:type="dxa"/>
          </w:tcPr>
          <w:p w14:paraId="1671EE68" w14:textId="77777777" w:rsidR="00957881" w:rsidRDefault="00000000">
            <w:pPr>
              <w:pStyle w:val="TableCell"/>
            </w:pPr>
            <w:r>
              <w:t>10,000</w:t>
            </w:r>
          </w:p>
        </w:tc>
        <w:tc>
          <w:tcPr>
            <w:tcW w:w="1814" w:type="dxa"/>
          </w:tcPr>
          <w:p w14:paraId="2BD3C853" w14:textId="77777777" w:rsidR="00957881" w:rsidRDefault="00000000">
            <w:pPr>
              <w:pStyle w:val="TableCell"/>
            </w:pPr>
            <w:r>
              <w:t>100m CPU / 128Mi</w:t>
            </w:r>
          </w:p>
        </w:tc>
        <w:tc>
          <w:tcPr>
            <w:tcW w:w="1816" w:type="dxa"/>
          </w:tcPr>
          <w:p w14:paraId="76B8E8FF" w14:textId="77777777" w:rsidR="00957881" w:rsidRDefault="00000000">
            <w:pPr>
              <w:pStyle w:val="TableCell"/>
            </w:pPr>
            <w:r>
              <w:rPr>
                <w:rFonts w:hint="eastAsia"/>
              </w:rPr>
              <w:t>低负载稳态</w:t>
            </w:r>
          </w:p>
        </w:tc>
      </w:tr>
      <w:tr w:rsidR="00957881" w14:paraId="15B6C45D" w14:textId="77777777">
        <w:tc>
          <w:tcPr>
            <w:tcW w:w="1814" w:type="dxa"/>
          </w:tcPr>
          <w:p w14:paraId="6933706C" w14:textId="77777777" w:rsidR="00957881" w:rsidRDefault="00000000">
            <w:pPr>
              <w:pStyle w:val="TableCell"/>
            </w:pPr>
            <w:r>
              <w:t>w2</w:t>
            </w:r>
          </w:p>
        </w:tc>
        <w:tc>
          <w:tcPr>
            <w:tcW w:w="1814" w:type="dxa"/>
          </w:tcPr>
          <w:p w14:paraId="756CCD3A" w14:textId="77777777" w:rsidR="00957881" w:rsidRDefault="00000000">
            <w:pPr>
              <w:pStyle w:val="TableCell"/>
            </w:pPr>
            <w:r>
              <w:t>500 pods/s</w:t>
            </w:r>
          </w:p>
        </w:tc>
        <w:tc>
          <w:tcPr>
            <w:tcW w:w="1814" w:type="dxa"/>
          </w:tcPr>
          <w:p w14:paraId="6A0A1CC9" w14:textId="77777777" w:rsidR="00957881" w:rsidRDefault="00000000">
            <w:pPr>
              <w:pStyle w:val="TableCell"/>
            </w:pPr>
            <w:r>
              <w:t>50,000</w:t>
            </w:r>
          </w:p>
        </w:tc>
        <w:tc>
          <w:tcPr>
            <w:tcW w:w="1814" w:type="dxa"/>
          </w:tcPr>
          <w:p w14:paraId="20FF2875" w14:textId="77777777" w:rsidR="00957881" w:rsidRDefault="00000000">
            <w:pPr>
              <w:pStyle w:val="TableCell"/>
            </w:pPr>
            <w:r>
              <w:t>100m / 128Mi</w:t>
            </w:r>
          </w:p>
        </w:tc>
        <w:tc>
          <w:tcPr>
            <w:tcW w:w="1816" w:type="dxa"/>
          </w:tcPr>
          <w:p w14:paraId="77BFD762" w14:textId="77777777" w:rsidR="00957881" w:rsidRDefault="00000000">
            <w:pPr>
              <w:pStyle w:val="TableCell"/>
            </w:pPr>
            <w:r>
              <w:rPr>
                <w:rFonts w:hint="eastAsia"/>
              </w:rPr>
              <w:t>中负载稳态（主用）</w:t>
            </w:r>
          </w:p>
        </w:tc>
      </w:tr>
      <w:tr w:rsidR="00957881" w14:paraId="43E7EBFC" w14:textId="77777777">
        <w:tc>
          <w:tcPr>
            <w:tcW w:w="1814" w:type="dxa"/>
          </w:tcPr>
          <w:p w14:paraId="1F97DDB5" w14:textId="77777777" w:rsidR="00957881" w:rsidRDefault="00000000">
            <w:pPr>
              <w:pStyle w:val="TableCell"/>
            </w:pPr>
            <w:r>
              <w:t>w3</w:t>
            </w:r>
          </w:p>
        </w:tc>
        <w:tc>
          <w:tcPr>
            <w:tcW w:w="1814" w:type="dxa"/>
          </w:tcPr>
          <w:p w14:paraId="20212BE4" w14:textId="77777777" w:rsidR="00957881" w:rsidRDefault="00000000">
            <w:pPr>
              <w:pStyle w:val="TableCell"/>
            </w:pPr>
            <w:r>
              <w:t>1000 pods/s</w:t>
            </w:r>
          </w:p>
        </w:tc>
        <w:tc>
          <w:tcPr>
            <w:tcW w:w="1814" w:type="dxa"/>
          </w:tcPr>
          <w:p w14:paraId="339D9A14" w14:textId="77777777" w:rsidR="00957881" w:rsidRDefault="00000000">
            <w:pPr>
              <w:pStyle w:val="TableCell"/>
            </w:pPr>
            <w:r>
              <w:t>100,000</w:t>
            </w:r>
          </w:p>
        </w:tc>
        <w:tc>
          <w:tcPr>
            <w:tcW w:w="1814" w:type="dxa"/>
          </w:tcPr>
          <w:p w14:paraId="402CB959" w14:textId="77777777" w:rsidR="00957881" w:rsidRDefault="00000000">
            <w:pPr>
              <w:pStyle w:val="TableCell"/>
            </w:pPr>
            <w:r>
              <w:t>100m / 128Mi</w:t>
            </w:r>
          </w:p>
        </w:tc>
        <w:tc>
          <w:tcPr>
            <w:tcW w:w="1816" w:type="dxa"/>
          </w:tcPr>
          <w:p w14:paraId="0ECF5B22" w14:textId="77777777" w:rsidR="00957881" w:rsidRDefault="00000000">
            <w:pPr>
              <w:pStyle w:val="TableCell"/>
            </w:pPr>
            <w:r>
              <w:rPr>
                <w:rFonts w:hint="eastAsia"/>
              </w:rPr>
              <w:t>高负载稳态（主用）</w:t>
            </w:r>
          </w:p>
        </w:tc>
      </w:tr>
      <w:tr w:rsidR="00957881" w14:paraId="68F78A64" w14:textId="77777777">
        <w:tc>
          <w:tcPr>
            <w:tcW w:w="1814" w:type="dxa"/>
          </w:tcPr>
          <w:p w14:paraId="33550B13" w14:textId="77777777" w:rsidR="00957881" w:rsidRDefault="00000000">
            <w:pPr>
              <w:pStyle w:val="TableCell"/>
            </w:pPr>
            <w:r>
              <w:t>w4</w:t>
            </w:r>
          </w:p>
        </w:tc>
        <w:tc>
          <w:tcPr>
            <w:tcW w:w="1814" w:type="dxa"/>
          </w:tcPr>
          <w:p w14:paraId="60969A4A" w14:textId="77777777" w:rsidR="00957881" w:rsidRDefault="00000000">
            <w:pPr>
              <w:pStyle w:val="TableCell"/>
            </w:pPr>
            <w:r>
              <w:t>2000 pods/s</w:t>
            </w:r>
          </w:p>
        </w:tc>
        <w:tc>
          <w:tcPr>
            <w:tcW w:w="1814" w:type="dxa"/>
          </w:tcPr>
          <w:p w14:paraId="0CA9E02D" w14:textId="77777777" w:rsidR="00957881" w:rsidRDefault="00000000">
            <w:pPr>
              <w:pStyle w:val="TableCell"/>
            </w:pPr>
            <w:r>
              <w:t>200,000</w:t>
            </w:r>
          </w:p>
        </w:tc>
        <w:tc>
          <w:tcPr>
            <w:tcW w:w="1814" w:type="dxa"/>
          </w:tcPr>
          <w:p w14:paraId="6C09E946" w14:textId="77777777" w:rsidR="00957881" w:rsidRDefault="00000000">
            <w:pPr>
              <w:pStyle w:val="TableCell"/>
            </w:pPr>
            <w:r>
              <w:t>100m / 128Mi</w:t>
            </w:r>
          </w:p>
        </w:tc>
        <w:tc>
          <w:tcPr>
            <w:tcW w:w="1816" w:type="dxa"/>
          </w:tcPr>
          <w:p w14:paraId="534714D8" w14:textId="77777777" w:rsidR="00957881" w:rsidRDefault="00000000">
            <w:pPr>
              <w:pStyle w:val="TableCell"/>
            </w:pPr>
            <w:r>
              <w:rPr>
                <w:rFonts w:hint="eastAsia"/>
              </w:rPr>
              <w:t>极限负载</w:t>
            </w:r>
          </w:p>
        </w:tc>
      </w:tr>
      <w:tr w:rsidR="00957881" w14:paraId="7092C933" w14:textId="77777777">
        <w:tc>
          <w:tcPr>
            <w:tcW w:w="1814" w:type="dxa"/>
          </w:tcPr>
          <w:p w14:paraId="7B851C0E" w14:textId="77777777" w:rsidR="00957881" w:rsidRDefault="00000000">
            <w:pPr>
              <w:pStyle w:val="TableCell"/>
            </w:pPr>
            <w:r>
              <w:t>w5</w:t>
            </w:r>
          </w:p>
        </w:tc>
        <w:tc>
          <w:tcPr>
            <w:tcW w:w="1814" w:type="dxa"/>
          </w:tcPr>
          <w:p w14:paraId="3C923D59" w14:textId="77777777" w:rsidR="00957881" w:rsidRDefault="00000000">
            <w:pPr>
              <w:pStyle w:val="TableCell"/>
            </w:pPr>
            <w:r>
              <w:t>0→2000→0 pods/s</w:t>
            </w:r>
          </w:p>
        </w:tc>
        <w:tc>
          <w:tcPr>
            <w:tcW w:w="1814" w:type="dxa"/>
          </w:tcPr>
          <w:p w14:paraId="51484756" w14:textId="77777777" w:rsidR="00957881" w:rsidRDefault="00000000">
            <w:pPr>
              <w:pStyle w:val="TableCell"/>
            </w:pPr>
            <w:r>
              <w:t>50,000</w:t>
            </w:r>
          </w:p>
        </w:tc>
        <w:tc>
          <w:tcPr>
            <w:tcW w:w="1814" w:type="dxa"/>
          </w:tcPr>
          <w:p w14:paraId="5CE59D6F" w14:textId="77777777" w:rsidR="00957881" w:rsidRDefault="00000000">
            <w:pPr>
              <w:pStyle w:val="TableCell"/>
            </w:pPr>
            <w:r>
              <w:t>100m / 128Mi</w:t>
            </w:r>
          </w:p>
        </w:tc>
        <w:tc>
          <w:tcPr>
            <w:tcW w:w="1816" w:type="dxa"/>
          </w:tcPr>
          <w:p w14:paraId="6FD59A71" w14:textId="77777777" w:rsidR="00957881" w:rsidRDefault="00000000">
            <w:pPr>
              <w:pStyle w:val="TableCell"/>
            </w:pPr>
            <w:r>
              <w:rPr>
                <w:rFonts w:hint="eastAsia"/>
              </w:rPr>
              <w:t>突发洪峰</w:t>
            </w:r>
          </w:p>
        </w:tc>
      </w:tr>
      <w:tr w:rsidR="00957881" w14:paraId="0590BD63" w14:textId="77777777">
        <w:tc>
          <w:tcPr>
            <w:tcW w:w="1814" w:type="dxa"/>
          </w:tcPr>
          <w:p w14:paraId="4A3D95CC" w14:textId="77777777" w:rsidR="00957881" w:rsidRDefault="00000000">
            <w:pPr>
              <w:pStyle w:val="TableCell"/>
            </w:pPr>
            <w:r>
              <w:t>w6</w:t>
            </w:r>
          </w:p>
        </w:tc>
        <w:tc>
          <w:tcPr>
            <w:tcW w:w="1814" w:type="dxa"/>
          </w:tcPr>
          <w:p w14:paraId="37A89F15" w14:textId="77777777" w:rsidR="00957881" w:rsidRDefault="00000000">
            <w:pPr>
              <w:pStyle w:val="TableCell"/>
            </w:pPr>
            <w:r>
              <w:t>200 groups/s × 5 pods</w:t>
            </w:r>
          </w:p>
        </w:tc>
        <w:tc>
          <w:tcPr>
            <w:tcW w:w="1814" w:type="dxa"/>
          </w:tcPr>
          <w:p w14:paraId="5AEBB8A7" w14:textId="77777777" w:rsidR="00957881" w:rsidRDefault="00000000">
            <w:pPr>
              <w:pStyle w:val="TableCell"/>
            </w:pPr>
            <w:r>
              <w:t>50,000</w:t>
            </w:r>
          </w:p>
        </w:tc>
        <w:tc>
          <w:tcPr>
            <w:tcW w:w="1814" w:type="dxa"/>
          </w:tcPr>
          <w:p w14:paraId="2017B836" w14:textId="77777777" w:rsidR="00957881" w:rsidRDefault="00000000">
            <w:pPr>
              <w:pStyle w:val="TableCell"/>
            </w:pPr>
            <w:r>
              <w:t>100m / 128Mi</w:t>
            </w:r>
          </w:p>
        </w:tc>
        <w:tc>
          <w:tcPr>
            <w:tcW w:w="1816" w:type="dxa"/>
          </w:tcPr>
          <w:p w14:paraId="4902A56A" w14:textId="77777777" w:rsidR="00957881" w:rsidRDefault="00000000">
            <w:pPr>
              <w:pStyle w:val="TableCell"/>
            </w:pPr>
            <w:r>
              <w:t xml:space="preserve">Gang </w:t>
            </w:r>
            <w:r>
              <w:rPr>
                <w:rFonts w:hint="eastAsia"/>
              </w:rPr>
              <w:t>调度（</w:t>
            </w:r>
            <w:r>
              <w:rPr>
                <w:rFonts w:hint="eastAsia"/>
              </w:rPr>
              <w:t>10,000</w:t>
            </w:r>
            <w:r>
              <w:t xml:space="preserve"> </w:t>
            </w:r>
            <w:r>
              <w:rPr>
                <w:rFonts w:hint="eastAsia"/>
              </w:rPr>
              <w:t>组）</w:t>
            </w:r>
          </w:p>
        </w:tc>
      </w:tr>
      <w:tr w:rsidR="00957881" w14:paraId="2261E6FE" w14:textId="77777777">
        <w:tc>
          <w:tcPr>
            <w:tcW w:w="1814" w:type="dxa"/>
          </w:tcPr>
          <w:p w14:paraId="1CBE2555" w14:textId="77777777" w:rsidR="00957881" w:rsidRDefault="00000000">
            <w:pPr>
              <w:pStyle w:val="TableCell"/>
            </w:pPr>
            <w:r>
              <w:t>w7</w:t>
            </w:r>
          </w:p>
        </w:tc>
        <w:tc>
          <w:tcPr>
            <w:tcW w:w="1814" w:type="dxa"/>
          </w:tcPr>
          <w:p w14:paraId="45AAE15B" w14:textId="77777777" w:rsidR="00957881" w:rsidRDefault="00000000">
            <w:pPr>
              <w:pStyle w:val="TableCell"/>
            </w:pPr>
            <w:r>
              <w:t>500 pods/s</w:t>
            </w:r>
          </w:p>
        </w:tc>
        <w:tc>
          <w:tcPr>
            <w:tcW w:w="1814" w:type="dxa"/>
          </w:tcPr>
          <w:p w14:paraId="479431BB" w14:textId="77777777" w:rsidR="00957881" w:rsidRDefault="00000000">
            <w:pPr>
              <w:pStyle w:val="TableCell"/>
            </w:pPr>
            <w:r>
              <w:t>50,000</w:t>
            </w:r>
          </w:p>
        </w:tc>
        <w:tc>
          <w:tcPr>
            <w:tcW w:w="1814" w:type="dxa"/>
          </w:tcPr>
          <w:p w14:paraId="1B44AC53" w14:textId="77777777" w:rsidR="00957881" w:rsidRDefault="00000000">
            <w:pPr>
              <w:pStyle w:val="TableCell"/>
            </w:pPr>
            <w:r>
              <w:rPr>
                <w:rFonts w:hint="eastAsia"/>
              </w:rPr>
              <w:t>混合</w:t>
            </w:r>
          </w:p>
        </w:tc>
        <w:tc>
          <w:tcPr>
            <w:tcW w:w="1816" w:type="dxa"/>
          </w:tcPr>
          <w:p w14:paraId="3493BA61" w14:textId="77777777" w:rsidR="00957881" w:rsidRDefault="00000000">
            <w:pPr>
              <w:pStyle w:val="TableCell"/>
            </w:pPr>
            <w:r>
              <w:rPr>
                <w:rFonts w:hint="eastAsia"/>
              </w:rPr>
              <w:t>异构资源</w:t>
            </w:r>
          </w:p>
        </w:tc>
      </w:tr>
    </w:tbl>
    <w:p w14:paraId="20E76A41" w14:textId="77777777" w:rsidR="00957881" w:rsidRDefault="00000000">
      <w:pPr>
        <w:pStyle w:val="BodyText"/>
      </w:pPr>
      <w:r>
        <w:rPr>
          <w:rFonts w:hint="eastAsia"/>
        </w:rPr>
        <w:t>本文实验以</w:t>
      </w:r>
      <w:r>
        <w:t xml:space="preserve"> </w:t>
      </w:r>
      <w:r>
        <w:rPr>
          <w:rFonts w:hint="eastAsia"/>
        </w:rPr>
        <w:t>w2</w:t>
      </w:r>
      <w:r>
        <w:rPr>
          <w:rFonts w:hint="eastAsia"/>
        </w:rPr>
        <w:t>（中负载）与</w:t>
      </w:r>
      <w:r>
        <w:t xml:space="preserve"> </w:t>
      </w:r>
      <w:r>
        <w:rPr>
          <w:rFonts w:hint="eastAsia"/>
        </w:rPr>
        <w:t>w3</w:t>
      </w:r>
      <w:r>
        <w:rPr>
          <w:rFonts w:hint="eastAsia"/>
        </w:rPr>
        <w:t>（高负载）两组稳态负载为主，用于</w:t>
      </w:r>
      <w:r>
        <w:t xml:space="preserve"> ENO </w:t>
      </w:r>
      <w:r>
        <w:rPr>
          <w:rFonts w:hint="eastAsia"/>
        </w:rPr>
        <w:t>与</w:t>
      </w:r>
      <w:r>
        <w:t xml:space="preserve"> Gödel </w:t>
      </w:r>
      <w:r>
        <w:rPr>
          <w:rFonts w:hint="eastAsia"/>
        </w:rPr>
        <w:t>的定量对比；并补充评估</w:t>
      </w:r>
      <w:r>
        <w:t xml:space="preserve"> </w:t>
      </w:r>
      <w:r>
        <w:rPr>
          <w:rFonts w:hint="eastAsia"/>
        </w:rPr>
        <w:t>w1</w:t>
      </w:r>
      <w:r>
        <w:rPr>
          <w:rFonts w:hint="eastAsia"/>
        </w:rPr>
        <w:t>（低负载）、</w:t>
      </w:r>
      <w:r>
        <w:rPr>
          <w:rFonts w:hint="eastAsia"/>
        </w:rPr>
        <w:t>w4</w:t>
      </w:r>
      <w:r>
        <w:rPr>
          <w:rFonts w:hint="eastAsia"/>
        </w:rPr>
        <w:t>（极限负载）、</w:t>
      </w:r>
      <w:r>
        <w:rPr>
          <w:rFonts w:hint="eastAsia"/>
        </w:rPr>
        <w:t>w5</w:t>
      </w:r>
      <w:r>
        <w:rPr>
          <w:rFonts w:hint="eastAsia"/>
        </w:rPr>
        <w:t>（突发洪峰）、</w:t>
      </w:r>
      <w:r>
        <w:rPr>
          <w:rFonts w:hint="eastAsia"/>
        </w:rPr>
        <w:t>w6</w:t>
      </w:r>
      <w:r>
        <w:rPr>
          <w:rFonts w:hint="eastAsia"/>
        </w:rPr>
        <w:t>（</w:t>
      </w:r>
      <w:r>
        <w:rPr>
          <w:rFonts w:hint="eastAsia"/>
        </w:rPr>
        <w:t>Gang</w:t>
      </w:r>
      <w:r>
        <w:t xml:space="preserve"> </w:t>
      </w:r>
      <w:r>
        <w:rPr>
          <w:rFonts w:hint="eastAsia"/>
        </w:rPr>
        <w:t>调度）与</w:t>
      </w:r>
      <w:r>
        <w:t xml:space="preserve"> </w:t>
      </w:r>
      <w:r>
        <w:rPr>
          <w:rFonts w:hint="eastAsia"/>
        </w:rPr>
        <w:t>w7</w:t>
      </w:r>
      <w:r>
        <w:rPr>
          <w:rFonts w:hint="eastAsia"/>
        </w:rPr>
        <w:t>（异构资源）等场景，以覆盖更复杂的负载形态。</w:t>
      </w:r>
    </w:p>
    <w:p w14:paraId="68E3FA21" w14:textId="77777777" w:rsidR="00957881" w:rsidRDefault="00000000">
      <w:pPr>
        <w:pStyle w:val="Heading3"/>
        <w:spacing w:before="156" w:after="156"/>
      </w:pPr>
      <w:bookmarkStart w:id="342" w:name="实验矩阵"/>
      <w:bookmarkEnd w:id="341"/>
      <w:r>
        <w:t>6.2.3</w:t>
      </w:r>
      <w:r>
        <w:t xml:space="preserve">　</w:t>
      </w:r>
      <w:r>
        <w:rPr>
          <w:rFonts w:hint="eastAsia"/>
        </w:rPr>
        <w:t>实验矩阵</w:t>
      </w:r>
    </w:p>
    <w:p w14:paraId="0CFFBEE0" w14:textId="77777777" w:rsidR="00957881" w:rsidRDefault="00000000">
      <w:pPr>
        <w:pStyle w:val="FirstParagraph"/>
      </w:pPr>
      <w:r>
        <w:rPr>
          <w:rFonts w:hint="eastAsia"/>
        </w:rPr>
        <w:t>本文实验统一由</w:t>
      </w:r>
      <w:r>
        <w:t xml:space="preserve"> run-experiment.sh </w:t>
      </w:r>
      <w:r>
        <w:rPr>
          <w:rFonts w:hint="eastAsia"/>
        </w:rPr>
        <w:t>流程驱动，覆盖</w:t>
      </w:r>
      <w:r>
        <w:t xml:space="preserve"> 5 </w:t>
      </w:r>
      <w:r>
        <w:rPr>
          <w:rFonts w:hint="eastAsia"/>
        </w:rPr>
        <w:t>组调度器（</w:t>
      </w:r>
      <w:r>
        <w:rPr>
          <w:rFonts w:hint="eastAsia"/>
        </w:rPr>
        <w:t>a~e</w:t>
      </w:r>
      <w:r>
        <w:rPr>
          <w:rFonts w:hint="eastAsia"/>
        </w:rPr>
        <w:t>）、</w:t>
      </w:r>
      <w:r>
        <w:rPr>
          <w:rFonts w:hint="eastAsia"/>
        </w:rPr>
        <w:t>4</w:t>
      </w:r>
      <w:r>
        <w:t xml:space="preserve"> </w:t>
      </w:r>
      <w:r>
        <w:rPr>
          <w:rFonts w:hint="eastAsia"/>
        </w:rPr>
        <w:t>档规模（</w:t>
      </w:r>
      <w:r>
        <w:rPr>
          <w:rFonts w:hint="eastAsia"/>
        </w:rPr>
        <w:t>s1~s4</w:t>
      </w:r>
      <w:r>
        <w:rPr>
          <w:rFonts w:hint="eastAsia"/>
        </w:rPr>
        <w:t>）、</w:t>
      </w:r>
      <w:r>
        <w:rPr>
          <w:rFonts w:hint="eastAsia"/>
        </w:rPr>
        <w:t>7</w:t>
      </w:r>
      <w:r>
        <w:t xml:space="preserve"> </w:t>
      </w:r>
      <w:r>
        <w:rPr>
          <w:rFonts w:hint="eastAsia"/>
        </w:rPr>
        <w:t>类负载（</w:t>
      </w:r>
      <w:r>
        <w:rPr>
          <w:rFonts w:hint="eastAsia"/>
        </w:rPr>
        <w:t>w1~w7</w:t>
      </w:r>
      <w:r>
        <w:rPr>
          <w:rFonts w:hint="eastAsia"/>
        </w:rPr>
        <w:t>）与</w:t>
      </w:r>
      <w:r>
        <w:t xml:space="preserve"> 1/3 </w:t>
      </w:r>
      <w:r>
        <w:rPr>
          <w:rFonts w:hint="eastAsia"/>
        </w:rPr>
        <w:t>两档实例配置，每个</w:t>
      </w:r>
      <w:r>
        <w:t xml:space="preserve"> (scale, workload) </w:t>
      </w:r>
      <w:r>
        <w:rPr>
          <w:rFonts w:hint="eastAsia"/>
        </w:rPr>
        <w:t>场景重复</w:t>
      </w:r>
      <w:r>
        <w:t xml:space="preserve"> 3 </w:t>
      </w:r>
      <w:r>
        <w:rPr>
          <w:rFonts w:hint="eastAsia"/>
        </w:rPr>
        <w:t>次；</w:t>
      </w:r>
      <w:r>
        <w:t xml:space="preserve">results/ </w:t>
      </w:r>
      <w:r>
        <w:rPr>
          <w:rFonts w:hint="eastAsia"/>
        </w:rPr>
        <w:t>下留存的对比数据共</w:t>
      </w:r>
      <w:r>
        <w:t xml:space="preserve"> 144 </w:t>
      </w:r>
      <w:r>
        <w:rPr>
          <w:rFonts w:hint="eastAsia"/>
        </w:rPr>
        <w:t>次</w:t>
      </w:r>
      <w:r>
        <w:t xml:space="preserve"> </w:t>
      </w:r>
      <w:r>
        <w:rPr>
          <w:rFonts w:hint="eastAsia"/>
        </w:rPr>
        <w:t>run</w:t>
      </w:r>
      <w:r>
        <w:rPr>
          <w:rFonts w:hint="eastAsia"/>
        </w:rPr>
        <w:t>，同一场景的重跑以最近一次为准，统计口径与聚合规则统一（</w:t>
      </w:r>
      <w:r>
        <w:rPr>
          <w:rFonts w:hint="eastAsia"/>
        </w:rPr>
        <w:t>6.3</w:t>
      </w:r>
      <w:r>
        <w:t xml:space="preserve"> </w:t>
      </w:r>
      <w:r>
        <w:rPr>
          <w:rFonts w:hint="eastAsia"/>
        </w:rPr>
        <w:t>节）。本章全部数据取自</w:t>
      </w:r>
      <w:r>
        <w:t xml:space="preserve"> test/e2e/benchmark/results/compare/ </w:t>
      </w:r>
      <w:r>
        <w:rPr>
          <w:rFonts w:hint="eastAsia"/>
        </w:rPr>
        <w:t>下的</w:t>
      </w:r>
      <w:r>
        <w:t xml:space="preserve"> 16 </w:t>
      </w:r>
      <w:r>
        <w:rPr>
          <w:rFonts w:hint="eastAsia"/>
        </w:rPr>
        <w:t>个对比场景，其命名规则为</w:t>
      </w:r>
      <w:r>
        <w:t xml:space="preserve"> </w:t>
      </w:r>
      <w:r>
        <w:rPr>
          <w:rFonts w:hint="eastAsia"/>
        </w:rPr>
        <w:t>{</w:t>
      </w:r>
      <w:r>
        <w:rPr>
          <w:rFonts w:hint="eastAsia"/>
        </w:rPr>
        <w:t>规模</w:t>
      </w:r>
      <w:r>
        <w:rPr>
          <w:rFonts w:hint="eastAsia"/>
        </w:rPr>
        <w:t>}_{</w:t>
      </w:r>
      <w:r>
        <w:rPr>
          <w:rFonts w:hint="eastAsia"/>
        </w:rPr>
        <w:t>负载</w:t>
      </w:r>
      <w:r>
        <w:rPr>
          <w:rFonts w:hint="eastAsia"/>
        </w:rPr>
        <w:t>}[_inst3]</w:t>
      </w:r>
      <w:r>
        <w:rPr>
          <w:rFonts w:hint="eastAsia"/>
        </w:rPr>
        <w:t>，各场景实际参与的调度器组与实例数见表</w:t>
      </w:r>
      <w:r>
        <w:t xml:space="preserve"> 6</w:t>
      </w:r>
      <w:r>
        <w:t>。</w:t>
      </w:r>
    </w:p>
    <w:p w14:paraId="4A4A46A8" w14:textId="77777777" w:rsidR="00957881" w:rsidRDefault="00000000">
      <w:pPr>
        <w:pStyle w:val="TableCaption"/>
      </w:pPr>
      <w:r>
        <w:rPr>
          <w:rFonts w:hint="eastAsia"/>
        </w:rPr>
        <w:t>表</w:t>
      </w:r>
      <w:r>
        <w:t xml:space="preserve"> 6 16 </w:t>
      </w:r>
      <w:r>
        <w:rPr>
          <w:rFonts w:hint="eastAsia"/>
        </w:rPr>
        <w:t>个对比场景的参与调度器与实例配置</w:t>
      </w:r>
    </w:p>
    <w:tbl>
      <w:tblPr>
        <w:tblStyle w:val="Table"/>
        <w:tblW w:w="9072" w:type="dxa"/>
        <w:tblInd w:w="0" w:type="dxa"/>
        <w:tblLayout w:type="fixed"/>
        <w:tblLook w:val="0020" w:firstRow="1" w:lastRow="0" w:firstColumn="0" w:lastColumn="0" w:noHBand="0" w:noVBand="0"/>
        <w:tblCaption w:val="表 6 16 个对比场景的参与调度器与实例配置"/>
      </w:tblPr>
      <w:tblGrid>
        <w:gridCol w:w="1512"/>
        <w:gridCol w:w="1512"/>
        <w:gridCol w:w="1512"/>
        <w:gridCol w:w="1512"/>
        <w:gridCol w:w="1512"/>
        <w:gridCol w:w="1512"/>
      </w:tblGrid>
      <w:tr w:rsidR="00957881" w14:paraId="4AB3C398" w14:textId="77777777" w:rsidTr="00957881">
        <w:trPr>
          <w:cnfStyle w:val="100000000000" w:firstRow="1" w:lastRow="0" w:firstColumn="0" w:lastColumn="0" w:oddVBand="0" w:evenVBand="0" w:oddHBand="0" w:evenHBand="0" w:firstRowFirstColumn="0" w:firstRowLastColumn="0" w:lastRowFirstColumn="0" w:lastRowLastColumn="0"/>
          <w:tblHeader/>
        </w:trPr>
        <w:tc>
          <w:tcPr>
            <w:tcW w:w="1512" w:type="dxa"/>
          </w:tcPr>
          <w:p w14:paraId="1E85661D" w14:textId="77777777" w:rsidR="00957881" w:rsidRDefault="00000000">
            <w:pPr>
              <w:pStyle w:val="TableCell"/>
            </w:pPr>
            <w:r>
              <w:rPr>
                <w:rFonts w:hint="eastAsia"/>
              </w:rPr>
              <w:lastRenderedPageBreak/>
              <w:t>序号</w:t>
            </w:r>
          </w:p>
        </w:tc>
        <w:tc>
          <w:tcPr>
            <w:tcW w:w="1512" w:type="dxa"/>
          </w:tcPr>
          <w:p w14:paraId="7EAB1A28" w14:textId="77777777" w:rsidR="00957881" w:rsidRDefault="00000000">
            <w:pPr>
              <w:pStyle w:val="TableCell"/>
            </w:pPr>
            <w:r>
              <w:rPr>
                <w:rFonts w:hint="eastAsia"/>
              </w:rPr>
              <w:t>场景</w:t>
            </w:r>
          </w:p>
        </w:tc>
        <w:tc>
          <w:tcPr>
            <w:tcW w:w="1512" w:type="dxa"/>
          </w:tcPr>
          <w:p w14:paraId="05177682" w14:textId="77777777" w:rsidR="00957881" w:rsidRDefault="00000000">
            <w:pPr>
              <w:pStyle w:val="TableCell"/>
            </w:pPr>
            <w:r>
              <w:rPr>
                <w:rFonts w:hint="eastAsia"/>
              </w:rPr>
              <w:t>集群规模</w:t>
            </w:r>
          </w:p>
        </w:tc>
        <w:tc>
          <w:tcPr>
            <w:tcW w:w="1512" w:type="dxa"/>
          </w:tcPr>
          <w:p w14:paraId="702A0402" w14:textId="77777777" w:rsidR="00957881" w:rsidRDefault="00000000">
            <w:pPr>
              <w:pStyle w:val="TableCell"/>
            </w:pPr>
            <w:r>
              <w:rPr>
                <w:rFonts w:hint="eastAsia"/>
              </w:rPr>
              <w:t>工作负载</w:t>
            </w:r>
          </w:p>
        </w:tc>
        <w:tc>
          <w:tcPr>
            <w:tcW w:w="1512" w:type="dxa"/>
          </w:tcPr>
          <w:p w14:paraId="16E8B611" w14:textId="77777777" w:rsidR="00957881" w:rsidRDefault="00000000">
            <w:pPr>
              <w:pStyle w:val="TableCell"/>
            </w:pPr>
            <w:r>
              <w:rPr>
                <w:rFonts w:hint="eastAsia"/>
              </w:rPr>
              <w:t>参与调度器组</w:t>
            </w:r>
          </w:p>
        </w:tc>
        <w:tc>
          <w:tcPr>
            <w:tcW w:w="1512" w:type="dxa"/>
          </w:tcPr>
          <w:p w14:paraId="789D6EE2" w14:textId="77777777" w:rsidR="00957881" w:rsidRDefault="00000000">
            <w:pPr>
              <w:pStyle w:val="TableCell"/>
            </w:pPr>
            <w:r>
              <w:t xml:space="preserve">a/b </w:t>
            </w:r>
            <w:r>
              <w:rPr>
                <w:rFonts w:hint="eastAsia"/>
              </w:rPr>
              <w:t>实例数</w:t>
            </w:r>
          </w:p>
        </w:tc>
      </w:tr>
      <w:tr w:rsidR="00957881" w14:paraId="3B8D07F4" w14:textId="77777777">
        <w:tc>
          <w:tcPr>
            <w:tcW w:w="1512" w:type="dxa"/>
          </w:tcPr>
          <w:p w14:paraId="6D6382D8" w14:textId="77777777" w:rsidR="00957881" w:rsidRDefault="00000000">
            <w:pPr>
              <w:pStyle w:val="TableCell"/>
            </w:pPr>
            <w:r>
              <w:t>1</w:t>
            </w:r>
          </w:p>
        </w:tc>
        <w:tc>
          <w:tcPr>
            <w:tcW w:w="1512" w:type="dxa"/>
          </w:tcPr>
          <w:p w14:paraId="1D9F9680" w14:textId="77777777" w:rsidR="00957881" w:rsidRDefault="00000000">
            <w:pPr>
              <w:pStyle w:val="TableCell"/>
            </w:pPr>
            <w:r>
              <w:t>s1/w1</w:t>
            </w:r>
          </w:p>
        </w:tc>
        <w:tc>
          <w:tcPr>
            <w:tcW w:w="1512" w:type="dxa"/>
          </w:tcPr>
          <w:p w14:paraId="0E5D73E9" w14:textId="77777777" w:rsidR="00957881" w:rsidRDefault="00000000">
            <w:pPr>
              <w:pStyle w:val="TableCell"/>
            </w:pPr>
            <w:r>
              <w:rPr>
                <w:rFonts w:hint="eastAsia"/>
              </w:rPr>
              <w:t>s1</w:t>
            </w:r>
            <w:r>
              <w:rPr>
                <w:rFonts w:hint="eastAsia"/>
              </w:rPr>
              <w:t>（</w:t>
            </w:r>
            <w:r>
              <w:rPr>
                <w:rFonts w:hint="eastAsia"/>
              </w:rPr>
              <w:t>100</w:t>
            </w:r>
            <w:r>
              <w:t xml:space="preserve"> </w:t>
            </w:r>
            <w:r>
              <w:rPr>
                <w:rFonts w:hint="eastAsia"/>
              </w:rPr>
              <w:t>节点）</w:t>
            </w:r>
          </w:p>
        </w:tc>
        <w:tc>
          <w:tcPr>
            <w:tcW w:w="1512" w:type="dxa"/>
          </w:tcPr>
          <w:p w14:paraId="32346918" w14:textId="77777777" w:rsidR="00957881" w:rsidRDefault="00000000">
            <w:pPr>
              <w:pStyle w:val="TableCell"/>
            </w:pPr>
            <w:r>
              <w:rPr>
                <w:rFonts w:hint="eastAsia"/>
              </w:rPr>
              <w:t>w1</w:t>
            </w:r>
            <w:r>
              <w:rPr>
                <w:rFonts w:hint="eastAsia"/>
              </w:rPr>
              <w:t>（</w:t>
            </w:r>
            <w:r>
              <w:rPr>
                <w:rFonts w:hint="eastAsia"/>
              </w:rPr>
              <w:t>100</w:t>
            </w:r>
            <w:r>
              <w:t xml:space="preserve"> </w:t>
            </w:r>
            <w:r>
              <w:rPr>
                <w:rFonts w:hint="eastAsia"/>
              </w:rPr>
              <w:t>pods/s</w:t>
            </w:r>
            <w:r>
              <w:rPr>
                <w:rFonts w:hint="eastAsia"/>
              </w:rPr>
              <w:t>，</w:t>
            </w:r>
            <w:r>
              <w:rPr>
                <w:rFonts w:hint="eastAsia"/>
              </w:rPr>
              <w:t>10</w:t>
            </w:r>
            <w:r>
              <w:t xml:space="preserve"> 000 </w:t>
            </w:r>
            <w:r>
              <w:rPr>
                <w:rFonts w:hint="eastAsia"/>
              </w:rPr>
              <w:t>pods</w:t>
            </w:r>
            <w:r>
              <w:rPr>
                <w:rFonts w:hint="eastAsia"/>
              </w:rPr>
              <w:t>）</w:t>
            </w:r>
          </w:p>
        </w:tc>
        <w:tc>
          <w:tcPr>
            <w:tcW w:w="1512" w:type="dxa"/>
          </w:tcPr>
          <w:p w14:paraId="1FB08115" w14:textId="77777777" w:rsidR="00957881" w:rsidRDefault="00000000">
            <w:pPr>
              <w:pStyle w:val="TableCell"/>
            </w:pPr>
            <w:r>
              <w:t>a b c d e</w:t>
            </w:r>
          </w:p>
        </w:tc>
        <w:tc>
          <w:tcPr>
            <w:tcW w:w="1512" w:type="dxa"/>
          </w:tcPr>
          <w:p w14:paraId="5154C16B" w14:textId="77777777" w:rsidR="00957881" w:rsidRDefault="00000000">
            <w:pPr>
              <w:pStyle w:val="TableCell"/>
            </w:pPr>
            <w:r>
              <w:t>1</w:t>
            </w:r>
          </w:p>
        </w:tc>
      </w:tr>
      <w:tr w:rsidR="00957881" w14:paraId="01269EE2" w14:textId="77777777">
        <w:tc>
          <w:tcPr>
            <w:tcW w:w="1512" w:type="dxa"/>
          </w:tcPr>
          <w:p w14:paraId="2C76EC91" w14:textId="77777777" w:rsidR="00957881" w:rsidRDefault="00000000">
            <w:pPr>
              <w:pStyle w:val="TableCell"/>
            </w:pPr>
            <w:r>
              <w:t>2</w:t>
            </w:r>
          </w:p>
        </w:tc>
        <w:tc>
          <w:tcPr>
            <w:tcW w:w="1512" w:type="dxa"/>
          </w:tcPr>
          <w:p w14:paraId="695E30BE" w14:textId="77777777" w:rsidR="00957881" w:rsidRDefault="00000000">
            <w:pPr>
              <w:pStyle w:val="TableCell"/>
            </w:pPr>
            <w:r>
              <w:t>s2/w2</w:t>
            </w:r>
          </w:p>
        </w:tc>
        <w:tc>
          <w:tcPr>
            <w:tcW w:w="1512" w:type="dxa"/>
          </w:tcPr>
          <w:p w14:paraId="5D80E075" w14:textId="77777777" w:rsidR="00957881" w:rsidRDefault="00000000">
            <w:pPr>
              <w:pStyle w:val="TableCell"/>
            </w:pPr>
            <w:r>
              <w:rPr>
                <w:rFonts w:hint="eastAsia"/>
              </w:rPr>
              <w:t>s2</w:t>
            </w:r>
            <w:r>
              <w:rPr>
                <w:rFonts w:hint="eastAsia"/>
              </w:rPr>
              <w:t>（</w:t>
            </w:r>
            <w:r>
              <w:rPr>
                <w:rFonts w:hint="eastAsia"/>
              </w:rPr>
              <w:t>1000</w:t>
            </w:r>
            <w:r>
              <w:t xml:space="preserve"> </w:t>
            </w:r>
            <w:r>
              <w:rPr>
                <w:rFonts w:hint="eastAsia"/>
              </w:rPr>
              <w:t>节点）</w:t>
            </w:r>
          </w:p>
        </w:tc>
        <w:tc>
          <w:tcPr>
            <w:tcW w:w="1512" w:type="dxa"/>
          </w:tcPr>
          <w:p w14:paraId="342FD6E0" w14:textId="77777777" w:rsidR="00957881" w:rsidRDefault="00000000">
            <w:pPr>
              <w:pStyle w:val="TableCell"/>
            </w:pPr>
            <w:r>
              <w:rPr>
                <w:rFonts w:hint="eastAsia"/>
              </w:rPr>
              <w:t>w2</w:t>
            </w:r>
            <w:r>
              <w:rPr>
                <w:rFonts w:hint="eastAsia"/>
              </w:rPr>
              <w:t>（</w:t>
            </w:r>
            <w:r>
              <w:rPr>
                <w:rFonts w:hint="eastAsia"/>
              </w:rPr>
              <w:t>500</w:t>
            </w:r>
            <w:r>
              <w:t xml:space="preserve"> </w:t>
            </w:r>
            <w:r>
              <w:rPr>
                <w:rFonts w:hint="eastAsia"/>
              </w:rPr>
              <w:t>pods/s</w:t>
            </w:r>
            <w:r>
              <w:rPr>
                <w:rFonts w:hint="eastAsia"/>
              </w:rPr>
              <w:t>，</w:t>
            </w:r>
            <w:r>
              <w:rPr>
                <w:rFonts w:hint="eastAsia"/>
              </w:rPr>
              <w:t>50</w:t>
            </w:r>
            <w:r>
              <w:t xml:space="preserve"> 000 </w:t>
            </w:r>
            <w:r>
              <w:rPr>
                <w:rFonts w:hint="eastAsia"/>
              </w:rPr>
              <w:t>pods</w:t>
            </w:r>
            <w:r>
              <w:rPr>
                <w:rFonts w:hint="eastAsia"/>
              </w:rPr>
              <w:t>）</w:t>
            </w:r>
          </w:p>
        </w:tc>
        <w:tc>
          <w:tcPr>
            <w:tcW w:w="1512" w:type="dxa"/>
          </w:tcPr>
          <w:p w14:paraId="2A531835" w14:textId="77777777" w:rsidR="00957881" w:rsidRDefault="00000000">
            <w:pPr>
              <w:pStyle w:val="TableCell"/>
            </w:pPr>
            <w:r>
              <w:t>a b c d e</w:t>
            </w:r>
          </w:p>
        </w:tc>
        <w:tc>
          <w:tcPr>
            <w:tcW w:w="1512" w:type="dxa"/>
          </w:tcPr>
          <w:p w14:paraId="50D47202" w14:textId="77777777" w:rsidR="00957881" w:rsidRDefault="00000000">
            <w:pPr>
              <w:pStyle w:val="TableCell"/>
            </w:pPr>
            <w:r>
              <w:t>1</w:t>
            </w:r>
          </w:p>
        </w:tc>
      </w:tr>
      <w:tr w:rsidR="00957881" w14:paraId="51098412" w14:textId="77777777">
        <w:tc>
          <w:tcPr>
            <w:tcW w:w="1512" w:type="dxa"/>
          </w:tcPr>
          <w:p w14:paraId="41A9E3A6" w14:textId="77777777" w:rsidR="00957881" w:rsidRDefault="00000000">
            <w:pPr>
              <w:pStyle w:val="TableCell"/>
            </w:pPr>
            <w:r>
              <w:t>3</w:t>
            </w:r>
          </w:p>
        </w:tc>
        <w:tc>
          <w:tcPr>
            <w:tcW w:w="1512" w:type="dxa"/>
          </w:tcPr>
          <w:p w14:paraId="2D8F1CD7" w14:textId="77777777" w:rsidR="00957881" w:rsidRDefault="00000000">
            <w:pPr>
              <w:pStyle w:val="TableCell"/>
            </w:pPr>
            <w:r>
              <w:t>s2/w3</w:t>
            </w:r>
          </w:p>
        </w:tc>
        <w:tc>
          <w:tcPr>
            <w:tcW w:w="1512" w:type="dxa"/>
          </w:tcPr>
          <w:p w14:paraId="6652389F" w14:textId="77777777" w:rsidR="00957881" w:rsidRDefault="00000000">
            <w:pPr>
              <w:pStyle w:val="TableCell"/>
            </w:pPr>
            <w:r>
              <w:rPr>
                <w:rFonts w:hint="eastAsia"/>
              </w:rPr>
              <w:t>s2</w:t>
            </w:r>
            <w:r>
              <w:rPr>
                <w:rFonts w:hint="eastAsia"/>
              </w:rPr>
              <w:t>（</w:t>
            </w:r>
            <w:r>
              <w:rPr>
                <w:rFonts w:hint="eastAsia"/>
              </w:rPr>
              <w:t>1000</w:t>
            </w:r>
            <w:r>
              <w:t xml:space="preserve"> </w:t>
            </w:r>
            <w:r>
              <w:rPr>
                <w:rFonts w:hint="eastAsia"/>
              </w:rPr>
              <w:t>节点）</w:t>
            </w:r>
          </w:p>
        </w:tc>
        <w:tc>
          <w:tcPr>
            <w:tcW w:w="1512" w:type="dxa"/>
          </w:tcPr>
          <w:p w14:paraId="7B5327C4" w14:textId="77777777" w:rsidR="00957881" w:rsidRDefault="00000000">
            <w:pPr>
              <w:pStyle w:val="TableCell"/>
            </w:pPr>
            <w:r>
              <w:rPr>
                <w:rFonts w:hint="eastAsia"/>
              </w:rPr>
              <w:t>w3</w:t>
            </w:r>
            <w:r>
              <w:rPr>
                <w:rFonts w:hint="eastAsia"/>
              </w:rPr>
              <w:t>（</w:t>
            </w:r>
            <w:r>
              <w:rPr>
                <w:rFonts w:hint="eastAsia"/>
              </w:rPr>
              <w:t>1000</w:t>
            </w:r>
            <w:r>
              <w:t xml:space="preserve"> </w:t>
            </w:r>
            <w:r>
              <w:rPr>
                <w:rFonts w:hint="eastAsia"/>
              </w:rPr>
              <w:t>pods/s</w:t>
            </w:r>
            <w:r>
              <w:rPr>
                <w:rFonts w:hint="eastAsia"/>
              </w:rPr>
              <w:t>，</w:t>
            </w:r>
            <w:r>
              <w:rPr>
                <w:rFonts w:hint="eastAsia"/>
              </w:rPr>
              <w:t>100</w:t>
            </w:r>
            <w:r>
              <w:t xml:space="preserve"> 000 </w:t>
            </w:r>
            <w:r>
              <w:rPr>
                <w:rFonts w:hint="eastAsia"/>
              </w:rPr>
              <w:t>pods</w:t>
            </w:r>
            <w:r>
              <w:rPr>
                <w:rFonts w:hint="eastAsia"/>
              </w:rPr>
              <w:t>）</w:t>
            </w:r>
          </w:p>
        </w:tc>
        <w:tc>
          <w:tcPr>
            <w:tcW w:w="1512" w:type="dxa"/>
          </w:tcPr>
          <w:p w14:paraId="40297BA5" w14:textId="77777777" w:rsidR="00957881" w:rsidRDefault="00000000">
            <w:pPr>
              <w:pStyle w:val="TableCell"/>
            </w:pPr>
            <w:r>
              <w:t>a b c d e</w:t>
            </w:r>
          </w:p>
        </w:tc>
        <w:tc>
          <w:tcPr>
            <w:tcW w:w="1512" w:type="dxa"/>
          </w:tcPr>
          <w:p w14:paraId="127942EF" w14:textId="77777777" w:rsidR="00957881" w:rsidRDefault="00000000">
            <w:pPr>
              <w:pStyle w:val="TableCell"/>
            </w:pPr>
            <w:r>
              <w:t>1</w:t>
            </w:r>
          </w:p>
        </w:tc>
      </w:tr>
      <w:tr w:rsidR="00957881" w14:paraId="7CE84FCC" w14:textId="77777777">
        <w:tc>
          <w:tcPr>
            <w:tcW w:w="1512" w:type="dxa"/>
          </w:tcPr>
          <w:p w14:paraId="751C77AF" w14:textId="77777777" w:rsidR="00957881" w:rsidRDefault="00000000">
            <w:pPr>
              <w:pStyle w:val="TableCell"/>
            </w:pPr>
            <w:r>
              <w:t>4</w:t>
            </w:r>
          </w:p>
        </w:tc>
        <w:tc>
          <w:tcPr>
            <w:tcW w:w="1512" w:type="dxa"/>
          </w:tcPr>
          <w:p w14:paraId="602869E9" w14:textId="77777777" w:rsidR="00957881" w:rsidRDefault="00000000">
            <w:pPr>
              <w:pStyle w:val="TableCell"/>
            </w:pPr>
            <w:r>
              <w:t>s3/w2</w:t>
            </w:r>
          </w:p>
        </w:tc>
        <w:tc>
          <w:tcPr>
            <w:tcW w:w="1512" w:type="dxa"/>
          </w:tcPr>
          <w:p w14:paraId="0973FAB9" w14:textId="77777777" w:rsidR="00957881" w:rsidRDefault="00000000">
            <w:pPr>
              <w:pStyle w:val="TableCell"/>
            </w:pPr>
            <w:r>
              <w:rPr>
                <w:rFonts w:hint="eastAsia"/>
              </w:rPr>
              <w:t>s3</w:t>
            </w:r>
            <w:r>
              <w:rPr>
                <w:rFonts w:hint="eastAsia"/>
              </w:rPr>
              <w:t>（</w:t>
            </w:r>
            <w:r>
              <w:rPr>
                <w:rFonts w:hint="eastAsia"/>
              </w:rPr>
              <w:t>5000</w:t>
            </w:r>
            <w:r>
              <w:t xml:space="preserve"> </w:t>
            </w:r>
            <w:r>
              <w:rPr>
                <w:rFonts w:hint="eastAsia"/>
              </w:rPr>
              <w:t>节点）</w:t>
            </w:r>
          </w:p>
        </w:tc>
        <w:tc>
          <w:tcPr>
            <w:tcW w:w="1512" w:type="dxa"/>
          </w:tcPr>
          <w:p w14:paraId="41662DF9" w14:textId="77777777" w:rsidR="00957881" w:rsidRDefault="00000000">
            <w:pPr>
              <w:pStyle w:val="TableCell"/>
            </w:pPr>
            <w:r>
              <w:rPr>
                <w:rFonts w:hint="eastAsia"/>
              </w:rPr>
              <w:t>w2</w:t>
            </w:r>
            <w:r>
              <w:rPr>
                <w:rFonts w:hint="eastAsia"/>
              </w:rPr>
              <w:t>（</w:t>
            </w:r>
            <w:r>
              <w:rPr>
                <w:rFonts w:hint="eastAsia"/>
              </w:rPr>
              <w:t>500</w:t>
            </w:r>
            <w:r>
              <w:t xml:space="preserve"> </w:t>
            </w:r>
            <w:r>
              <w:rPr>
                <w:rFonts w:hint="eastAsia"/>
              </w:rPr>
              <w:t>pods/s</w:t>
            </w:r>
            <w:r>
              <w:rPr>
                <w:rFonts w:hint="eastAsia"/>
              </w:rPr>
              <w:t>，</w:t>
            </w:r>
            <w:r>
              <w:rPr>
                <w:rFonts w:hint="eastAsia"/>
              </w:rPr>
              <w:t>50</w:t>
            </w:r>
            <w:r>
              <w:t xml:space="preserve"> 000 </w:t>
            </w:r>
            <w:r>
              <w:rPr>
                <w:rFonts w:hint="eastAsia"/>
              </w:rPr>
              <w:t>pods</w:t>
            </w:r>
            <w:r>
              <w:rPr>
                <w:rFonts w:hint="eastAsia"/>
              </w:rPr>
              <w:t>）</w:t>
            </w:r>
          </w:p>
        </w:tc>
        <w:tc>
          <w:tcPr>
            <w:tcW w:w="1512" w:type="dxa"/>
          </w:tcPr>
          <w:p w14:paraId="07FE8E17" w14:textId="77777777" w:rsidR="00957881" w:rsidRDefault="00000000">
            <w:pPr>
              <w:pStyle w:val="TableCell"/>
            </w:pPr>
            <w:r>
              <w:t>a b c d e</w:t>
            </w:r>
          </w:p>
        </w:tc>
        <w:tc>
          <w:tcPr>
            <w:tcW w:w="1512" w:type="dxa"/>
          </w:tcPr>
          <w:p w14:paraId="4B9DB9A8" w14:textId="77777777" w:rsidR="00957881" w:rsidRDefault="00000000">
            <w:pPr>
              <w:pStyle w:val="TableCell"/>
            </w:pPr>
            <w:r>
              <w:t>1</w:t>
            </w:r>
          </w:p>
        </w:tc>
      </w:tr>
      <w:tr w:rsidR="00957881" w14:paraId="607426B4" w14:textId="77777777">
        <w:tc>
          <w:tcPr>
            <w:tcW w:w="1512" w:type="dxa"/>
          </w:tcPr>
          <w:p w14:paraId="774A4948" w14:textId="77777777" w:rsidR="00957881" w:rsidRDefault="00000000">
            <w:pPr>
              <w:pStyle w:val="TableCell"/>
            </w:pPr>
            <w:r>
              <w:t>5</w:t>
            </w:r>
          </w:p>
        </w:tc>
        <w:tc>
          <w:tcPr>
            <w:tcW w:w="1512" w:type="dxa"/>
          </w:tcPr>
          <w:p w14:paraId="77EA38E1" w14:textId="77777777" w:rsidR="00957881" w:rsidRDefault="00000000">
            <w:pPr>
              <w:pStyle w:val="TableCell"/>
            </w:pPr>
            <w:r>
              <w:t>s3/w3</w:t>
            </w:r>
          </w:p>
        </w:tc>
        <w:tc>
          <w:tcPr>
            <w:tcW w:w="1512" w:type="dxa"/>
          </w:tcPr>
          <w:p w14:paraId="6F94F4F7" w14:textId="77777777" w:rsidR="00957881" w:rsidRDefault="00000000">
            <w:pPr>
              <w:pStyle w:val="TableCell"/>
            </w:pPr>
            <w:r>
              <w:rPr>
                <w:rFonts w:hint="eastAsia"/>
              </w:rPr>
              <w:t>s3</w:t>
            </w:r>
            <w:r>
              <w:rPr>
                <w:rFonts w:hint="eastAsia"/>
              </w:rPr>
              <w:t>（</w:t>
            </w:r>
            <w:r>
              <w:rPr>
                <w:rFonts w:hint="eastAsia"/>
              </w:rPr>
              <w:t>5000</w:t>
            </w:r>
            <w:r>
              <w:t xml:space="preserve"> </w:t>
            </w:r>
            <w:r>
              <w:rPr>
                <w:rFonts w:hint="eastAsia"/>
              </w:rPr>
              <w:t>节点）</w:t>
            </w:r>
          </w:p>
        </w:tc>
        <w:tc>
          <w:tcPr>
            <w:tcW w:w="1512" w:type="dxa"/>
          </w:tcPr>
          <w:p w14:paraId="408690DB" w14:textId="77777777" w:rsidR="00957881" w:rsidRDefault="00000000">
            <w:pPr>
              <w:pStyle w:val="TableCell"/>
            </w:pPr>
            <w:r>
              <w:rPr>
                <w:rFonts w:hint="eastAsia"/>
              </w:rPr>
              <w:t>w3</w:t>
            </w:r>
            <w:r>
              <w:rPr>
                <w:rFonts w:hint="eastAsia"/>
              </w:rPr>
              <w:t>（</w:t>
            </w:r>
            <w:r>
              <w:rPr>
                <w:rFonts w:hint="eastAsia"/>
              </w:rPr>
              <w:t>1000</w:t>
            </w:r>
            <w:r>
              <w:t xml:space="preserve"> </w:t>
            </w:r>
            <w:r>
              <w:rPr>
                <w:rFonts w:hint="eastAsia"/>
              </w:rPr>
              <w:t>pods/s</w:t>
            </w:r>
            <w:r>
              <w:rPr>
                <w:rFonts w:hint="eastAsia"/>
              </w:rPr>
              <w:t>，</w:t>
            </w:r>
            <w:r>
              <w:rPr>
                <w:rFonts w:hint="eastAsia"/>
              </w:rPr>
              <w:t>100</w:t>
            </w:r>
            <w:r>
              <w:t xml:space="preserve"> 000 </w:t>
            </w:r>
            <w:r>
              <w:rPr>
                <w:rFonts w:hint="eastAsia"/>
              </w:rPr>
              <w:t>pods</w:t>
            </w:r>
            <w:r>
              <w:rPr>
                <w:rFonts w:hint="eastAsia"/>
              </w:rPr>
              <w:t>）</w:t>
            </w:r>
          </w:p>
        </w:tc>
        <w:tc>
          <w:tcPr>
            <w:tcW w:w="1512" w:type="dxa"/>
          </w:tcPr>
          <w:p w14:paraId="056FF568" w14:textId="77777777" w:rsidR="00957881" w:rsidRDefault="00000000">
            <w:pPr>
              <w:pStyle w:val="TableCell"/>
            </w:pPr>
            <w:r>
              <w:t>a b c d e</w:t>
            </w:r>
          </w:p>
        </w:tc>
        <w:tc>
          <w:tcPr>
            <w:tcW w:w="1512" w:type="dxa"/>
          </w:tcPr>
          <w:p w14:paraId="33265413" w14:textId="77777777" w:rsidR="00957881" w:rsidRDefault="00000000">
            <w:pPr>
              <w:pStyle w:val="TableCell"/>
            </w:pPr>
            <w:r>
              <w:t>1</w:t>
            </w:r>
          </w:p>
        </w:tc>
      </w:tr>
      <w:tr w:rsidR="00957881" w14:paraId="2E42BF86" w14:textId="77777777">
        <w:tc>
          <w:tcPr>
            <w:tcW w:w="1512" w:type="dxa"/>
          </w:tcPr>
          <w:p w14:paraId="62FDC45F" w14:textId="77777777" w:rsidR="00957881" w:rsidRDefault="00000000">
            <w:pPr>
              <w:pStyle w:val="TableCell"/>
            </w:pPr>
            <w:r>
              <w:t>6</w:t>
            </w:r>
          </w:p>
        </w:tc>
        <w:tc>
          <w:tcPr>
            <w:tcW w:w="1512" w:type="dxa"/>
          </w:tcPr>
          <w:p w14:paraId="3C634974" w14:textId="77777777" w:rsidR="00957881" w:rsidRDefault="00000000">
            <w:pPr>
              <w:pStyle w:val="TableCell"/>
            </w:pPr>
            <w:r>
              <w:t>s3/w6</w:t>
            </w:r>
          </w:p>
        </w:tc>
        <w:tc>
          <w:tcPr>
            <w:tcW w:w="1512" w:type="dxa"/>
          </w:tcPr>
          <w:p w14:paraId="4805B1EB" w14:textId="77777777" w:rsidR="00957881" w:rsidRDefault="00000000">
            <w:pPr>
              <w:pStyle w:val="TableCell"/>
            </w:pPr>
            <w:r>
              <w:rPr>
                <w:rFonts w:hint="eastAsia"/>
              </w:rPr>
              <w:t>s3</w:t>
            </w:r>
            <w:r>
              <w:rPr>
                <w:rFonts w:hint="eastAsia"/>
              </w:rPr>
              <w:t>（</w:t>
            </w:r>
            <w:r>
              <w:rPr>
                <w:rFonts w:hint="eastAsia"/>
              </w:rPr>
              <w:t>5000</w:t>
            </w:r>
            <w:r>
              <w:t xml:space="preserve"> </w:t>
            </w:r>
            <w:r>
              <w:rPr>
                <w:rFonts w:hint="eastAsia"/>
              </w:rPr>
              <w:t>节点）</w:t>
            </w:r>
          </w:p>
        </w:tc>
        <w:tc>
          <w:tcPr>
            <w:tcW w:w="1512" w:type="dxa"/>
          </w:tcPr>
          <w:p w14:paraId="1D8768DA" w14:textId="77777777" w:rsidR="00957881" w:rsidRDefault="00000000">
            <w:pPr>
              <w:pStyle w:val="TableCell"/>
            </w:pPr>
            <w:r>
              <w:rPr>
                <w:rFonts w:hint="eastAsia"/>
              </w:rPr>
              <w:t>w6</w:t>
            </w:r>
            <w:r>
              <w:rPr>
                <w:rFonts w:hint="eastAsia"/>
              </w:rPr>
              <w:t>（</w:t>
            </w:r>
            <w:r>
              <w:rPr>
                <w:rFonts w:hint="eastAsia"/>
              </w:rPr>
              <w:t>Gang</w:t>
            </w:r>
            <w:r>
              <w:rPr>
                <w:rFonts w:hint="eastAsia"/>
              </w:rPr>
              <w:t>，</w:t>
            </w:r>
            <w:r>
              <w:rPr>
                <w:rFonts w:hint="eastAsia"/>
              </w:rPr>
              <w:t>200</w:t>
            </w:r>
            <w:r>
              <w:t xml:space="preserve"> </w:t>
            </w:r>
            <w:r>
              <w:rPr>
                <w:rFonts w:hint="eastAsia"/>
              </w:rPr>
              <w:t>组</w:t>
            </w:r>
            <w:r>
              <w:rPr>
                <w:rFonts w:hint="eastAsia"/>
              </w:rPr>
              <w:t>/s</w:t>
            </w:r>
            <w:r>
              <w:t xml:space="preserve"> × </w:t>
            </w:r>
            <w:r>
              <w:rPr>
                <w:rFonts w:hint="eastAsia"/>
              </w:rPr>
              <w:t>5</w:t>
            </w:r>
            <w:r>
              <w:rPr>
                <w:rFonts w:hint="eastAsia"/>
              </w:rPr>
              <w:t>，</w:t>
            </w:r>
            <w:r>
              <w:rPr>
                <w:rFonts w:hint="eastAsia"/>
              </w:rPr>
              <w:t>50</w:t>
            </w:r>
            <w:r>
              <w:t xml:space="preserve"> 000 </w:t>
            </w:r>
            <w:r>
              <w:rPr>
                <w:rFonts w:hint="eastAsia"/>
              </w:rPr>
              <w:t>pods</w:t>
            </w:r>
            <w:r>
              <w:rPr>
                <w:rFonts w:hint="eastAsia"/>
              </w:rPr>
              <w:t>）</w:t>
            </w:r>
          </w:p>
        </w:tc>
        <w:tc>
          <w:tcPr>
            <w:tcW w:w="1512" w:type="dxa"/>
          </w:tcPr>
          <w:p w14:paraId="6ECE3CEC" w14:textId="77777777" w:rsidR="00957881" w:rsidRDefault="00000000">
            <w:pPr>
              <w:pStyle w:val="TableCell"/>
            </w:pPr>
            <w:r>
              <w:t>a b d</w:t>
            </w:r>
          </w:p>
        </w:tc>
        <w:tc>
          <w:tcPr>
            <w:tcW w:w="1512" w:type="dxa"/>
          </w:tcPr>
          <w:p w14:paraId="79041FBE" w14:textId="77777777" w:rsidR="00957881" w:rsidRDefault="00000000">
            <w:pPr>
              <w:pStyle w:val="TableCell"/>
            </w:pPr>
            <w:r>
              <w:t>1</w:t>
            </w:r>
          </w:p>
        </w:tc>
      </w:tr>
      <w:tr w:rsidR="00957881" w14:paraId="09924D24" w14:textId="77777777">
        <w:tc>
          <w:tcPr>
            <w:tcW w:w="1512" w:type="dxa"/>
          </w:tcPr>
          <w:p w14:paraId="51BA4920" w14:textId="77777777" w:rsidR="00957881" w:rsidRDefault="00000000">
            <w:pPr>
              <w:pStyle w:val="TableCell"/>
            </w:pPr>
            <w:r>
              <w:t>7</w:t>
            </w:r>
          </w:p>
        </w:tc>
        <w:tc>
          <w:tcPr>
            <w:tcW w:w="1512" w:type="dxa"/>
          </w:tcPr>
          <w:p w14:paraId="72943B78" w14:textId="77777777" w:rsidR="00957881" w:rsidRDefault="00000000">
            <w:pPr>
              <w:pStyle w:val="TableCell"/>
            </w:pPr>
            <w:r>
              <w:t>s3/w3_inst3</w:t>
            </w:r>
          </w:p>
        </w:tc>
        <w:tc>
          <w:tcPr>
            <w:tcW w:w="1512" w:type="dxa"/>
          </w:tcPr>
          <w:p w14:paraId="3BBA6B8C" w14:textId="77777777" w:rsidR="00957881" w:rsidRDefault="00000000">
            <w:pPr>
              <w:pStyle w:val="TableCell"/>
            </w:pPr>
            <w:r>
              <w:rPr>
                <w:rFonts w:hint="eastAsia"/>
              </w:rPr>
              <w:t>s3</w:t>
            </w:r>
            <w:r>
              <w:rPr>
                <w:rFonts w:hint="eastAsia"/>
              </w:rPr>
              <w:t>（</w:t>
            </w:r>
            <w:r>
              <w:rPr>
                <w:rFonts w:hint="eastAsia"/>
              </w:rPr>
              <w:t>5000</w:t>
            </w:r>
            <w:r>
              <w:t xml:space="preserve"> </w:t>
            </w:r>
            <w:r>
              <w:rPr>
                <w:rFonts w:hint="eastAsia"/>
              </w:rPr>
              <w:t>节点）</w:t>
            </w:r>
          </w:p>
        </w:tc>
        <w:tc>
          <w:tcPr>
            <w:tcW w:w="1512" w:type="dxa"/>
          </w:tcPr>
          <w:p w14:paraId="79BCA48F" w14:textId="77777777" w:rsidR="00957881" w:rsidRDefault="00000000">
            <w:pPr>
              <w:pStyle w:val="TableCell"/>
            </w:pPr>
            <w:r>
              <w:rPr>
                <w:rFonts w:hint="eastAsia"/>
              </w:rPr>
              <w:t>w3</w:t>
            </w:r>
            <w:r>
              <w:rPr>
                <w:rFonts w:hint="eastAsia"/>
              </w:rPr>
              <w:t>（</w:t>
            </w:r>
            <w:r>
              <w:rPr>
                <w:rFonts w:hint="eastAsia"/>
              </w:rPr>
              <w:t>1000</w:t>
            </w:r>
            <w:r>
              <w:t xml:space="preserve"> </w:t>
            </w:r>
            <w:r>
              <w:rPr>
                <w:rFonts w:hint="eastAsia"/>
              </w:rPr>
              <w:t>pods/s</w:t>
            </w:r>
            <w:r>
              <w:rPr>
                <w:rFonts w:hint="eastAsia"/>
              </w:rPr>
              <w:t>，</w:t>
            </w:r>
            <w:r>
              <w:rPr>
                <w:rFonts w:hint="eastAsia"/>
              </w:rPr>
              <w:t>100</w:t>
            </w:r>
            <w:r>
              <w:t xml:space="preserve"> 000 </w:t>
            </w:r>
            <w:r>
              <w:rPr>
                <w:rFonts w:hint="eastAsia"/>
              </w:rPr>
              <w:t>pods</w:t>
            </w:r>
            <w:r>
              <w:rPr>
                <w:rFonts w:hint="eastAsia"/>
              </w:rPr>
              <w:t>）</w:t>
            </w:r>
          </w:p>
        </w:tc>
        <w:tc>
          <w:tcPr>
            <w:tcW w:w="1512" w:type="dxa"/>
          </w:tcPr>
          <w:p w14:paraId="550205D2" w14:textId="77777777" w:rsidR="00957881" w:rsidRDefault="00000000">
            <w:pPr>
              <w:pStyle w:val="TableCell"/>
            </w:pPr>
            <w:r>
              <w:t>a b</w:t>
            </w:r>
          </w:p>
        </w:tc>
        <w:tc>
          <w:tcPr>
            <w:tcW w:w="1512" w:type="dxa"/>
          </w:tcPr>
          <w:p w14:paraId="49A63D81" w14:textId="77777777" w:rsidR="00957881" w:rsidRDefault="00000000">
            <w:pPr>
              <w:pStyle w:val="TableCell"/>
            </w:pPr>
            <w:r>
              <w:t>3</w:t>
            </w:r>
          </w:p>
        </w:tc>
      </w:tr>
      <w:tr w:rsidR="00957881" w14:paraId="225FAD04" w14:textId="77777777">
        <w:tc>
          <w:tcPr>
            <w:tcW w:w="1512" w:type="dxa"/>
          </w:tcPr>
          <w:p w14:paraId="4CA6184C" w14:textId="77777777" w:rsidR="00957881" w:rsidRDefault="00000000">
            <w:pPr>
              <w:pStyle w:val="TableCell"/>
            </w:pPr>
            <w:r>
              <w:t>8</w:t>
            </w:r>
          </w:p>
        </w:tc>
        <w:tc>
          <w:tcPr>
            <w:tcW w:w="1512" w:type="dxa"/>
          </w:tcPr>
          <w:p w14:paraId="1AFEFA9F" w14:textId="77777777" w:rsidR="00957881" w:rsidRDefault="00000000">
            <w:pPr>
              <w:pStyle w:val="TableCell"/>
            </w:pPr>
            <w:r>
              <w:t>s3/w4_inst3</w:t>
            </w:r>
          </w:p>
        </w:tc>
        <w:tc>
          <w:tcPr>
            <w:tcW w:w="1512" w:type="dxa"/>
          </w:tcPr>
          <w:p w14:paraId="42E16587" w14:textId="77777777" w:rsidR="00957881" w:rsidRDefault="00000000">
            <w:pPr>
              <w:pStyle w:val="TableCell"/>
            </w:pPr>
            <w:r>
              <w:rPr>
                <w:rFonts w:hint="eastAsia"/>
              </w:rPr>
              <w:t>s3</w:t>
            </w:r>
            <w:r>
              <w:rPr>
                <w:rFonts w:hint="eastAsia"/>
              </w:rPr>
              <w:t>（</w:t>
            </w:r>
            <w:r>
              <w:rPr>
                <w:rFonts w:hint="eastAsia"/>
              </w:rPr>
              <w:t>5000</w:t>
            </w:r>
            <w:r>
              <w:t xml:space="preserve"> </w:t>
            </w:r>
            <w:r>
              <w:rPr>
                <w:rFonts w:hint="eastAsia"/>
              </w:rPr>
              <w:t>节点）</w:t>
            </w:r>
          </w:p>
        </w:tc>
        <w:tc>
          <w:tcPr>
            <w:tcW w:w="1512" w:type="dxa"/>
          </w:tcPr>
          <w:p w14:paraId="5C00B59F" w14:textId="77777777" w:rsidR="00957881" w:rsidRDefault="00000000">
            <w:pPr>
              <w:pStyle w:val="TableCell"/>
            </w:pPr>
            <w:r>
              <w:rPr>
                <w:rFonts w:hint="eastAsia"/>
              </w:rPr>
              <w:t>w4</w:t>
            </w:r>
            <w:r>
              <w:rPr>
                <w:rFonts w:hint="eastAsia"/>
              </w:rPr>
              <w:t>（</w:t>
            </w:r>
            <w:r>
              <w:rPr>
                <w:rFonts w:hint="eastAsia"/>
              </w:rPr>
              <w:t>2000</w:t>
            </w:r>
            <w:r>
              <w:t xml:space="preserve"> </w:t>
            </w:r>
            <w:r>
              <w:rPr>
                <w:rFonts w:hint="eastAsia"/>
              </w:rPr>
              <w:t>pods/s</w:t>
            </w:r>
            <w:r>
              <w:rPr>
                <w:rFonts w:hint="eastAsia"/>
              </w:rPr>
              <w:t>，</w:t>
            </w:r>
            <w:r>
              <w:rPr>
                <w:rFonts w:hint="eastAsia"/>
              </w:rPr>
              <w:t>200</w:t>
            </w:r>
            <w:r>
              <w:t xml:space="preserve"> 000 </w:t>
            </w:r>
            <w:r>
              <w:rPr>
                <w:rFonts w:hint="eastAsia"/>
              </w:rPr>
              <w:t>pods</w:t>
            </w:r>
            <w:r>
              <w:rPr>
                <w:rFonts w:hint="eastAsia"/>
              </w:rPr>
              <w:t>）</w:t>
            </w:r>
          </w:p>
        </w:tc>
        <w:tc>
          <w:tcPr>
            <w:tcW w:w="1512" w:type="dxa"/>
          </w:tcPr>
          <w:p w14:paraId="22447CD7" w14:textId="77777777" w:rsidR="00957881" w:rsidRDefault="00000000">
            <w:pPr>
              <w:pStyle w:val="TableCell"/>
            </w:pPr>
            <w:r>
              <w:t>a b</w:t>
            </w:r>
          </w:p>
        </w:tc>
        <w:tc>
          <w:tcPr>
            <w:tcW w:w="1512" w:type="dxa"/>
          </w:tcPr>
          <w:p w14:paraId="3876030C" w14:textId="77777777" w:rsidR="00957881" w:rsidRDefault="00000000">
            <w:pPr>
              <w:pStyle w:val="TableCell"/>
            </w:pPr>
            <w:r>
              <w:t>3</w:t>
            </w:r>
          </w:p>
        </w:tc>
      </w:tr>
      <w:tr w:rsidR="00957881" w14:paraId="26738847" w14:textId="77777777">
        <w:tc>
          <w:tcPr>
            <w:tcW w:w="1512" w:type="dxa"/>
          </w:tcPr>
          <w:p w14:paraId="4B7D3B22" w14:textId="77777777" w:rsidR="00957881" w:rsidRDefault="00000000">
            <w:pPr>
              <w:pStyle w:val="TableCell"/>
            </w:pPr>
            <w:r>
              <w:t>9</w:t>
            </w:r>
          </w:p>
        </w:tc>
        <w:tc>
          <w:tcPr>
            <w:tcW w:w="1512" w:type="dxa"/>
          </w:tcPr>
          <w:p w14:paraId="1E526889" w14:textId="77777777" w:rsidR="00957881" w:rsidRDefault="00000000">
            <w:pPr>
              <w:pStyle w:val="TableCell"/>
            </w:pPr>
            <w:r>
              <w:t>s3/w5_inst3</w:t>
            </w:r>
          </w:p>
        </w:tc>
        <w:tc>
          <w:tcPr>
            <w:tcW w:w="1512" w:type="dxa"/>
          </w:tcPr>
          <w:p w14:paraId="5A8119CC" w14:textId="77777777" w:rsidR="00957881" w:rsidRDefault="00000000">
            <w:pPr>
              <w:pStyle w:val="TableCell"/>
            </w:pPr>
            <w:r>
              <w:rPr>
                <w:rFonts w:hint="eastAsia"/>
              </w:rPr>
              <w:t>s3</w:t>
            </w:r>
            <w:r>
              <w:rPr>
                <w:rFonts w:hint="eastAsia"/>
              </w:rPr>
              <w:t>（</w:t>
            </w:r>
            <w:r>
              <w:rPr>
                <w:rFonts w:hint="eastAsia"/>
              </w:rPr>
              <w:t>5000</w:t>
            </w:r>
            <w:r>
              <w:t xml:space="preserve"> </w:t>
            </w:r>
            <w:r>
              <w:rPr>
                <w:rFonts w:hint="eastAsia"/>
              </w:rPr>
              <w:t>节点）</w:t>
            </w:r>
          </w:p>
        </w:tc>
        <w:tc>
          <w:tcPr>
            <w:tcW w:w="1512" w:type="dxa"/>
          </w:tcPr>
          <w:p w14:paraId="25C792A2" w14:textId="77777777" w:rsidR="00957881" w:rsidRDefault="00000000">
            <w:pPr>
              <w:pStyle w:val="TableCell"/>
            </w:pPr>
            <w:r>
              <w:rPr>
                <w:rFonts w:hint="eastAsia"/>
              </w:rPr>
              <w:t>w5</w:t>
            </w:r>
            <w:r>
              <w:rPr>
                <w:rFonts w:hint="eastAsia"/>
              </w:rPr>
              <w:t>（突发洪峰</w:t>
            </w:r>
            <w:r>
              <w:t xml:space="preserve"> 0→2000→0 </w:t>
            </w:r>
            <w:r>
              <w:rPr>
                <w:rFonts w:hint="eastAsia"/>
              </w:rPr>
              <w:t>pods/s</w:t>
            </w:r>
            <w:r>
              <w:rPr>
                <w:rFonts w:hint="eastAsia"/>
              </w:rPr>
              <w:t>）</w:t>
            </w:r>
          </w:p>
        </w:tc>
        <w:tc>
          <w:tcPr>
            <w:tcW w:w="1512" w:type="dxa"/>
          </w:tcPr>
          <w:p w14:paraId="74511D6D" w14:textId="77777777" w:rsidR="00957881" w:rsidRDefault="00000000">
            <w:pPr>
              <w:pStyle w:val="TableCell"/>
            </w:pPr>
            <w:r>
              <w:t>a b</w:t>
            </w:r>
          </w:p>
        </w:tc>
        <w:tc>
          <w:tcPr>
            <w:tcW w:w="1512" w:type="dxa"/>
          </w:tcPr>
          <w:p w14:paraId="66E2D0DC" w14:textId="77777777" w:rsidR="00957881" w:rsidRDefault="00000000">
            <w:pPr>
              <w:pStyle w:val="TableCell"/>
            </w:pPr>
            <w:r>
              <w:t>3</w:t>
            </w:r>
          </w:p>
        </w:tc>
      </w:tr>
      <w:tr w:rsidR="00957881" w14:paraId="6E8B91E0" w14:textId="77777777">
        <w:tc>
          <w:tcPr>
            <w:tcW w:w="1512" w:type="dxa"/>
          </w:tcPr>
          <w:p w14:paraId="393FC50A" w14:textId="77777777" w:rsidR="00957881" w:rsidRDefault="00000000">
            <w:pPr>
              <w:pStyle w:val="TableCell"/>
            </w:pPr>
            <w:r>
              <w:t>10</w:t>
            </w:r>
          </w:p>
        </w:tc>
        <w:tc>
          <w:tcPr>
            <w:tcW w:w="1512" w:type="dxa"/>
          </w:tcPr>
          <w:p w14:paraId="5E76E1C7" w14:textId="77777777" w:rsidR="00957881" w:rsidRDefault="00000000">
            <w:pPr>
              <w:pStyle w:val="TableCell"/>
            </w:pPr>
            <w:r>
              <w:t>s3/w6_inst3</w:t>
            </w:r>
          </w:p>
        </w:tc>
        <w:tc>
          <w:tcPr>
            <w:tcW w:w="1512" w:type="dxa"/>
          </w:tcPr>
          <w:p w14:paraId="11C084A2" w14:textId="77777777" w:rsidR="00957881" w:rsidRDefault="00000000">
            <w:pPr>
              <w:pStyle w:val="TableCell"/>
            </w:pPr>
            <w:r>
              <w:rPr>
                <w:rFonts w:hint="eastAsia"/>
              </w:rPr>
              <w:t>s3</w:t>
            </w:r>
            <w:r>
              <w:rPr>
                <w:rFonts w:hint="eastAsia"/>
              </w:rPr>
              <w:t>（</w:t>
            </w:r>
            <w:r>
              <w:rPr>
                <w:rFonts w:hint="eastAsia"/>
              </w:rPr>
              <w:t>5000</w:t>
            </w:r>
            <w:r>
              <w:t xml:space="preserve"> </w:t>
            </w:r>
            <w:r>
              <w:rPr>
                <w:rFonts w:hint="eastAsia"/>
              </w:rPr>
              <w:t>节点）</w:t>
            </w:r>
          </w:p>
        </w:tc>
        <w:tc>
          <w:tcPr>
            <w:tcW w:w="1512" w:type="dxa"/>
          </w:tcPr>
          <w:p w14:paraId="21ACFF90" w14:textId="77777777" w:rsidR="00957881" w:rsidRDefault="00000000">
            <w:pPr>
              <w:pStyle w:val="TableCell"/>
            </w:pPr>
            <w:r>
              <w:rPr>
                <w:rFonts w:hint="eastAsia"/>
              </w:rPr>
              <w:t>w6</w:t>
            </w:r>
            <w:r>
              <w:rPr>
                <w:rFonts w:hint="eastAsia"/>
              </w:rPr>
              <w:t>（</w:t>
            </w:r>
            <w:r>
              <w:rPr>
                <w:rFonts w:hint="eastAsia"/>
              </w:rPr>
              <w:t>Gang</w:t>
            </w:r>
            <w:r>
              <w:rPr>
                <w:rFonts w:hint="eastAsia"/>
              </w:rPr>
              <w:t>，</w:t>
            </w:r>
            <w:r>
              <w:rPr>
                <w:rFonts w:hint="eastAsia"/>
              </w:rPr>
              <w:t>200</w:t>
            </w:r>
            <w:r>
              <w:t xml:space="preserve"> </w:t>
            </w:r>
            <w:r>
              <w:rPr>
                <w:rFonts w:hint="eastAsia"/>
              </w:rPr>
              <w:t>组</w:t>
            </w:r>
            <w:r>
              <w:rPr>
                <w:rFonts w:hint="eastAsia"/>
              </w:rPr>
              <w:t>/s</w:t>
            </w:r>
            <w:r>
              <w:t xml:space="preserve"> × </w:t>
            </w:r>
            <w:r>
              <w:rPr>
                <w:rFonts w:hint="eastAsia"/>
              </w:rPr>
              <w:t>5</w:t>
            </w:r>
            <w:r>
              <w:rPr>
                <w:rFonts w:hint="eastAsia"/>
              </w:rPr>
              <w:t>）</w:t>
            </w:r>
          </w:p>
        </w:tc>
        <w:tc>
          <w:tcPr>
            <w:tcW w:w="1512" w:type="dxa"/>
          </w:tcPr>
          <w:p w14:paraId="04D50072" w14:textId="77777777" w:rsidR="00957881" w:rsidRDefault="00000000">
            <w:pPr>
              <w:pStyle w:val="TableCell"/>
            </w:pPr>
            <w:r>
              <w:t>a b</w:t>
            </w:r>
          </w:p>
        </w:tc>
        <w:tc>
          <w:tcPr>
            <w:tcW w:w="1512" w:type="dxa"/>
          </w:tcPr>
          <w:p w14:paraId="7A7ED3AD" w14:textId="77777777" w:rsidR="00957881" w:rsidRDefault="00000000">
            <w:pPr>
              <w:pStyle w:val="TableCell"/>
            </w:pPr>
            <w:r>
              <w:t>3</w:t>
            </w:r>
          </w:p>
        </w:tc>
      </w:tr>
      <w:tr w:rsidR="00957881" w14:paraId="67D6B8D9" w14:textId="77777777">
        <w:tc>
          <w:tcPr>
            <w:tcW w:w="1512" w:type="dxa"/>
          </w:tcPr>
          <w:p w14:paraId="7B682C24" w14:textId="77777777" w:rsidR="00957881" w:rsidRDefault="00000000">
            <w:pPr>
              <w:pStyle w:val="TableCell"/>
            </w:pPr>
            <w:r>
              <w:t>11</w:t>
            </w:r>
          </w:p>
        </w:tc>
        <w:tc>
          <w:tcPr>
            <w:tcW w:w="1512" w:type="dxa"/>
          </w:tcPr>
          <w:p w14:paraId="66726553" w14:textId="77777777" w:rsidR="00957881" w:rsidRDefault="00000000">
            <w:pPr>
              <w:pStyle w:val="TableCell"/>
            </w:pPr>
            <w:r>
              <w:t>s3/w7_inst3</w:t>
            </w:r>
          </w:p>
        </w:tc>
        <w:tc>
          <w:tcPr>
            <w:tcW w:w="1512" w:type="dxa"/>
          </w:tcPr>
          <w:p w14:paraId="4DA611EB" w14:textId="77777777" w:rsidR="00957881" w:rsidRDefault="00000000">
            <w:pPr>
              <w:pStyle w:val="TableCell"/>
            </w:pPr>
            <w:r>
              <w:rPr>
                <w:rFonts w:hint="eastAsia"/>
              </w:rPr>
              <w:t>s3</w:t>
            </w:r>
            <w:r>
              <w:rPr>
                <w:rFonts w:hint="eastAsia"/>
              </w:rPr>
              <w:t>（</w:t>
            </w:r>
            <w:r>
              <w:rPr>
                <w:rFonts w:hint="eastAsia"/>
              </w:rPr>
              <w:t>5000</w:t>
            </w:r>
            <w:r>
              <w:t xml:space="preserve"> </w:t>
            </w:r>
            <w:r>
              <w:rPr>
                <w:rFonts w:hint="eastAsia"/>
              </w:rPr>
              <w:t>节点）</w:t>
            </w:r>
          </w:p>
        </w:tc>
        <w:tc>
          <w:tcPr>
            <w:tcW w:w="1512" w:type="dxa"/>
          </w:tcPr>
          <w:p w14:paraId="770A4C5E" w14:textId="77777777" w:rsidR="00957881" w:rsidRDefault="00000000">
            <w:pPr>
              <w:pStyle w:val="TableCell"/>
            </w:pPr>
            <w:r>
              <w:rPr>
                <w:rFonts w:hint="eastAsia"/>
              </w:rPr>
              <w:t>w7</w:t>
            </w:r>
            <w:r>
              <w:rPr>
                <w:rFonts w:hint="eastAsia"/>
              </w:rPr>
              <w:t>（异构资源，</w:t>
            </w:r>
            <w:r>
              <w:rPr>
                <w:rFonts w:hint="eastAsia"/>
              </w:rPr>
              <w:t>500</w:t>
            </w:r>
            <w:r>
              <w:t xml:space="preserve"> </w:t>
            </w:r>
            <w:r>
              <w:rPr>
                <w:rFonts w:hint="eastAsia"/>
              </w:rPr>
              <w:t>pods/s</w:t>
            </w:r>
            <w:r>
              <w:rPr>
                <w:rFonts w:hint="eastAsia"/>
              </w:rPr>
              <w:t>）</w:t>
            </w:r>
          </w:p>
        </w:tc>
        <w:tc>
          <w:tcPr>
            <w:tcW w:w="1512" w:type="dxa"/>
          </w:tcPr>
          <w:p w14:paraId="6120B6D8" w14:textId="77777777" w:rsidR="00957881" w:rsidRDefault="00000000">
            <w:pPr>
              <w:pStyle w:val="TableCell"/>
            </w:pPr>
            <w:r>
              <w:t>a b</w:t>
            </w:r>
          </w:p>
        </w:tc>
        <w:tc>
          <w:tcPr>
            <w:tcW w:w="1512" w:type="dxa"/>
          </w:tcPr>
          <w:p w14:paraId="3F1370AF" w14:textId="77777777" w:rsidR="00957881" w:rsidRDefault="00000000">
            <w:pPr>
              <w:pStyle w:val="TableCell"/>
            </w:pPr>
            <w:r>
              <w:t>3</w:t>
            </w:r>
          </w:p>
        </w:tc>
      </w:tr>
      <w:tr w:rsidR="00957881" w14:paraId="7C39ACF1" w14:textId="77777777">
        <w:tc>
          <w:tcPr>
            <w:tcW w:w="1512" w:type="dxa"/>
          </w:tcPr>
          <w:p w14:paraId="337E3D6A" w14:textId="77777777" w:rsidR="00957881" w:rsidRDefault="00000000">
            <w:pPr>
              <w:pStyle w:val="TableCell"/>
            </w:pPr>
            <w:r>
              <w:t>12</w:t>
            </w:r>
          </w:p>
        </w:tc>
        <w:tc>
          <w:tcPr>
            <w:tcW w:w="1512" w:type="dxa"/>
          </w:tcPr>
          <w:p w14:paraId="0D06EA85" w14:textId="77777777" w:rsidR="00957881" w:rsidRDefault="00000000">
            <w:pPr>
              <w:pStyle w:val="TableCell"/>
            </w:pPr>
            <w:r>
              <w:t>s4/w3_inst3</w:t>
            </w:r>
          </w:p>
        </w:tc>
        <w:tc>
          <w:tcPr>
            <w:tcW w:w="1512" w:type="dxa"/>
          </w:tcPr>
          <w:p w14:paraId="5D5FB014" w14:textId="77777777" w:rsidR="00957881" w:rsidRDefault="00000000">
            <w:pPr>
              <w:pStyle w:val="TableCell"/>
            </w:pPr>
            <w:r>
              <w:rPr>
                <w:rFonts w:hint="eastAsia"/>
              </w:rPr>
              <w:t>s4</w:t>
            </w:r>
            <w:r>
              <w:rPr>
                <w:rFonts w:hint="eastAsia"/>
              </w:rPr>
              <w:t>（</w:t>
            </w:r>
            <w:r>
              <w:rPr>
                <w:rFonts w:hint="eastAsia"/>
              </w:rPr>
              <w:t>10000</w:t>
            </w:r>
            <w:r>
              <w:t xml:space="preserve"> </w:t>
            </w:r>
            <w:r>
              <w:rPr>
                <w:rFonts w:hint="eastAsia"/>
              </w:rPr>
              <w:t>节点）</w:t>
            </w:r>
          </w:p>
        </w:tc>
        <w:tc>
          <w:tcPr>
            <w:tcW w:w="1512" w:type="dxa"/>
          </w:tcPr>
          <w:p w14:paraId="3AF2DF36" w14:textId="77777777" w:rsidR="00957881" w:rsidRDefault="00000000">
            <w:pPr>
              <w:pStyle w:val="TableCell"/>
            </w:pPr>
            <w:r>
              <w:rPr>
                <w:rFonts w:hint="eastAsia"/>
              </w:rPr>
              <w:t>w3</w:t>
            </w:r>
            <w:r>
              <w:rPr>
                <w:rFonts w:hint="eastAsia"/>
              </w:rPr>
              <w:t>（</w:t>
            </w:r>
            <w:r>
              <w:rPr>
                <w:rFonts w:hint="eastAsia"/>
              </w:rPr>
              <w:t>1000</w:t>
            </w:r>
            <w:r>
              <w:t xml:space="preserve"> </w:t>
            </w:r>
            <w:r>
              <w:rPr>
                <w:rFonts w:hint="eastAsia"/>
              </w:rPr>
              <w:t>pods/s</w:t>
            </w:r>
            <w:r>
              <w:rPr>
                <w:rFonts w:hint="eastAsia"/>
              </w:rPr>
              <w:t>，</w:t>
            </w:r>
            <w:r>
              <w:rPr>
                <w:rFonts w:hint="eastAsia"/>
              </w:rPr>
              <w:t>100</w:t>
            </w:r>
            <w:r>
              <w:t xml:space="preserve"> 000 </w:t>
            </w:r>
            <w:r>
              <w:rPr>
                <w:rFonts w:hint="eastAsia"/>
              </w:rPr>
              <w:t>pods</w:t>
            </w:r>
            <w:r>
              <w:rPr>
                <w:rFonts w:hint="eastAsia"/>
              </w:rPr>
              <w:t>）</w:t>
            </w:r>
          </w:p>
        </w:tc>
        <w:tc>
          <w:tcPr>
            <w:tcW w:w="1512" w:type="dxa"/>
          </w:tcPr>
          <w:p w14:paraId="1269DC55" w14:textId="77777777" w:rsidR="00957881" w:rsidRDefault="00000000">
            <w:pPr>
              <w:pStyle w:val="TableCell"/>
            </w:pPr>
            <w:r>
              <w:t>a b</w:t>
            </w:r>
          </w:p>
        </w:tc>
        <w:tc>
          <w:tcPr>
            <w:tcW w:w="1512" w:type="dxa"/>
          </w:tcPr>
          <w:p w14:paraId="023667D3" w14:textId="77777777" w:rsidR="00957881" w:rsidRDefault="00000000">
            <w:pPr>
              <w:pStyle w:val="TableCell"/>
            </w:pPr>
            <w:r>
              <w:t>3</w:t>
            </w:r>
          </w:p>
        </w:tc>
      </w:tr>
      <w:tr w:rsidR="00957881" w14:paraId="6A8BF217" w14:textId="77777777">
        <w:tc>
          <w:tcPr>
            <w:tcW w:w="1512" w:type="dxa"/>
          </w:tcPr>
          <w:p w14:paraId="4BAC8899" w14:textId="77777777" w:rsidR="00957881" w:rsidRDefault="00000000">
            <w:pPr>
              <w:pStyle w:val="TableCell"/>
            </w:pPr>
            <w:r>
              <w:t>13</w:t>
            </w:r>
          </w:p>
        </w:tc>
        <w:tc>
          <w:tcPr>
            <w:tcW w:w="1512" w:type="dxa"/>
          </w:tcPr>
          <w:p w14:paraId="35012754" w14:textId="77777777" w:rsidR="00957881" w:rsidRDefault="00000000">
            <w:pPr>
              <w:pStyle w:val="TableCell"/>
            </w:pPr>
            <w:r>
              <w:t>s4/w4_inst3</w:t>
            </w:r>
          </w:p>
        </w:tc>
        <w:tc>
          <w:tcPr>
            <w:tcW w:w="1512" w:type="dxa"/>
          </w:tcPr>
          <w:p w14:paraId="084EA1E1" w14:textId="77777777" w:rsidR="00957881" w:rsidRDefault="00000000">
            <w:pPr>
              <w:pStyle w:val="TableCell"/>
            </w:pPr>
            <w:r>
              <w:rPr>
                <w:rFonts w:hint="eastAsia"/>
              </w:rPr>
              <w:t>s4</w:t>
            </w:r>
            <w:r>
              <w:rPr>
                <w:rFonts w:hint="eastAsia"/>
              </w:rPr>
              <w:t>（</w:t>
            </w:r>
            <w:r>
              <w:rPr>
                <w:rFonts w:hint="eastAsia"/>
              </w:rPr>
              <w:t>10000</w:t>
            </w:r>
            <w:r>
              <w:t xml:space="preserve"> </w:t>
            </w:r>
            <w:r>
              <w:rPr>
                <w:rFonts w:hint="eastAsia"/>
              </w:rPr>
              <w:t>节点）</w:t>
            </w:r>
          </w:p>
        </w:tc>
        <w:tc>
          <w:tcPr>
            <w:tcW w:w="1512" w:type="dxa"/>
          </w:tcPr>
          <w:p w14:paraId="4BA4D87B" w14:textId="77777777" w:rsidR="00957881" w:rsidRDefault="00000000">
            <w:pPr>
              <w:pStyle w:val="TableCell"/>
            </w:pPr>
            <w:r>
              <w:rPr>
                <w:rFonts w:hint="eastAsia"/>
              </w:rPr>
              <w:t>w4</w:t>
            </w:r>
            <w:r>
              <w:rPr>
                <w:rFonts w:hint="eastAsia"/>
              </w:rPr>
              <w:t>（</w:t>
            </w:r>
            <w:r>
              <w:rPr>
                <w:rFonts w:hint="eastAsia"/>
              </w:rPr>
              <w:t>2000</w:t>
            </w:r>
            <w:r>
              <w:t xml:space="preserve"> </w:t>
            </w:r>
            <w:r>
              <w:rPr>
                <w:rFonts w:hint="eastAsia"/>
              </w:rPr>
              <w:t>pods/s</w:t>
            </w:r>
            <w:r>
              <w:rPr>
                <w:rFonts w:hint="eastAsia"/>
              </w:rPr>
              <w:t>，</w:t>
            </w:r>
            <w:r>
              <w:rPr>
                <w:rFonts w:hint="eastAsia"/>
              </w:rPr>
              <w:t>200</w:t>
            </w:r>
            <w:r>
              <w:t xml:space="preserve"> 000 </w:t>
            </w:r>
            <w:r>
              <w:rPr>
                <w:rFonts w:hint="eastAsia"/>
              </w:rPr>
              <w:t>pods</w:t>
            </w:r>
            <w:r>
              <w:rPr>
                <w:rFonts w:hint="eastAsia"/>
              </w:rPr>
              <w:t>）</w:t>
            </w:r>
          </w:p>
        </w:tc>
        <w:tc>
          <w:tcPr>
            <w:tcW w:w="1512" w:type="dxa"/>
          </w:tcPr>
          <w:p w14:paraId="0E11B2D0" w14:textId="77777777" w:rsidR="00957881" w:rsidRDefault="00000000">
            <w:pPr>
              <w:pStyle w:val="TableCell"/>
            </w:pPr>
            <w:r>
              <w:t>a b</w:t>
            </w:r>
          </w:p>
        </w:tc>
        <w:tc>
          <w:tcPr>
            <w:tcW w:w="1512" w:type="dxa"/>
          </w:tcPr>
          <w:p w14:paraId="58059E04" w14:textId="77777777" w:rsidR="00957881" w:rsidRDefault="00000000">
            <w:pPr>
              <w:pStyle w:val="TableCell"/>
            </w:pPr>
            <w:r>
              <w:t>3</w:t>
            </w:r>
          </w:p>
        </w:tc>
      </w:tr>
      <w:tr w:rsidR="00957881" w14:paraId="753BBB1A" w14:textId="77777777">
        <w:tc>
          <w:tcPr>
            <w:tcW w:w="1512" w:type="dxa"/>
          </w:tcPr>
          <w:p w14:paraId="15D3591D" w14:textId="77777777" w:rsidR="00957881" w:rsidRDefault="00000000">
            <w:pPr>
              <w:pStyle w:val="TableCell"/>
            </w:pPr>
            <w:r>
              <w:lastRenderedPageBreak/>
              <w:t>14</w:t>
            </w:r>
          </w:p>
        </w:tc>
        <w:tc>
          <w:tcPr>
            <w:tcW w:w="1512" w:type="dxa"/>
          </w:tcPr>
          <w:p w14:paraId="680E7191" w14:textId="77777777" w:rsidR="00957881" w:rsidRDefault="00000000">
            <w:pPr>
              <w:pStyle w:val="TableCell"/>
            </w:pPr>
            <w:r>
              <w:t>s4/w5_inst3</w:t>
            </w:r>
          </w:p>
        </w:tc>
        <w:tc>
          <w:tcPr>
            <w:tcW w:w="1512" w:type="dxa"/>
          </w:tcPr>
          <w:p w14:paraId="0D27C52F" w14:textId="77777777" w:rsidR="00957881" w:rsidRDefault="00000000">
            <w:pPr>
              <w:pStyle w:val="TableCell"/>
            </w:pPr>
            <w:r>
              <w:rPr>
                <w:rFonts w:hint="eastAsia"/>
              </w:rPr>
              <w:t>s4</w:t>
            </w:r>
            <w:r>
              <w:rPr>
                <w:rFonts w:hint="eastAsia"/>
              </w:rPr>
              <w:t>（</w:t>
            </w:r>
            <w:r>
              <w:rPr>
                <w:rFonts w:hint="eastAsia"/>
              </w:rPr>
              <w:t>10000</w:t>
            </w:r>
            <w:r>
              <w:t xml:space="preserve"> </w:t>
            </w:r>
            <w:r>
              <w:rPr>
                <w:rFonts w:hint="eastAsia"/>
              </w:rPr>
              <w:t>节点）</w:t>
            </w:r>
          </w:p>
        </w:tc>
        <w:tc>
          <w:tcPr>
            <w:tcW w:w="1512" w:type="dxa"/>
          </w:tcPr>
          <w:p w14:paraId="49C45911" w14:textId="77777777" w:rsidR="00957881" w:rsidRDefault="00000000">
            <w:pPr>
              <w:pStyle w:val="TableCell"/>
            </w:pPr>
            <w:r>
              <w:rPr>
                <w:rFonts w:hint="eastAsia"/>
              </w:rPr>
              <w:t>w5</w:t>
            </w:r>
            <w:r>
              <w:rPr>
                <w:rFonts w:hint="eastAsia"/>
              </w:rPr>
              <w:t>（突发洪峰</w:t>
            </w:r>
            <w:r>
              <w:t xml:space="preserve"> 0→2000→0 </w:t>
            </w:r>
            <w:r>
              <w:rPr>
                <w:rFonts w:hint="eastAsia"/>
              </w:rPr>
              <w:t>pods/s</w:t>
            </w:r>
            <w:r>
              <w:rPr>
                <w:rFonts w:hint="eastAsia"/>
              </w:rPr>
              <w:t>）</w:t>
            </w:r>
          </w:p>
        </w:tc>
        <w:tc>
          <w:tcPr>
            <w:tcW w:w="1512" w:type="dxa"/>
          </w:tcPr>
          <w:p w14:paraId="0C99B579" w14:textId="77777777" w:rsidR="00957881" w:rsidRDefault="00000000">
            <w:pPr>
              <w:pStyle w:val="TableCell"/>
            </w:pPr>
            <w:r>
              <w:t>a b</w:t>
            </w:r>
          </w:p>
        </w:tc>
        <w:tc>
          <w:tcPr>
            <w:tcW w:w="1512" w:type="dxa"/>
          </w:tcPr>
          <w:p w14:paraId="7FD3A3B1" w14:textId="77777777" w:rsidR="00957881" w:rsidRDefault="00000000">
            <w:pPr>
              <w:pStyle w:val="TableCell"/>
            </w:pPr>
            <w:r>
              <w:t>3</w:t>
            </w:r>
          </w:p>
        </w:tc>
      </w:tr>
      <w:tr w:rsidR="00957881" w14:paraId="3256ED83" w14:textId="77777777">
        <w:tc>
          <w:tcPr>
            <w:tcW w:w="1512" w:type="dxa"/>
          </w:tcPr>
          <w:p w14:paraId="0F85D3C0" w14:textId="77777777" w:rsidR="00957881" w:rsidRDefault="00000000">
            <w:pPr>
              <w:pStyle w:val="TableCell"/>
            </w:pPr>
            <w:r>
              <w:t>15</w:t>
            </w:r>
          </w:p>
        </w:tc>
        <w:tc>
          <w:tcPr>
            <w:tcW w:w="1512" w:type="dxa"/>
          </w:tcPr>
          <w:p w14:paraId="1C19379B" w14:textId="77777777" w:rsidR="00957881" w:rsidRDefault="00000000">
            <w:pPr>
              <w:pStyle w:val="TableCell"/>
            </w:pPr>
            <w:r>
              <w:t>s4/w6_inst3</w:t>
            </w:r>
          </w:p>
        </w:tc>
        <w:tc>
          <w:tcPr>
            <w:tcW w:w="1512" w:type="dxa"/>
          </w:tcPr>
          <w:p w14:paraId="0E76FA65" w14:textId="77777777" w:rsidR="00957881" w:rsidRDefault="00000000">
            <w:pPr>
              <w:pStyle w:val="TableCell"/>
            </w:pPr>
            <w:r>
              <w:rPr>
                <w:rFonts w:hint="eastAsia"/>
              </w:rPr>
              <w:t>s4</w:t>
            </w:r>
            <w:r>
              <w:rPr>
                <w:rFonts w:hint="eastAsia"/>
              </w:rPr>
              <w:t>（</w:t>
            </w:r>
            <w:r>
              <w:rPr>
                <w:rFonts w:hint="eastAsia"/>
              </w:rPr>
              <w:t>10000</w:t>
            </w:r>
            <w:r>
              <w:t xml:space="preserve"> </w:t>
            </w:r>
            <w:r>
              <w:rPr>
                <w:rFonts w:hint="eastAsia"/>
              </w:rPr>
              <w:t>节点）</w:t>
            </w:r>
          </w:p>
        </w:tc>
        <w:tc>
          <w:tcPr>
            <w:tcW w:w="1512" w:type="dxa"/>
          </w:tcPr>
          <w:p w14:paraId="0570BA4E" w14:textId="77777777" w:rsidR="00957881" w:rsidRDefault="00000000">
            <w:pPr>
              <w:pStyle w:val="TableCell"/>
            </w:pPr>
            <w:r>
              <w:rPr>
                <w:rFonts w:hint="eastAsia"/>
              </w:rPr>
              <w:t>w6</w:t>
            </w:r>
            <w:r>
              <w:rPr>
                <w:rFonts w:hint="eastAsia"/>
              </w:rPr>
              <w:t>（</w:t>
            </w:r>
            <w:r>
              <w:rPr>
                <w:rFonts w:hint="eastAsia"/>
              </w:rPr>
              <w:t>Gang</w:t>
            </w:r>
            <w:r>
              <w:rPr>
                <w:rFonts w:hint="eastAsia"/>
              </w:rPr>
              <w:t>，</w:t>
            </w:r>
            <w:r>
              <w:rPr>
                <w:rFonts w:hint="eastAsia"/>
              </w:rPr>
              <w:t>200</w:t>
            </w:r>
            <w:r>
              <w:t xml:space="preserve"> </w:t>
            </w:r>
            <w:r>
              <w:rPr>
                <w:rFonts w:hint="eastAsia"/>
              </w:rPr>
              <w:t>组</w:t>
            </w:r>
            <w:r>
              <w:rPr>
                <w:rFonts w:hint="eastAsia"/>
              </w:rPr>
              <w:t>/s</w:t>
            </w:r>
            <w:r>
              <w:t xml:space="preserve"> × </w:t>
            </w:r>
            <w:r>
              <w:rPr>
                <w:rFonts w:hint="eastAsia"/>
              </w:rPr>
              <w:t>5</w:t>
            </w:r>
            <w:r>
              <w:rPr>
                <w:rFonts w:hint="eastAsia"/>
              </w:rPr>
              <w:t>）</w:t>
            </w:r>
          </w:p>
        </w:tc>
        <w:tc>
          <w:tcPr>
            <w:tcW w:w="1512" w:type="dxa"/>
          </w:tcPr>
          <w:p w14:paraId="50A7EBFF" w14:textId="77777777" w:rsidR="00957881" w:rsidRDefault="00000000">
            <w:pPr>
              <w:pStyle w:val="TableCell"/>
            </w:pPr>
            <w:r>
              <w:t>a b</w:t>
            </w:r>
          </w:p>
        </w:tc>
        <w:tc>
          <w:tcPr>
            <w:tcW w:w="1512" w:type="dxa"/>
          </w:tcPr>
          <w:p w14:paraId="55156F2D" w14:textId="77777777" w:rsidR="00957881" w:rsidRDefault="00000000">
            <w:pPr>
              <w:pStyle w:val="TableCell"/>
            </w:pPr>
            <w:r>
              <w:t>3</w:t>
            </w:r>
          </w:p>
        </w:tc>
      </w:tr>
      <w:tr w:rsidR="00957881" w14:paraId="2C8E18D5" w14:textId="77777777">
        <w:tc>
          <w:tcPr>
            <w:tcW w:w="1512" w:type="dxa"/>
          </w:tcPr>
          <w:p w14:paraId="4BE27E1A" w14:textId="77777777" w:rsidR="00957881" w:rsidRDefault="00000000">
            <w:pPr>
              <w:pStyle w:val="TableCell"/>
            </w:pPr>
            <w:r>
              <w:t>16</w:t>
            </w:r>
          </w:p>
        </w:tc>
        <w:tc>
          <w:tcPr>
            <w:tcW w:w="1512" w:type="dxa"/>
          </w:tcPr>
          <w:p w14:paraId="4B0C782C" w14:textId="77777777" w:rsidR="00957881" w:rsidRDefault="00000000">
            <w:pPr>
              <w:pStyle w:val="TableCell"/>
            </w:pPr>
            <w:r>
              <w:t>s4/w7_inst3</w:t>
            </w:r>
          </w:p>
        </w:tc>
        <w:tc>
          <w:tcPr>
            <w:tcW w:w="1512" w:type="dxa"/>
          </w:tcPr>
          <w:p w14:paraId="386B09D3" w14:textId="77777777" w:rsidR="00957881" w:rsidRDefault="00000000">
            <w:pPr>
              <w:pStyle w:val="TableCell"/>
            </w:pPr>
            <w:r>
              <w:rPr>
                <w:rFonts w:hint="eastAsia"/>
              </w:rPr>
              <w:t>s4</w:t>
            </w:r>
            <w:r>
              <w:rPr>
                <w:rFonts w:hint="eastAsia"/>
              </w:rPr>
              <w:t>（</w:t>
            </w:r>
            <w:r>
              <w:rPr>
                <w:rFonts w:hint="eastAsia"/>
              </w:rPr>
              <w:t>10000</w:t>
            </w:r>
            <w:r>
              <w:t xml:space="preserve"> </w:t>
            </w:r>
            <w:r>
              <w:rPr>
                <w:rFonts w:hint="eastAsia"/>
              </w:rPr>
              <w:t>节点）</w:t>
            </w:r>
          </w:p>
        </w:tc>
        <w:tc>
          <w:tcPr>
            <w:tcW w:w="1512" w:type="dxa"/>
          </w:tcPr>
          <w:p w14:paraId="7D64B552" w14:textId="77777777" w:rsidR="00957881" w:rsidRDefault="00000000">
            <w:pPr>
              <w:pStyle w:val="TableCell"/>
            </w:pPr>
            <w:r>
              <w:rPr>
                <w:rFonts w:hint="eastAsia"/>
              </w:rPr>
              <w:t>w7</w:t>
            </w:r>
            <w:r>
              <w:rPr>
                <w:rFonts w:hint="eastAsia"/>
              </w:rPr>
              <w:t>（异构资源，</w:t>
            </w:r>
            <w:r>
              <w:rPr>
                <w:rFonts w:hint="eastAsia"/>
              </w:rPr>
              <w:t>500</w:t>
            </w:r>
            <w:r>
              <w:t xml:space="preserve"> </w:t>
            </w:r>
            <w:r>
              <w:rPr>
                <w:rFonts w:hint="eastAsia"/>
              </w:rPr>
              <w:t>pods/s</w:t>
            </w:r>
            <w:r>
              <w:rPr>
                <w:rFonts w:hint="eastAsia"/>
              </w:rPr>
              <w:t>）</w:t>
            </w:r>
          </w:p>
        </w:tc>
        <w:tc>
          <w:tcPr>
            <w:tcW w:w="1512" w:type="dxa"/>
          </w:tcPr>
          <w:p w14:paraId="1B8D0A8B" w14:textId="77777777" w:rsidR="00957881" w:rsidRDefault="00000000">
            <w:pPr>
              <w:pStyle w:val="TableCell"/>
            </w:pPr>
            <w:r>
              <w:t>a b</w:t>
            </w:r>
          </w:p>
        </w:tc>
        <w:tc>
          <w:tcPr>
            <w:tcW w:w="1512" w:type="dxa"/>
          </w:tcPr>
          <w:p w14:paraId="0CDA44CD" w14:textId="77777777" w:rsidR="00957881" w:rsidRDefault="00000000">
            <w:pPr>
              <w:pStyle w:val="TableCell"/>
            </w:pPr>
            <w:r>
              <w:t>3</w:t>
            </w:r>
          </w:p>
        </w:tc>
      </w:tr>
    </w:tbl>
    <w:p w14:paraId="625B6B3C" w14:textId="77777777" w:rsidR="00957881" w:rsidRDefault="00000000">
      <w:pPr>
        <w:pStyle w:val="BodyText"/>
      </w:pPr>
      <w:r>
        <w:rPr>
          <w:rFonts w:hint="eastAsia"/>
        </w:rPr>
        <w:t>这</w:t>
      </w:r>
      <w:r>
        <w:t xml:space="preserve"> 16 </w:t>
      </w:r>
      <w:r>
        <w:rPr>
          <w:rFonts w:hint="eastAsia"/>
        </w:rPr>
        <w:t>个场景按用途分为三类。序号</w:t>
      </w:r>
      <w:r>
        <w:t xml:space="preserve"> 1~5 </w:t>
      </w:r>
      <w:r>
        <w:rPr>
          <w:rFonts w:hint="eastAsia"/>
        </w:rPr>
        <w:t>是全组基线场景，五组调度器同场对比，</w:t>
      </w:r>
      <w:r>
        <w:rPr>
          <w:rFonts w:hint="eastAsia"/>
        </w:rPr>
        <w:t>ENO</w:t>
      </w:r>
      <w:r>
        <w:t xml:space="preserve"> </w:t>
      </w:r>
      <w:r>
        <w:rPr>
          <w:rFonts w:hint="eastAsia"/>
        </w:rPr>
        <w:t>与</w:t>
      </w:r>
      <w:r>
        <w:t xml:space="preserve"> Gödel </w:t>
      </w:r>
      <w:r>
        <w:rPr>
          <w:rFonts w:hint="eastAsia"/>
        </w:rPr>
        <w:t>使用</w:t>
      </w:r>
      <w:r>
        <w:t xml:space="preserve"> 1 </w:t>
      </w:r>
      <w:r>
        <w:rPr>
          <w:rFonts w:hint="eastAsia"/>
        </w:rPr>
        <w:t>个实例、</w:t>
      </w:r>
      <w:r>
        <w:rPr>
          <w:rFonts w:hint="eastAsia"/>
        </w:rPr>
        <w:t>c/d/e</w:t>
      </w:r>
      <w:r>
        <w:t xml:space="preserve"> </w:t>
      </w:r>
      <w:r>
        <w:rPr>
          <w:rFonts w:hint="eastAsia"/>
        </w:rPr>
        <w:t>为其单实例架构的默认配置。序号</w:t>
      </w:r>
      <w:r>
        <w:t xml:space="preserve"> 6 </w:t>
      </w:r>
      <w:r>
        <w:rPr>
          <w:rFonts w:hint="eastAsia"/>
        </w:rPr>
        <w:t>是</w:t>
      </w:r>
      <w:r>
        <w:t xml:space="preserve"> Gang </w:t>
      </w:r>
      <w:r>
        <w:rPr>
          <w:rFonts w:hint="eastAsia"/>
        </w:rPr>
        <w:t>调度的专项场景，</w:t>
      </w:r>
      <w:r>
        <w:rPr>
          <w:rFonts w:hint="eastAsia"/>
        </w:rPr>
        <w:t>c</w:t>
      </w:r>
      <w:r>
        <w:rPr>
          <w:rFonts w:hint="eastAsia"/>
        </w:rPr>
        <w:t>（</w:t>
      </w:r>
      <w:r>
        <w:rPr>
          <w:rFonts w:hint="eastAsia"/>
        </w:rPr>
        <w:t>kube-scheduler</w:t>
      </w:r>
      <w:r>
        <w:rPr>
          <w:rFonts w:hint="eastAsia"/>
        </w:rPr>
        <w:t>）与</w:t>
      </w:r>
      <w:r>
        <w:t xml:space="preserve"> </w:t>
      </w:r>
      <w:r>
        <w:rPr>
          <w:rFonts w:hint="eastAsia"/>
        </w:rPr>
        <w:t>e</w:t>
      </w:r>
      <w:r>
        <w:rPr>
          <w:rFonts w:hint="eastAsia"/>
        </w:rPr>
        <w:t>（</w:t>
      </w:r>
      <w:r>
        <w:rPr>
          <w:rFonts w:hint="eastAsia"/>
        </w:rPr>
        <w:t>Koordinator</w:t>
      </w:r>
      <w:r>
        <w:rPr>
          <w:rFonts w:hint="eastAsia"/>
        </w:rPr>
        <w:t>）未参与采集，因此该场景的五组对比不成立，相关结论只在</w:t>
      </w:r>
      <w:r>
        <w:t xml:space="preserve"> a/b/d </w:t>
      </w:r>
      <w:r>
        <w:rPr>
          <w:rFonts w:hint="eastAsia"/>
        </w:rPr>
        <w:t>之间给出。序号</w:t>
      </w:r>
      <w:r>
        <w:t xml:space="preserve"> 7~16 </w:t>
      </w:r>
      <w:r>
        <w:rPr>
          <w:rFonts w:hint="eastAsia"/>
        </w:rPr>
        <w:t>是实例匹配的扩展场景，只在</w:t>
      </w:r>
      <w:r>
        <w:t xml:space="preserve"> ENO </w:t>
      </w:r>
      <w:r>
        <w:rPr>
          <w:rFonts w:hint="eastAsia"/>
        </w:rPr>
        <w:t>与</w:t>
      </w:r>
      <w:r>
        <w:t xml:space="preserve"> Gödel </w:t>
      </w:r>
      <w:r>
        <w:rPr>
          <w:rFonts w:hint="eastAsia"/>
        </w:rPr>
        <w:t>之间做定量对比、均使用</w:t>
      </w:r>
      <w:r>
        <w:t xml:space="preserve"> 3 </w:t>
      </w:r>
      <w:r>
        <w:rPr>
          <w:rFonts w:hint="eastAsia"/>
        </w:rPr>
        <w:t>个实例，覆盖多实例扩展性、复杂负载（</w:t>
      </w:r>
      <w:r>
        <w:rPr>
          <w:rFonts w:hint="eastAsia"/>
        </w:rPr>
        <w:t>w4</w:t>
      </w:r>
      <w:r>
        <w:t xml:space="preserve"> / w5 / w6 / </w:t>
      </w:r>
      <w:r>
        <w:rPr>
          <w:rFonts w:hint="eastAsia"/>
        </w:rPr>
        <w:t>w7</w:t>
      </w:r>
      <w:r>
        <w:rPr>
          <w:rFonts w:hint="eastAsia"/>
        </w:rPr>
        <w:t>）与更大集群规模（</w:t>
      </w:r>
      <w:r>
        <w:rPr>
          <w:rFonts w:hint="eastAsia"/>
        </w:rPr>
        <w:t>s4</w:t>
      </w:r>
      <w:r>
        <w:rPr>
          <w:rFonts w:hint="eastAsia"/>
        </w:rPr>
        <w:t>）。本节后续凡涉及”五组对比”的表述均指序号</w:t>
      </w:r>
      <w:r>
        <w:t xml:space="preserve"> 1~5 </w:t>
      </w:r>
      <w:r>
        <w:rPr>
          <w:rFonts w:hint="eastAsia"/>
        </w:rPr>
        <w:t>的场景；涉及</w:t>
      </w:r>
      <w:r>
        <w:t xml:space="preserve"> c/d/e </w:t>
      </w:r>
      <w:r>
        <w:rPr>
          <w:rFonts w:hint="eastAsia"/>
        </w:rPr>
        <w:t>的数值均来自这些全组基线场景。</w:t>
      </w:r>
    </w:p>
    <w:p w14:paraId="682DBE0D" w14:textId="77777777" w:rsidR="00957881" w:rsidRDefault="00000000">
      <w:pPr>
        <w:pStyle w:val="BodyText"/>
      </w:pPr>
      <w:r>
        <w:rPr>
          <w:rFonts w:hint="eastAsia"/>
        </w:rPr>
        <w:t>图</w:t>
      </w:r>
      <w:r>
        <w:t xml:space="preserve"> 13 </w:t>
      </w:r>
      <w:r>
        <w:rPr>
          <w:rFonts w:hint="eastAsia"/>
        </w:rPr>
        <w:t>展示了单次实验的完整流程（对应</w:t>
      </w:r>
      <w:r>
        <w:t xml:space="preserve"> run-experiment.sh </w:t>
      </w:r>
      <w:r>
        <w:rPr>
          <w:rFonts w:hint="eastAsia"/>
        </w:rPr>
        <w:t>的</w:t>
      </w:r>
      <w:r>
        <w:t xml:space="preserve"> 12 </w:t>
      </w:r>
      <w:r>
        <w:rPr>
          <w:rFonts w:hint="eastAsia"/>
        </w:rPr>
        <w:t>个</w:t>
      </w:r>
      <w:r>
        <w:t xml:space="preserve"> </w:t>
      </w:r>
      <w:r>
        <w:rPr>
          <w:rFonts w:hint="eastAsia"/>
        </w:rPr>
        <w:t>Step</w:t>
      </w:r>
      <w:r>
        <w:rPr>
          <w:rFonts w:hint="eastAsia"/>
        </w:rPr>
        <w:t>），按环境准备、负载执行、数据收集三个阶段组织；负载前</w:t>
      </w:r>
      <w:r>
        <w:t xml:space="preserve"> 30 </w:t>
      </w:r>
      <w:r>
        <w:rPr>
          <w:rFonts w:hint="eastAsia"/>
        </w:rPr>
        <w:t>秒为</w:t>
      </w:r>
      <w:r>
        <w:t xml:space="preserve"> </w:t>
      </w:r>
      <w:r>
        <w:rPr>
          <w:rFonts w:hint="eastAsia"/>
        </w:rPr>
        <w:t>warmup</w:t>
      </w:r>
      <w:r>
        <w:rPr>
          <w:rFonts w:hint="eastAsia"/>
        </w:rPr>
        <w:t>、结束前</w:t>
      </w:r>
      <w:r>
        <w:t xml:space="preserve"> 30 </w:t>
      </w:r>
      <w:r>
        <w:rPr>
          <w:rFonts w:hint="eastAsia"/>
        </w:rPr>
        <w:t>秒为</w:t>
      </w:r>
      <w:r>
        <w:t xml:space="preserve"> </w:t>
      </w:r>
      <w:r>
        <w:rPr>
          <w:rFonts w:hint="eastAsia"/>
        </w:rPr>
        <w:t>cooldown</w:t>
      </w:r>
      <w:r>
        <w:rPr>
          <w:rFonts w:hint="eastAsia"/>
        </w:rPr>
        <w:t>，两者在稳态统计中被剔除。</w:t>
      </w:r>
    </w:p>
    <w:p w14:paraId="3DE0F015" w14:textId="77777777" w:rsidR="00957881" w:rsidRDefault="00000000">
      <w:pPr>
        <w:pStyle w:val="CaptionedFigure"/>
      </w:pPr>
      <w:r>
        <w:rPr>
          <w:noProof/>
        </w:rPr>
        <w:lastRenderedPageBreak/>
        <w:drawing>
          <wp:inline distT="0" distB="0" distL="0" distR="0" wp14:anchorId="1637D4D1" wp14:editId="76EC238C">
            <wp:extent cx="5753100" cy="4209373"/>
            <wp:effectExtent l="0" t="0" r="0" b="0"/>
            <wp:docPr id="148" name="Picture" descr="图 13 单次实验流程时序（run-experiment.sh 的 12 个 Step）"/>
            <wp:cNvGraphicFramePr/>
            <a:graphic xmlns:a="http://schemas.openxmlformats.org/drawingml/2006/main">
              <a:graphicData uri="http://schemas.openxmlformats.org/drawingml/2006/picture">
                <pic:pic xmlns:pic="http://schemas.openxmlformats.org/drawingml/2006/picture">
                  <pic:nvPicPr>
                    <pic:cNvPr id="149" name="Picture" descr="../figures/fig6-1-experiment-flow.png"/>
                    <pic:cNvPicPr>
                      <a:picLocks noChangeAspect="1" noChangeArrowheads="1"/>
                    </pic:cNvPicPr>
                  </pic:nvPicPr>
                  <pic:blipFill>
                    <a:blip r:embed="rId20"/>
                    <a:stretch>
                      <a:fillRect/>
                    </a:stretch>
                  </pic:blipFill>
                  <pic:spPr bwMode="auto">
                    <a:xfrm>
                      <a:off x="0" y="0"/>
                      <a:ext cx="5753100" cy="4209373"/>
                    </a:xfrm>
                    <a:prstGeom prst="rect">
                      <a:avLst/>
                    </a:prstGeom>
                    <a:noFill/>
                    <a:ln w="9525">
                      <a:noFill/>
                      <a:headEnd/>
                      <a:tailEnd/>
                    </a:ln>
                  </pic:spPr>
                </pic:pic>
              </a:graphicData>
            </a:graphic>
          </wp:inline>
        </w:drawing>
      </w:r>
    </w:p>
    <w:p w14:paraId="79673D07" w14:textId="77777777" w:rsidR="00957881" w:rsidRDefault="00000000">
      <w:pPr>
        <w:pStyle w:val="ImageCaption"/>
      </w:pPr>
      <w:r>
        <w:rPr>
          <w:rFonts w:hint="eastAsia"/>
        </w:rPr>
        <w:t>图</w:t>
      </w:r>
      <w:r>
        <w:t xml:space="preserve"> 13 </w:t>
      </w:r>
      <w:r>
        <w:rPr>
          <w:rFonts w:hint="eastAsia"/>
        </w:rPr>
        <w:t>单次实验流程时序（</w:t>
      </w:r>
      <w:r>
        <w:rPr>
          <w:rFonts w:hint="eastAsia"/>
        </w:rPr>
        <w:t>run-experiment.sh</w:t>
      </w:r>
      <w:r>
        <w:t xml:space="preserve"> </w:t>
      </w:r>
      <w:r>
        <w:rPr>
          <w:rFonts w:hint="eastAsia"/>
        </w:rPr>
        <w:t>的</w:t>
      </w:r>
      <w:r>
        <w:t xml:space="preserve"> 12 </w:t>
      </w:r>
      <w:r>
        <w:rPr>
          <w:rFonts w:hint="eastAsia"/>
        </w:rPr>
        <w:t>个</w:t>
      </w:r>
      <w:r>
        <w:t xml:space="preserve"> </w:t>
      </w:r>
      <w:r>
        <w:rPr>
          <w:rFonts w:hint="eastAsia"/>
        </w:rPr>
        <w:t>Step</w:t>
      </w:r>
      <w:r>
        <w:rPr>
          <w:rFonts w:hint="eastAsia"/>
        </w:rPr>
        <w:t>）</w:t>
      </w:r>
    </w:p>
    <w:p w14:paraId="089D28DC" w14:textId="77777777" w:rsidR="00957881" w:rsidRDefault="00000000">
      <w:pPr>
        <w:pStyle w:val="Heading2"/>
        <w:spacing w:before="156" w:after="156"/>
      </w:pPr>
      <w:bookmarkStart w:id="343" w:name="_Toc241154088"/>
      <w:bookmarkStart w:id="344" w:name="评估指标"/>
      <w:bookmarkEnd w:id="339"/>
      <w:bookmarkEnd w:id="342"/>
      <w:r>
        <w:t>6.3</w:t>
      </w:r>
      <w:r>
        <w:t xml:space="preserve">　</w:t>
      </w:r>
      <w:r>
        <w:rPr>
          <w:rFonts w:hint="eastAsia"/>
        </w:rPr>
        <w:t>评估指标</w:t>
      </w:r>
      <w:bookmarkEnd w:id="343"/>
    </w:p>
    <w:p w14:paraId="10354861" w14:textId="77777777" w:rsidR="00957881" w:rsidRDefault="00000000">
      <w:pPr>
        <w:pStyle w:val="FirstParagraph"/>
      </w:pPr>
      <w:r>
        <w:rPr>
          <w:rFonts w:hint="eastAsia"/>
        </w:rPr>
        <w:t>本文从性能与稳定性两个维度评估各调度器。需要说明的是，吞吐类指标的原始时序呈”爬升—平台—归零”的三段结构（负载注入结束后计数归零），若直接对时序取均值，尾段零值会稀释结果，且稀释程度取决于实验时长，导致不同调度器之间不可比。因此本文以一个与时长无关的指标作为吞吐的主口径。</w:t>
      </w:r>
    </w:p>
    <w:p w14:paraId="67267D83" w14:textId="77777777" w:rsidR="00957881" w:rsidRDefault="00000000">
      <w:pPr>
        <w:pStyle w:val="BodyText"/>
      </w:pPr>
      <w:r>
        <w:rPr>
          <w:rFonts w:hint="eastAsia"/>
        </w:rPr>
        <w:t>性能指标：</w:t>
      </w:r>
    </w:p>
    <w:p w14:paraId="4AAA0758" w14:textId="77777777" w:rsidR="00957881" w:rsidRDefault="00000000">
      <w:pPr>
        <w:pStyle w:val="Compact"/>
        <w:numPr>
          <w:ilvl w:val="0"/>
          <w:numId w:val="19"/>
        </w:numPr>
        <w:ind w:left="780"/>
      </w:pPr>
      <w:r>
        <w:rPr>
          <w:rFonts w:hint="eastAsia"/>
        </w:rPr>
        <w:t>有效吞吐（</w:t>
      </w:r>
      <w:r>
        <w:rPr>
          <w:rFonts w:hint="eastAsia"/>
        </w:rPr>
        <w:t>pods/s</w:t>
      </w:r>
      <w:r>
        <w:rPr>
          <w:rFonts w:hint="eastAsia"/>
        </w:rPr>
        <w:t>）：总工作量除以总完成时间。总工作量取该场景的名义</w:t>
      </w:r>
      <w:r>
        <w:t xml:space="preserve"> Pod </w:t>
      </w:r>
      <w:r>
        <w:rPr>
          <w:rFonts w:hint="eastAsia"/>
        </w:rPr>
        <w:t>总数（</w:t>
      </w:r>
      <w:r>
        <w:rPr>
          <w:rFonts w:hint="eastAsia"/>
        </w:rPr>
        <w:t>w1=10</w:t>
      </w:r>
      <w:r>
        <w:t xml:space="preserve"> 000</w:t>
      </w:r>
      <w:r>
        <w:t>、</w:t>
      </w:r>
      <w:r>
        <w:t>w2=50 000</w:t>
      </w:r>
      <w:r>
        <w:t>、</w:t>
      </w:r>
      <w:r>
        <w:t>w3=100 000</w:t>
      </w:r>
      <w:r>
        <w:t>、</w:t>
      </w:r>
      <w:r>
        <w:t>w4=200 000</w:t>
      </w:r>
      <w:r>
        <w:t>、</w:t>
      </w:r>
      <w:r>
        <w:t>w5=50 000</w:t>
      </w:r>
      <w:r>
        <w:t>、</w:t>
      </w:r>
      <w:r>
        <w:t>w6=50 000</w:t>
      </w:r>
      <w:r>
        <w:t>、</w:t>
      </w:r>
      <w:r>
        <w:t xml:space="preserve">w7=50 </w:t>
      </w:r>
      <w:r>
        <w:rPr>
          <w:rFonts w:hint="eastAsia"/>
        </w:rPr>
        <w:t>000</w:t>
      </w:r>
      <w:r>
        <w:rPr>
          <w:rFonts w:hint="eastAsia"/>
        </w:rPr>
        <w:t>）；总完成时间取实验记录中的</w:t>
      </w:r>
      <w:r>
        <w:t xml:space="preserve"> duration</w:t>
      </w:r>
      <w:r>
        <w:rPr>
          <w:rFonts w:hint="eastAsia"/>
        </w:rPr>
        <w:t>，即自负载开始至全部</w:t>
      </w:r>
      <w:r>
        <w:t xml:space="preserve"> Pod </w:t>
      </w:r>
      <w:r>
        <w:rPr>
          <w:rFonts w:hint="eastAsia"/>
        </w:rPr>
        <w:t>调度完成的时间。该指标衡量固定工作量下端到端完成的速度，不受采样窗口长度影响，是本文比较吞吐的主要依据；</w:t>
      </w:r>
    </w:p>
    <w:p w14:paraId="77E8A55D" w14:textId="77777777" w:rsidR="00957881" w:rsidRDefault="00000000">
      <w:pPr>
        <w:pStyle w:val="Compact"/>
        <w:numPr>
          <w:ilvl w:val="0"/>
          <w:numId w:val="19"/>
        </w:numPr>
        <w:ind w:left="780"/>
      </w:pPr>
      <w:r>
        <w:rPr>
          <w:rFonts w:hint="eastAsia"/>
        </w:rPr>
        <w:t>峰值吞吐（</w:t>
      </w:r>
      <w:r>
        <w:rPr>
          <w:rFonts w:hint="eastAsia"/>
        </w:rPr>
        <w:t>pods/s</w:t>
      </w:r>
      <w:r>
        <w:rPr>
          <w:rFonts w:hint="eastAsia"/>
        </w:rPr>
        <w:t>）：</w:t>
      </w:r>
      <w:r>
        <w:t>scheduling_peak_throughput</w:t>
      </w:r>
      <w:r>
        <w:rPr>
          <w:rFonts w:hint="eastAsia"/>
        </w:rPr>
        <w:t>。处理过程中达到的最高瞬时调度速率，反映瞬时处理上限；</w:t>
      </w:r>
    </w:p>
    <w:p w14:paraId="331CDE4B" w14:textId="77777777" w:rsidR="00957881" w:rsidRDefault="00000000">
      <w:pPr>
        <w:pStyle w:val="Compact"/>
        <w:numPr>
          <w:ilvl w:val="0"/>
          <w:numId w:val="19"/>
        </w:numPr>
        <w:ind w:left="780"/>
      </w:pPr>
      <w:r>
        <w:lastRenderedPageBreak/>
        <w:t xml:space="preserve">P90 </w:t>
      </w:r>
      <w:r>
        <w:rPr>
          <w:rFonts w:hint="eastAsia"/>
        </w:rPr>
        <w:t>与</w:t>
      </w:r>
      <w:r>
        <w:t xml:space="preserve"> P99 </w:t>
      </w:r>
      <w:r>
        <w:rPr>
          <w:rFonts w:hint="eastAsia"/>
        </w:rPr>
        <w:t>调度延迟（秒）：</w:t>
      </w:r>
      <w:r>
        <w:t xml:space="preserve">scheduling_latency_p90 </w:t>
      </w:r>
      <w:r>
        <w:rPr>
          <w:rFonts w:hint="eastAsia"/>
        </w:rPr>
        <w:t>与</w:t>
      </w:r>
      <w:r>
        <w:t xml:space="preserve"> scheduling_latency_p99</w:t>
      </w:r>
      <w:r>
        <w:rPr>
          <w:rFonts w:hint="eastAsia"/>
        </w:rPr>
        <w:t>，从</w:t>
      </w:r>
      <w:r>
        <w:t xml:space="preserve"> Pod </w:t>
      </w:r>
      <w:r>
        <w:rPr>
          <w:rFonts w:hint="eastAsia"/>
        </w:rPr>
        <w:t>进入</w:t>
      </w:r>
      <w:r>
        <w:t xml:space="preserve"> activeQ </w:t>
      </w:r>
      <w:r>
        <w:rPr>
          <w:rFonts w:hint="eastAsia"/>
        </w:rPr>
        <w:t>到完成</w:t>
      </w:r>
      <w:r>
        <w:t xml:space="preserve"> Bind </w:t>
      </w:r>
      <w:r>
        <w:rPr>
          <w:rFonts w:hint="eastAsia"/>
        </w:rPr>
        <w:t>的分位延迟；</w:t>
      </w:r>
    </w:p>
    <w:p w14:paraId="7588A04F" w14:textId="77777777" w:rsidR="00957881" w:rsidRDefault="00000000">
      <w:pPr>
        <w:pStyle w:val="Compact"/>
        <w:numPr>
          <w:ilvl w:val="0"/>
          <w:numId w:val="19"/>
        </w:numPr>
        <w:ind w:left="780"/>
      </w:pPr>
      <w:r>
        <w:t xml:space="preserve">Pod E2E </w:t>
      </w:r>
      <w:r>
        <w:rPr>
          <w:rFonts w:hint="eastAsia"/>
        </w:rPr>
        <w:t>延迟（秒）：</w:t>
      </w:r>
      <w:r>
        <w:t>pod_e2e_latency_p99</w:t>
      </w:r>
      <w:r>
        <w:rPr>
          <w:rFonts w:hint="eastAsia"/>
        </w:rPr>
        <w:t>，从</w:t>
      </w:r>
      <w:r>
        <w:t xml:space="preserve"> Pod </w:t>
      </w:r>
      <w:r>
        <w:rPr>
          <w:rFonts w:hint="eastAsia"/>
        </w:rPr>
        <w:t>被</w:t>
      </w:r>
      <w:r>
        <w:t xml:space="preserve"> Dispatcher </w:t>
      </w:r>
      <w:r>
        <w:rPr>
          <w:rFonts w:hint="eastAsia"/>
        </w:rPr>
        <w:t>观察到直至绑定完成的完整端到端延迟。</w:t>
      </w:r>
    </w:p>
    <w:p w14:paraId="157AF854" w14:textId="77777777" w:rsidR="00957881" w:rsidRDefault="00000000">
      <w:pPr>
        <w:pStyle w:val="FirstParagraph"/>
      </w:pPr>
      <w:r>
        <w:rPr>
          <w:rFonts w:hint="eastAsia"/>
        </w:rPr>
        <w:t>稳定性指标：</w:t>
      </w:r>
    </w:p>
    <w:p w14:paraId="29956B22" w14:textId="77777777" w:rsidR="00957881" w:rsidRDefault="00000000">
      <w:pPr>
        <w:pStyle w:val="Compact"/>
        <w:numPr>
          <w:ilvl w:val="0"/>
          <w:numId w:val="20"/>
        </w:numPr>
        <w:ind w:left="780"/>
      </w:pPr>
      <w:r>
        <w:rPr>
          <w:rFonts w:hint="eastAsia"/>
        </w:rPr>
        <w:t>绑定成功率：</w:t>
      </w:r>
      <w:r>
        <w:t>bind_success_rate</w:t>
      </w:r>
      <w:r>
        <w:rPr>
          <w:rFonts w:hint="eastAsia"/>
        </w:rPr>
        <w:t>，即</w:t>
      </w:r>
      <w:r>
        <w:t xml:space="preserve"> Bind </w:t>
      </w:r>
      <w:r>
        <w:rPr>
          <w:rFonts w:hint="eastAsia"/>
        </w:rPr>
        <w:t>成功次数占总</w:t>
      </w:r>
      <w:r>
        <w:t xml:space="preserve"> Bind </w:t>
      </w:r>
      <w:r>
        <w:rPr>
          <w:rFonts w:hint="eastAsia"/>
        </w:rPr>
        <w:t>尝试次数的比例；</w:t>
      </w:r>
    </w:p>
    <w:p w14:paraId="643BCF2A" w14:textId="77777777" w:rsidR="00957881" w:rsidRDefault="00000000">
      <w:pPr>
        <w:pStyle w:val="Compact"/>
        <w:numPr>
          <w:ilvl w:val="0"/>
          <w:numId w:val="20"/>
        </w:numPr>
        <w:ind w:left="780"/>
      </w:pPr>
      <w:r>
        <w:rPr>
          <w:rFonts w:hint="eastAsia"/>
        </w:rPr>
        <w:t>队列堆积峰值（</w:t>
      </w:r>
      <w:r>
        <w:rPr>
          <w:rFonts w:hint="eastAsia"/>
        </w:rPr>
        <w:t>pods</w:t>
      </w:r>
      <w:r>
        <w:rPr>
          <w:rFonts w:hint="eastAsia"/>
        </w:rPr>
        <w:t>）：</w:t>
      </w:r>
      <w:r>
        <w:t xml:space="preserve">pending_pods </w:t>
      </w:r>
      <w:r>
        <w:rPr>
          <w:rFonts w:hint="eastAsia"/>
        </w:rPr>
        <w:t>在处理过程中的最大值，反映过载下的排队深度。</w:t>
      </w:r>
    </w:p>
    <w:p w14:paraId="658779F6" w14:textId="77777777" w:rsidR="00957881" w:rsidRDefault="00000000">
      <w:pPr>
        <w:pStyle w:val="FirstParagraph"/>
      </w:pPr>
      <w:r>
        <w:rPr>
          <w:rFonts w:hint="eastAsia"/>
        </w:rPr>
        <w:t>数据处理规则：同一场景的</w:t>
      </w:r>
      <w:r>
        <w:t xml:space="preserve"> 3 </w:t>
      </w:r>
      <w:r>
        <w:rPr>
          <w:rFonts w:hint="eastAsia"/>
        </w:rPr>
        <w:t>次重复取中位数作为该组的取值。有效吞吐按每条</w:t>
      </w:r>
      <w:r>
        <w:t xml:space="preserve"> run </w:t>
      </w:r>
      <w:r>
        <w:rPr>
          <w:rFonts w:hint="eastAsia"/>
        </w:rPr>
        <w:t>独立计算（名义工作量除以其完成时间）后取中位数；时序类指标（峰值吞吐、延迟分位、队列堆积）先按时间点对</w:t>
      </w:r>
      <w:r>
        <w:t xml:space="preserve"> 3 </w:t>
      </w:r>
      <w:r>
        <w:rPr>
          <w:rFonts w:hint="eastAsia"/>
        </w:rPr>
        <w:t>条</w:t>
      </w:r>
      <w:r>
        <w:t xml:space="preserve"> run </w:t>
      </w:r>
      <w:r>
        <w:rPr>
          <w:rFonts w:hint="eastAsia"/>
        </w:rPr>
        <w:t>取中位数聚合（</w:t>
      </w:r>
      <w:r>
        <w:t>plot-results.py --stat median</w:t>
      </w:r>
      <w:r>
        <w:rPr>
          <w:rFonts w:hint="eastAsia"/>
        </w:rPr>
        <w:t>，离散度以半四分位距表示），再从聚合序列中取出一个标量。取标量时剔除序列首部与尾部各</w:t>
      </w:r>
      <w:r>
        <w:t xml:space="preserve"> 2 </w:t>
      </w:r>
      <w:r>
        <w:rPr>
          <w:rFonts w:hint="eastAsia"/>
        </w:rPr>
        <w:t>个采样点（导出步长</w:t>
      </w:r>
      <w:r>
        <w:t xml:space="preserve"> 15 </w:t>
      </w:r>
      <w:r>
        <w:rPr>
          <w:rFonts w:hint="eastAsia"/>
        </w:rPr>
        <w:t>s</w:t>
      </w:r>
      <w:r>
        <w:rPr>
          <w:rFonts w:hint="eastAsia"/>
        </w:rPr>
        <w:t>，合计约</w:t>
      </w:r>
      <w:r>
        <w:t xml:space="preserve"> 30 </w:t>
      </w:r>
      <w:r>
        <w:rPr>
          <w:rFonts w:hint="eastAsia"/>
        </w:rPr>
        <w:t>s</w:t>
      </w:r>
      <w:r>
        <w:rPr>
          <w:rFonts w:hint="eastAsia"/>
        </w:rPr>
        <w:t>），以排除负载爬升段与收尾段的干扰，随后对剩余采样点取中位数；队列堆积不受此处理影响，取处理过程中的最大值。负载结束后的空闲区间在导出中记为</w:t>
      </w:r>
      <w:r>
        <w:t xml:space="preserve"> </w:t>
      </w:r>
      <w:r>
        <w:rPr>
          <w:rFonts w:hint="eastAsia"/>
        </w:rPr>
        <w:t>NaN</w:t>
      </w:r>
      <w:r>
        <w:rPr>
          <w:rFonts w:hint="eastAsia"/>
        </w:rPr>
        <w:t>，本就不参与统计。序列去除首尾后不足</w:t>
      </w:r>
      <w:r>
        <w:t xml:space="preserve"> 1 </w:t>
      </w:r>
      <w:r>
        <w:rPr>
          <w:rFonts w:hint="eastAsia"/>
        </w:rPr>
        <w:t>个采样点的场景在该指标上记为无数据，例如</w:t>
      </w:r>
      <w:r>
        <w:t xml:space="preserve"> s1/w1 </w:t>
      </w:r>
      <w:r>
        <w:rPr>
          <w:rFonts w:hint="eastAsia"/>
        </w:rPr>
        <w:t>的调度延迟序列只有</w:t>
      </w:r>
      <w:r>
        <w:t xml:space="preserve"> 4~5 </w:t>
      </w:r>
      <w:r>
        <w:rPr>
          <w:rFonts w:hint="eastAsia"/>
        </w:rPr>
        <w:t>个采样点，</w:t>
      </w:r>
      <w:r>
        <w:rPr>
          <w:rFonts w:hint="eastAsia"/>
        </w:rPr>
        <w:t>w6</w:t>
      </w:r>
      <w:r>
        <w:t xml:space="preserve"> </w:t>
      </w:r>
      <w:r>
        <w:rPr>
          <w:rFonts w:hint="eastAsia"/>
        </w:rPr>
        <w:t>的单次</w:t>
      </w:r>
      <w:r>
        <w:t xml:space="preserve"> run </w:t>
      </w:r>
      <w:r>
        <w:rPr>
          <w:rFonts w:hint="eastAsia"/>
        </w:rPr>
        <w:t>仅持续数十秒、短于分位指标所依赖的</w:t>
      </w:r>
      <w:r>
        <w:t xml:space="preserve"> 1 </w:t>
      </w:r>
      <w:r>
        <w:rPr>
          <w:rFonts w:hint="eastAsia"/>
        </w:rPr>
        <w:t>分钟</w:t>
      </w:r>
      <w:r>
        <w:t xml:space="preserve"> rate </w:t>
      </w:r>
      <w:r>
        <w:rPr>
          <w:rFonts w:hint="eastAsia"/>
        </w:rPr>
        <w:t>窗口。上述提取过程由</w:t>
      </w:r>
      <w:r>
        <w:t xml:space="preserve"> test/e2e/benchmark/collect/latency-compare.py </w:t>
      </w:r>
      <w:r>
        <w:rPr>
          <w:rFonts w:hint="eastAsia"/>
        </w:rPr>
        <w:t>复现，本章</w:t>
      </w:r>
      <w:r>
        <w:t xml:space="preserve"> a </w:t>
      </w:r>
      <w:r>
        <w:rPr>
          <w:rFonts w:hint="eastAsia"/>
        </w:rPr>
        <w:t>与</w:t>
      </w:r>
      <w:r>
        <w:t xml:space="preserve"> b </w:t>
      </w:r>
      <w:r>
        <w:rPr>
          <w:rFonts w:hint="eastAsia"/>
        </w:rPr>
        <w:t>的延迟数值均由该脚本按</w:t>
      </w:r>
      <w:r>
        <w:t xml:space="preserve"> results/compare/ </w:t>
      </w:r>
      <w:r>
        <w:rPr>
          <w:rFonts w:hint="eastAsia"/>
        </w:rPr>
        <w:t>的场景清单生成。</w:t>
      </w:r>
    </w:p>
    <w:p w14:paraId="195ECE4D" w14:textId="77777777" w:rsidR="00957881" w:rsidRDefault="00000000">
      <w:pPr>
        <w:pStyle w:val="Heading3"/>
        <w:spacing w:before="156" w:after="156"/>
      </w:pPr>
      <w:bookmarkStart w:id="345" w:name="关于跨调度器延迟对比的方法学说明"/>
      <w:r>
        <w:t>6.3.1</w:t>
      </w:r>
      <w:r>
        <w:t xml:space="preserve">　</w:t>
      </w:r>
      <w:r>
        <w:rPr>
          <w:rFonts w:hint="eastAsia"/>
        </w:rPr>
        <w:t>关于跨调度器延迟对比的方法学说明</w:t>
      </w:r>
    </w:p>
    <w:p w14:paraId="651D2415" w14:textId="77777777" w:rsidR="00957881" w:rsidRDefault="00000000">
      <w:pPr>
        <w:pStyle w:val="FirstParagraph"/>
      </w:pPr>
      <w:r>
        <w:rPr>
          <w:rFonts w:hint="eastAsia"/>
        </w:rPr>
        <w:t>各调度器上报的</w:t>
      </w:r>
      <w:r>
        <w:t xml:space="preserve"> latency histogram </w:t>
      </w:r>
      <w:r>
        <w:rPr>
          <w:rFonts w:hint="eastAsia"/>
        </w:rPr>
        <w:t>数值本身都是真实的采样结果，不存在数据”失真”；但</w:t>
      </w:r>
      <w:r>
        <w:t xml:space="preserve"> c/d/e </w:t>
      </w:r>
      <w:r>
        <w:rPr>
          <w:rFonts w:hint="eastAsia"/>
        </w:rPr>
        <w:t>与</w:t>
      </w:r>
      <w:r>
        <w:t xml:space="preserve"> a/b </w:t>
      </w:r>
      <w:r>
        <w:rPr>
          <w:rFonts w:hint="eastAsia"/>
        </w:rPr>
        <w:t>的</w:t>
      </w:r>
      <w:r>
        <w:t xml:space="preserve"> histogram </w:t>
      </w:r>
      <w:r>
        <w:rPr>
          <w:rFonts w:hint="eastAsia"/>
          <w:b/>
          <w:bCs/>
        </w:rPr>
        <w:t>统计样本群体不同</w:t>
      </w:r>
      <w:r>
        <w:rPr>
          <w:rFonts w:hint="eastAsia"/>
        </w:rPr>
        <w:t>，直接比较分位数在语义上并不对齐，本节明确本文的方法学立场：</w:t>
      </w:r>
    </w:p>
    <w:p w14:paraId="29FE17BE" w14:textId="77777777" w:rsidR="00957881" w:rsidRDefault="00000000">
      <w:pPr>
        <w:pStyle w:val="Compact"/>
        <w:numPr>
          <w:ilvl w:val="0"/>
          <w:numId w:val="21"/>
        </w:numPr>
        <w:ind w:left="780"/>
      </w:pPr>
      <w:r>
        <w:rPr>
          <w:rFonts w:hint="eastAsia"/>
        </w:rPr>
        <w:t>过载单实例调度器（</w:t>
      </w:r>
      <w:r>
        <w:rPr>
          <w:rFonts w:hint="eastAsia"/>
        </w:rPr>
        <w:t>c/d/e</w:t>
      </w:r>
      <w:r>
        <w:rPr>
          <w:rFonts w:hint="eastAsia"/>
        </w:rPr>
        <w:t>）：当</w:t>
      </w:r>
      <w:r>
        <w:t xml:space="preserve"> Pod </w:t>
      </w:r>
      <w:r>
        <w:rPr>
          <w:rFonts w:hint="eastAsia"/>
        </w:rPr>
        <w:t>到达速率超过调度器处理能力（例如</w:t>
      </w:r>
      <w:r>
        <w:t xml:space="preserve"> w3 </w:t>
      </w:r>
      <w:r>
        <w:rPr>
          <w:rFonts w:hint="eastAsia"/>
        </w:rPr>
        <w:t>负载下</w:t>
      </w:r>
      <w:r>
        <w:t xml:space="preserve"> kube-scheduler </w:t>
      </w:r>
      <w:r>
        <w:rPr>
          <w:rFonts w:hint="eastAsia"/>
        </w:rPr>
        <w:t>无法承接</w:t>
      </w:r>
      <w:r>
        <w:t xml:space="preserve"> 1000 </w:t>
      </w:r>
      <w:r>
        <w:rPr>
          <w:rFonts w:hint="eastAsia"/>
        </w:rPr>
        <w:t>pods/s</w:t>
      </w:r>
      <w:r>
        <w:rPr>
          <w:rFonts w:hint="eastAsia"/>
        </w:rPr>
        <w:t>），大量</w:t>
      </w:r>
      <w:r>
        <w:t xml:space="preserve"> Pod </w:t>
      </w:r>
      <w:r>
        <w:rPr>
          <w:rFonts w:hint="eastAsia"/>
        </w:rPr>
        <w:t>长时间堵塞在</w:t>
      </w:r>
      <w:r>
        <w:t xml:space="preserve"> activeQ </w:t>
      </w:r>
      <w:r>
        <w:rPr>
          <w:rFonts w:hint="eastAsia"/>
        </w:rPr>
        <w:t>队列中，永远不会被</w:t>
      </w:r>
      <w:r>
        <w:t xml:space="preserve"> pop </w:t>
      </w:r>
      <w:r>
        <w:rPr>
          <w:rFonts w:hint="eastAsia"/>
        </w:rPr>
        <w:t>出来进入</w:t>
      </w:r>
      <w:r>
        <w:t xml:space="preserve"> scheduling_attempt_duration_seconds </w:t>
      </w:r>
      <w:r>
        <w:rPr>
          <w:rFonts w:hint="eastAsia"/>
        </w:rPr>
        <w:t>的</w:t>
      </w:r>
      <w:r>
        <w:t xml:space="preserve"> histogram </w:t>
      </w:r>
      <w:r>
        <w:rPr>
          <w:rFonts w:hint="eastAsia"/>
        </w:rPr>
        <w:t>采样窗口。</w:t>
      </w:r>
      <w:r>
        <w:rPr>
          <w:rFonts w:hint="eastAsia"/>
        </w:rPr>
        <w:t>histogram</w:t>
      </w:r>
      <w:r>
        <w:t xml:space="preserve"> </w:t>
      </w:r>
      <w:r>
        <w:rPr>
          <w:rFonts w:hint="eastAsia"/>
        </w:rPr>
        <w:t>因此</w:t>
      </w:r>
      <w:r w:rsidRPr="00EF3B40">
        <w:rPr>
          <w:rFonts w:hint="eastAsia"/>
          <w:rPrChange w:id="346" w:author="铜 高" w:date="2026-09-24T15:00:00Z" w16du:dateUtc="2026-09-24T07:00:00Z">
            <w:rPr>
              <w:rFonts w:hint="eastAsia"/>
              <w:b/>
              <w:bCs/>
            </w:rPr>
          </w:rPrChange>
        </w:rPr>
        <w:t>只覆盖”已被</w:t>
      </w:r>
      <w:r w:rsidRPr="00EF3B40">
        <w:rPr>
          <w:rPrChange w:id="347" w:author="铜 高" w:date="2026-09-24T15:00:00Z" w16du:dateUtc="2026-09-24T07:00:00Z">
            <w:rPr>
              <w:b/>
              <w:bCs/>
            </w:rPr>
          </w:rPrChange>
        </w:rPr>
        <w:t xml:space="preserve"> pop </w:t>
      </w:r>
      <w:r w:rsidRPr="00EF3B40">
        <w:rPr>
          <w:rFonts w:hint="eastAsia"/>
          <w:rPrChange w:id="348" w:author="铜 高" w:date="2026-09-24T15:00:00Z" w16du:dateUtc="2026-09-24T07:00:00Z">
            <w:rPr>
              <w:rFonts w:hint="eastAsia"/>
              <w:b/>
              <w:bCs/>
            </w:rPr>
          </w:rPrChange>
        </w:rPr>
        <w:t>出队处理的</w:t>
      </w:r>
      <w:r w:rsidRPr="00EF3B40">
        <w:rPr>
          <w:rPrChange w:id="349" w:author="铜 高" w:date="2026-09-24T15:00:00Z" w16du:dateUtc="2026-09-24T07:00:00Z">
            <w:rPr>
              <w:b/>
              <w:bCs/>
            </w:rPr>
          </w:rPrChange>
        </w:rPr>
        <w:t xml:space="preserve"> Pod</w:t>
      </w:r>
      <w:r w:rsidRPr="00EF3B40">
        <w:rPr>
          <w:rFonts w:hint="eastAsia"/>
          <w:rPrChange w:id="350" w:author="铜 高" w:date="2026-09-24T15:00:00Z" w16du:dateUtc="2026-09-24T07:00:00Z">
            <w:rPr>
              <w:rFonts w:hint="eastAsia"/>
              <w:b/>
              <w:bCs/>
            </w:rPr>
          </w:rPrChange>
        </w:rPr>
        <w:t>”这一子集</w:t>
      </w:r>
      <w:r>
        <w:rPr>
          <w:rFonts w:hint="eastAsia"/>
        </w:rPr>
        <w:t>，不包含仍在队列中排队的</w:t>
      </w:r>
      <w:r>
        <w:t xml:space="preserve"> </w:t>
      </w:r>
      <w:r>
        <w:rPr>
          <w:rFonts w:hint="eastAsia"/>
        </w:rPr>
        <w:t>Pod</w:t>
      </w:r>
      <w:r>
        <w:rPr>
          <w:rFonts w:hint="eastAsia"/>
        </w:rPr>
        <w:t>。数值对”已处理</w:t>
      </w:r>
      <w:r>
        <w:t xml:space="preserve"> Pod </w:t>
      </w:r>
      <w:r>
        <w:rPr>
          <w:rFonts w:hint="eastAsia"/>
        </w:rPr>
        <w:t>的单次调度周期耗</w:t>
      </w:r>
      <w:r>
        <w:rPr>
          <w:rFonts w:hint="eastAsia"/>
        </w:rPr>
        <w:lastRenderedPageBreak/>
        <w:t>时”是准确的，但样本外定义与</w:t>
      </w:r>
      <w:r>
        <w:t xml:space="preserve"> a/b </w:t>
      </w:r>
      <w:r>
        <w:rPr>
          <w:rFonts w:hint="eastAsia"/>
        </w:rPr>
        <w:t>不一致——</w:t>
      </w:r>
      <w:r w:rsidRPr="00EF3B40">
        <w:rPr>
          <w:rFonts w:hint="eastAsia"/>
          <w:rPrChange w:id="351" w:author="铜 高" w:date="2026-09-24T15:00:00Z" w16du:dateUtc="2026-09-24T07:00:00Z">
            <w:rPr>
              <w:rFonts w:hint="eastAsia"/>
              <w:b/>
              <w:bCs/>
            </w:rPr>
          </w:rPrChange>
        </w:rPr>
        <w:t>性能测量领域称此为幸存者偏差（</w:t>
      </w:r>
      <w:r w:rsidRPr="00EF3B40">
        <w:rPr>
          <w:rPrChange w:id="352" w:author="铜 高" w:date="2026-09-24T15:00:00Z" w16du:dateUtc="2026-09-24T07:00:00Z">
            <w:rPr>
              <w:b/>
              <w:bCs/>
            </w:rPr>
          </w:rPrChange>
        </w:rPr>
        <w:t>Survivor Bias</w:t>
      </w:r>
      <w:r w:rsidRPr="00EF3B40">
        <w:rPr>
          <w:rFonts w:hint="eastAsia"/>
          <w:rPrChange w:id="353" w:author="铜 高" w:date="2026-09-24T15:00:00Z" w16du:dateUtc="2026-09-24T07:00:00Z">
            <w:rPr>
              <w:rFonts w:hint="eastAsia"/>
              <w:b/>
              <w:bCs/>
            </w:rPr>
          </w:rPrChange>
        </w:rPr>
        <w:t>）</w:t>
      </w:r>
      <w:r>
        <w:t>。</w:t>
      </w:r>
    </w:p>
    <w:p w14:paraId="13E18CE6" w14:textId="77777777" w:rsidR="00957881" w:rsidRDefault="00000000">
      <w:pPr>
        <w:pStyle w:val="Compact"/>
        <w:numPr>
          <w:ilvl w:val="0"/>
          <w:numId w:val="21"/>
        </w:numPr>
        <w:ind w:left="780"/>
      </w:pPr>
      <w:r>
        <w:rPr>
          <w:rFonts w:hint="eastAsia"/>
        </w:rPr>
        <w:t>多实例分布式调度器（</w:t>
      </w:r>
      <w:r>
        <w:rPr>
          <w:rFonts w:hint="eastAsia"/>
        </w:rPr>
        <w:t>a/b</w:t>
      </w:r>
      <w:r>
        <w:rPr>
          <w:rFonts w:hint="eastAsia"/>
        </w:rPr>
        <w:t>）：处理能力接近或超过输入速率，绝大多数</w:t>
      </w:r>
      <w:r>
        <w:t xml:space="preserve"> Pod </w:t>
      </w:r>
      <w:r>
        <w:rPr>
          <w:rFonts w:hint="eastAsia"/>
        </w:rPr>
        <w:t>都能被成功绑定并记入</w:t>
      </w:r>
      <w:r>
        <w:t xml:space="preserve"> </w:t>
      </w:r>
      <w:r>
        <w:rPr>
          <w:rFonts w:hint="eastAsia"/>
        </w:rPr>
        <w:t>histogram</w:t>
      </w:r>
      <w:r>
        <w:rPr>
          <w:rFonts w:hint="eastAsia"/>
        </w:rPr>
        <w:t>，</w:t>
      </w:r>
      <w:r>
        <w:rPr>
          <w:rFonts w:hint="eastAsia"/>
        </w:rPr>
        <w:t>P99</w:t>
      </w:r>
      <w:r>
        <w:t xml:space="preserve"> </w:t>
      </w:r>
      <w:r>
        <w:rPr>
          <w:rFonts w:hint="eastAsia"/>
        </w:rPr>
        <w:t>覆盖了完整的</w:t>
      </w:r>
      <w:r>
        <w:t xml:space="preserve"> Pod </w:t>
      </w:r>
      <w:r>
        <w:rPr>
          <w:rFonts w:hint="eastAsia"/>
        </w:rPr>
        <w:t>群体，反映真实的尾延迟。</w:t>
      </w:r>
    </w:p>
    <w:p w14:paraId="4EE701DC" w14:textId="77777777" w:rsidR="00957881" w:rsidRDefault="00000000">
      <w:pPr>
        <w:pStyle w:val="FirstParagraph"/>
      </w:pPr>
      <w:r>
        <w:rPr>
          <w:rFonts w:hint="eastAsia"/>
        </w:rPr>
        <w:t>基于此，本文的定量对比策略如下：</w:t>
      </w:r>
    </w:p>
    <w:p w14:paraId="0F3F3881" w14:textId="77777777" w:rsidR="00957881" w:rsidRDefault="00000000">
      <w:pPr>
        <w:pStyle w:val="Compact"/>
        <w:numPr>
          <w:ilvl w:val="0"/>
          <w:numId w:val="22"/>
        </w:numPr>
        <w:ind w:left="780"/>
      </w:pPr>
      <w:r>
        <w:rPr>
          <w:rFonts w:hint="eastAsia"/>
        </w:rPr>
        <w:t>主对比（</w:t>
      </w:r>
      <w:r>
        <w:rPr>
          <w:rFonts w:hint="eastAsia"/>
        </w:rPr>
        <w:t>a</w:t>
      </w:r>
      <w:r>
        <w:t xml:space="preserve"> vs </w:t>
      </w:r>
      <w:r>
        <w:rPr>
          <w:rFonts w:hint="eastAsia"/>
        </w:rPr>
        <w:t>b</w:t>
      </w:r>
      <w:r>
        <w:rPr>
          <w:rFonts w:hint="eastAsia"/>
        </w:rPr>
        <w:t>）：</w:t>
      </w:r>
      <w:r>
        <w:rPr>
          <w:rFonts w:hint="eastAsia"/>
        </w:rPr>
        <w:t>ENO</w:t>
      </w:r>
      <w:r>
        <w:t xml:space="preserve"> </w:t>
      </w:r>
      <w:r>
        <w:rPr>
          <w:rFonts w:hint="eastAsia"/>
        </w:rPr>
        <w:t>与</w:t>
      </w:r>
      <w:r>
        <w:t xml:space="preserve"> Gödel </w:t>
      </w:r>
      <w:r>
        <w:rPr>
          <w:rFonts w:hint="eastAsia"/>
        </w:rPr>
        <w:t>使用完全相同的</w:t>
      </w:r>
      <w:r>
        <w:t xml:space="preserve"> scheduler_e2e_scheduling_duration_seconds </w:t>
      </w:r>
      <w:r>
        <w:rPr>
          <w:rFonts w:hint="eastAsia"/>
        </w:rPr>
        <w:t>指标，数据采样条件一致，可直接比较</w:t>
      </w:r>
      <w:r>
        <w:t xml:space="preserve"> latency </w:t>
      </w:r>
      <w:r>
        <w:rPr>
          <w:rFonts w:hint="eastAsia"/>
        </w:rPr>
        <w:t>的绝对数值与相对改善百分比。</w:t>
      </w:r>
    </w:p>
    <w:p w14:paraId="07676FB4" w14:textId="77777777" w:rsidR="00957881" w:rsidRDefault="00000000">
      <w:pPr>
        <w:pStyle w:val="Compact"/>
        <w:numPr>
          <w:ilvl w:val="0"/>
          <w:numId w:val="22"/>
        </w:numPr>
        <w:ind w:left="780"/>
      </w:pPr>
      <w:r>
        <w:rPr>
          <w:rFonts w:hint="eastAsia"/>
        </w:rPr>
        <w:t>辅助对比（</w:t>
      </w:r>
      <w:r>
        <w:rPr>
          <w:rFonts w:hint="eastAsia"/>
        </w:rPr>
        <w:t>vs</w:t>
      </w:r>
      <w:r>
        <w:t xml:space="preserve"> </w:t>
      </w:r>
      <w:r>
        <w:rPr>
          <w:rFonts w:hint="eastAsia"/>
        </w:rPr>
        <w:t>c/d/e</w:t>
      </w:r>
      <w:r>
        <w:rPr>
          <w:rFonts w:hint="eastAsia"/>
        </w:rPr>
        <w:t>）：以吞吐、</w:t>
      </w:r>
      <w:r>
        <w:rPr>
          <w:rFonts w:hint="eastAsia"/>
        </w:rPr>
        <w:t>pending_pods</w:t>
      </w:r>
      <w:r>
        <w:t xml:space="preserve"> </w:t>
      </w:r>
      <w:r>
        <w:rPr>
          <w:rFonts w:hint="eastAsia"/>
        </w:rPr>
        <w:t>队列堆积、绑定成功率等不受样本群体差异影响的指标进行整体扩展性对比；</w:t>
      </w:r>
      <w:r>
        <w:rPr>
          <w:rFonts w:hint="eastAsia"/>
        </w:rPr>
        <w:t>c/d/e</w:t>
      </w:r>
      <w:r>
        <w:t xml:space="preserve"> </w:t>
      </w:r>
      <w:r>
        <w:rPr>
          <w:rFonts w:hint="eastAsia"/>
        </w:rPr>
        <w:t>的</w:t>
      </w:r>
      <w:r>
        <w:t xml:space="preserve"> latency </w:t>
      </w:r>
      <w:r>
        <w:rPr>
          <w:rFonts w:hint="eastAsia"/>
        </w:rPr>
        <w:t>分位数不与</w:t>
      </w:r>
      <w:r>
        <w:t xml:space="preserve"> a/b </w:t>
      </w:r>
      <w:r>
        <w:rPr>
          <w:rFonts w:hint="eastAsia"/>
        </w:rPr>
        <w:t>做数值对齐（相关讨论见</w:t>
      </w:r>
      <w:r>
        <w:t xml:space="preserve"> 6.5 </w:t>
      </w:r>
      <w:r>
        <w:rPr>
          <w:rFonts w:hint="eastAsia"/>
        </w:rPr>
        <w:t>节与</w:t>
      </w:r>
      <w:r>
        <w:t xml:space="preserve"> 6.7 </w:t>
      </w:r>
      <w:r>
        <w:rPr>
          <w:rFonts w:hint="eastAsia"/>
        </w:rPr>
        <w:t>节）。</w:t>
      </w:r>
    </w:p>
    <w:p w14:paraId="263500C4" w14:textId="77777777" w:rsidR="00957881" w:rsidRDefault="00000000">
      <w:pPr>
        <w:pStyle w:val="Heading2"/>
        <w:spacing w:before="156" w:after="156"/>
      </w:pPr>
      <w:bookmarkStart w:id="354" w:name="_Toc241154089"/>
      <w:bookmarkStart w:id="355" w:name="综合对比"/>
      <w:bookmarkEnd w:id="344"/>
      <w:bookmarkEnd w:id="345"/>
      <w:r>
        <w:t>6.4</w:t>
      </w:r>
      <w:r>
        <w:t xml:space="preserve">　</w:t>
      </w:r>
      <w:r>
        <w:rPr>
          <w:rFonts w:hint="eastAsia"/>
        </w:rPr>
        <w:t>综合对比</w:t>
      </w:r>
      <w:bookmarkEnd w:id="354"/>
    </w:p>
    <w:p w14:paraId="5A6B37C4" w14:textId="77777777" w:rsidR="00957881" w:rsidRDefault="00000000">
      <w:pPr>
        <w:pStyle w:val="FirstParagraph"/>
      </w:pPr>
      <w:r>
        <w:rPr>
          <w:rFonts w:hint="eastAsia"/>
        </w:rPr>
        <w:t>本节按”先总体、再分场景”的顺序组织实验结果。</w:t>
      </w:r>
      <w:r>
        <w:rPr>
          <w:rFonts w:hint="eastAsia"/>
        </w:rPr>
        <w:t>6.4</w:t>
      </w:r>
      <w:r>
        <w:t xml:space="preserve"> </w:t>
      </w:r>
      <w:r>
        <w:rPr>
          <w:rFonts w:hint="eastAsia"/>
        </w:rPr>
        <w:t>汇总各类别的柱状图与对应数据表，用于回答”整体上</w:t>
      </w:r>
      <w:r>
        <w:t xml:space="preserve"> ENO </w:t>
      </w:r>
      <w:r>
        <w:rPr>
          <w:rFonts w:hint="eastAsia"/>
        </w:rPr>
        <w:t>相比其他方案如何”；</w:t>
      </w:r>
      <w:r>
        <w:rPr>
          <w:rFonts w:hint="eastAsia"/>
        </w:rPr>
        <w:t>6.5</w:t>
      </w:r>
      <w:r>
        <w:t xml:space="preserve"> </w:t>
      </w:r>
      <w:r>
        <w:rPr>
          <w:rFonts w:hint="eastAsia"/>
        </w:rPr>
        <w:t>按具体测试场景</w:t>
      </w:r>
      <w:r>
        <w:t xml:space="preserve"> drill-down </w:t>
      </w:r>
      <w:r>
        <w:rPr>
          <w:rFonts w:hint="eastAsia"/>
        </w:rPr>
        <w:t>到时序图，用于回答”某个具体场景下差距的分布形态如何”。</w:t>
      </w:r>
    </w:p>
    <w:p w14:paraId="5E474EDD" w14:textId="77777777" w:rsidR="00957881" w:rsidRDefault="00000000">
      <w:pPr>
        <w:pStyle w:val="Heading3"/>
        <w:spacing w:before="156" w:after="156"/>
      </w:pPr>
      <w:bookmarkStart w:id="356" w:name="五组调度器基线对比场景-15"/>
      <w:r>
        <w:t>6.4.1</w:t>
      </w:r>
      <w:r>
        <w:t xml:space="preserve">　</w:t>
      </w:r>
      <w:r>
        <w:rPr>
          <w:rFonts w:hint="eastAsia"/>
        </w:rPr>
        <w:t>五组调度器基线对比（场景</w:t>
      </w:r>
      <w:r>
        <w:t xml:space="preserve"> </w:t>
      </w:r>
      <w:r>
        <w:rPr>
          <w:rFonts w:hint="eastAsia"/>
        </w:rPr>
        <w:t>1~5</w:t>
      </w:r>
      <w:r>
        <w:rPr>
          <w:rFonts w:hint="eastAsia"/>
        </w:rPr>
        <w:t>）</w:t>
      </w:r>
    </w:p>
    <w:p w14:paraId="70A96D5E" w14:textId="77777777" w:rsidR="00957881" w:rsidRDefault="00000000">
      <w:pPr>
        <w:pStyle w:val="FirstParagraph"/>
      </w:pPr>
      <w:r>
        <w:rPr>
          <w:rFonts w:hint="eastAsia"/>
        </w:rPr>
        <w:t>表</w:t>
      </w:r>
      <w:r>
        <w:t xml:space="preserve"> 6 </w:t>
      </w:r>
      <w:r>
        <w:rPr>
          <w:rFonts w:hint="eastAsia"/>
        </w:rPr>
        <w:t>的序号</w:t>
      </w:r>
      <w:r>
        <w:t xml:space="preserve"> 1~5 </w:t>
      </w:r>
      <w:r>
        <w:rPr>
          <w:rFonts w:hint="eastAsia"/>
        </w:rPr>
        <w:t>定义了五组调度器同场对比的基线场景（</w:t>
      </w:r>
      <w:r>
        <w:rPr>
          <w:rFonts w:hint="eastAsia"/>
        </w:rPr>
        <w:t>s1/w1</w:t>
      </w:r>
      <w:r>
        <w:rPr>
          <w:rFonts w:hint="eastAsia"/>
        </w:rPr>
        <w:t>、</w:t>
      </w:r>
      <w:r>
        <w:rPr>
          <w:rFonts w:hint="eastAsia"/>
        </w:rPr>
        <w:t>s2/w2</w:t>
      </w:r>
      <w:r>
        <w:rPr>
          <w:rFonts w:hint="eastAsia"/>
        </w:rPr>
        <w:t>、</w:t>
      </w:r>
      <w:r>
        <w:rPr>
          <w:rFonts w:hint="eastAsia"/>
        </w:rPr>
        <w:t>s2/w3</w:t>
      </w:r>
      <w:r>
        <w:rPr>
          <w:rFonts w:hint="eastAsia"/>
        </w:rPr>
        <w:t>、</w:t>
      </w:r>
      <w:r>
        <w:rPr>
          <w:rFonts w:hint="eastAsia"/>
        </w:rPr>
        <w:t>s3/w2</w:t>
      </w:r>
      <w:r>
        <w:rPr>
          <w:rFonts w:hint="eastAsia"/>
        </w:rPr>
        <w:t>、</w:t>
      </w:r>
      <w:r>
        <w:rPr>
          <w:rFonts w:hint="eastAsia"/>
        </w:rPr>
        <w:t>s3/w3</w:t>
      </w:r>
      <w:r>
        <w:rPr>
          <w:rFonts w:hint="eastAsia"/>
        </w:rPr>
        <w:t>，均为</w:t>
      </w:r>
      <w:r>
        <w:t xml:space="preserve"> </w:t>
      </w:r>
      <w:r>
        <w:rPr>
          <w:rFonts w:hint="eastAsia"/>
        </w:rPr>
        <w:t>inst1</w:t>
      </w:r>
      <w:r>
        <w:rPr>
          <w:rFonts w:hint="eastAsia"/>
        </w:rPr>
        <w:t>）。图</w:t>
      </w:r>
      <w:r>
        <w:t xml:space="preserve"> 14 </w:t>
      </w:r>
      <w:r>
        <w:rPr>
          <w:rFonts w:hint="eastAsia"/>
        </w:rPr>
        <w:t>汇总五组在这些场景下的有效吞吐。</w:t>
      </w:r>
    </w:p>
    <w:p w14:paraId="2ED59D5F" w14:textId="77777777" w:rsidR="00957881" w:rsidRDefault="00000000">
      <w:pPr>
        <w:pStyle w:val="CaptionedFigure"/>
      </w:pPr>
      <w:r>
        <w:rPr>
          <w:noProof/>
        </w:rPr>
        <w:drawing>
          <wp:inline distT="0" distB="0" distL="0" distR="0" wp14:anchorId="5C1CB8F4" wp14:editId="54F055A9">
            <wp:extent cx="5753100" cy="2655276"/>
            <wp:effectExtent l="0" t="0" r="0" b="0"/>
            <wp:docPr id="155" name="Picture" descr="图 14 五组调度器有效吞吐对比（全组基线场景，n=3 中位数）"/>
            <wp:cNvGraphicFramePr/>
            <a:graphic xmlns:a="http://schemas.openxmlformats.org/drawingml/2006/main">
              <a:graphicData uri="http://schemas.openxmlformats.org/drawingml/2006/picture">
                <pic:pic xmlns:pic="http://schemas.openxmlformats.org/drawingml/2006/picture">
                  <pic:nvPicPr>
                    <pic:cNvPr id="156" name="Picture" descr="../figures/fig6-3-throughput-5group.png"/>
                    <pic:cNvPicPr>
                      <a:picLocks noChangeAspect="1" noChangeArrowheads="1"/>
                    </pic:cNvPicPr>
                  </pic:nvPicPr>
                  <pic:blipFill>
                    <a:blip r:embed="rId21"/>
                    <a:stretch>
                      <a:fillRect/>
                    </a:stretch>
                  </pic:blipFill>
                  <pic:spPr bwMode="auto">
                    <a:xfrm>
                      <a:off x="0" y="0"/>
                      <a:ext cx="5753100" cy="2655276"/>
                    </a:xfrm>
                    <a:prstGeom prst="rect">
                      <a:avLst/>
                    </a:prstGeom>
                    <a:noFill/>
                    <a:ln w="9525">
                      <a:noFill/>
                      <a:headEnd/>
                      <a:tailEnd/>
                    </a:ln>
                  </pic:spPr>
                </pic:pic>
              </a:graphicData>
            </a:graphic>
          </wp:inline>
        </w:drawing>
      </w:r>
    </w:p>
    <w:p w14:paraId="5403007B" w14:textId="77777777" w:rsidR="00957881" w:rsidRDefault="00000000">
      <w:pPr>
        <w:pStyle w:val="ImageCaption"/>
      </w:pPr>
      <w:r>
        <w:rPr>
          <w:rFonts w:hint="eastAsia"/>
        </w:rPr>
        <w:lastRenderedPageBreak/>
        <w:t>图</w:t>
      </w:r>
      <w:r>
        <w:t xml:space="preserve"> 14 </w:t>
      </w:r>
      <w:r>
        <w:rPr>
          <w:rFonts w:hint="eastAsia"/>
        </w:rPr>
        <w:t>五组调度器有效吞吐对比（全组基线场景，</w:t>
      </w:r>
      <w:r>
        <w:rPr>
          <w:rFonts w:hint="eastAsia"/>
        </w:rPr>
        <w:t>n=3</w:t>
      </w:r>
      <w:r>
        <w:t xml:space="preserve"> </w:t>
      </w:r>
      <w:r>
        <w:rPr>
          <w:rFonts w:hint="eastAsia"/>
        </w:rPr>
        <w:t>中位数）</w:t>
      </w:r>
    </w:p>
    <w:p w14:paraId="123646A7" w14:textId="77777777" w:rsidR="00957881" w:rsidRDefault="00000000">
      <w:pPr>
        <w:pStyle w:val="TableCaption"/>
      </w:pPr>
      <w:r>
        <w:rPr>
          <w:rFonts w:hint="eastAsia"/>
        </w:rPr>
        <w:t>表</w:t>
      </w:r>
      <w:r>
        <w:t xml:space="preserve"> 7 </w:t>
      </w:r>
      <w:r>
        <w:rPr>
          <w:rFonts w:hint="eastAsia"/>
        </w:rPr>
        <w:t>五组基线场景有效吞吐（</w:t>
      </w:r>
      <w:r>
        <w:rPr>
          <w:rFonts w:hint="eastAsia"/>
        </w:rPr>
        <w:t>pods/s</w:t>
      </w:r>
      <w:r>
        <w:rPr>
          <w:rFonts w:hint="eastAsia"/>
        </w:rPr>
        <w:t>，</w:t>
      </w:r>
      <w:r>
        <w:rPr>
          <w:rFonts w:hint="eastAsia"/>
        </w:rPr>
        <w:t>n=3</w:t>
      </w:r>
      <w:r>
        <w:t xml:space="preserve"> </w:t>
      </w:r>
      <w:r>
        <w:rPr>
          <w:rFonts w:hint="eastAsia"/>
        </w:rPr>
        <w:t>中位数）</w:t>
      </w:r>
    </w:p>
    <w:tbl>
      <w:tblPr>
        <w:tblStyle w:val="Table"/>
        <w:tblW w:w="9072" w:type="dxa"/>
        <w:tblInd w:w="0" w:type="dxa"/>
        <w:tblLayout w:type="fixed"/>
        <w:tblLook w:val="0020" w:firstRow="1" w:lastRow="0" w:firstColumn="0" w:lastColumn="0" w:noHBand="0" w:noVBand="0"/>
        <w:tblCaption w:val="表 7 五组基线场景有效吞吐（pods/s，n=3 中位数）"/>
      </w:tblPr>
      <w:tblGrid>
        <w:gridCol w:w="1512"/>
        <w:gridCol w:w="1512"/>
        <w:gridCol w:w="1512"/>
        <w:gridCol w:w="1512"/>
        <w:gridCol w:w="1512"/>
        <w:gridCol w:w="1512"/>
      </w:tblGrid>
      <w:tr w:rsidR="00957881" w14:paraId="7D3D9751" w14:textId="77777777" w:rsidTr="00957881">
        <w:trPr>
          <w:cnfStyle w:val="100000000000" w:firstRow="1" w:lastRow="0" w:firstColumn="0" w:lastColumn="0" w:oddVBand="0" w:evenVBand="0" w:oddHBand="0" w:evenHBand="0" w:firstRowFirstColumn="0" w:firstRowLastColumn="0" w:lastRowFirstColumn="0" w:lastRowLastColumn="0"/>
          <w:tblHeader/>
        </w:trPr>
        <w:tc>
          <w:tcPr>
            <w:tcW w:w="1512" w:type="dxa"/>
          </w:tcPr>
          <w:p w14:paraId="47413196" w14:textId="77777777" w:rsidR="00957881" w:rsidRDefault="00000000">
            <w:pPr>
              <w:pStyle w:val="TableCell"/>
            </w:pPr>
            <w:r>
              <w:rPr>
                <w:rFonts w:hint="eastAsia"/>
              </w:rPr>
              <w:t>场景</w:t>
            </w:r>
          </w:p>
        </w:tc>
        <w:tc>
          <w:tcPr>
            <w:tcW w:w="1512" w:type="dxa"/>
          </w:tcPr>
          <w:p w14:paraId="2B1814D2" w14:textId="77777777" w:rsidR="00957881" w:rsidRDefault="00000000">
            <w:pPr>
              <w:pStyle w:val="TableCell"/>
            </w:pPr>
            <w:r>
              <w:t>ENO (a)</w:t>
            </w:r>
          </w:p>
        </w:tc>
        <w:tc>
          <w:tcPr>
            <w:tcW w:w="1512" w:type="dxa"/>
          </w:tcPr>
          <w:p w14:paraId="55E38126" w14:textId="77777777" w:rsidR="00957881" w:rsidRDefault="00000000">
            <w:pPr>
              <w:pStyle w:val="TableCell"/>
            </w:pPr>
            <w:r>
              <w:t>Gödel (b)</w:t>
            </w:r>
          </w:p>
        </w:tc>
        <w:tc>
          <w:tcPr>
            <w:tcW w:w="1512" w:type="dxa"/>
          </w:tcPr>
          <w:p w14:paraId="13DE65E0" w14:textId="77777777" w:rsidR="00957881" w:rsidRDefault="00000000">
            <w:pPr>
              <w:pStyle w:val="TableCell"/>
            </w:pPr>
            <w:r>
              <w:t>kube-scheduler (c)</w:t>
            </w:r>
          </w:p>
        </w:tc>
        <w:tc>
          <w:tcPr>
            <w:tcW w:w="1512" w:type="dxa"/>
          </w:tcPr>
          <w:p w14:paraId="55F6F866" w14:textId="77777777" w:rsidR="00957881" w:rsidRDefault="00000000">
            <w:pPr>
              <w:pStyle w:val="TableCell"/>
            </w:pPr>
            <w:r>
              <w:t>Volcano (d)</w:t>
            </w:r>
          </w:p>
        </w:tc>
        <w:tc>
          <w:tcPr>
            <w:tcW w:w="1512" w:type="dxa"/>
          </w:tcPr>
          <w:p w14:paraId="7EA43977" w14:textId="77777777" w:rsidR="00957881" w:rsidRDefault="00000000">
            <w:pPr>
              <w:pStyle w:val="TableCell"/>
            </w:pPr>
            <w:r>
              <w:t>Koordinator (e)</w:t>
            </w:r>
          </w:p>
        </w:tc>
      </w:tr>
      <w:tr w:rsidR="00957881" w14:paraId="4E37FB6C" w14:textId="77777777">
        <w:tc>
          <w:tcPr>
            <w:tcW w:w="1512" w:type="dxa"/>
          </w:tcPr>
          <w:p w14:paraId="3EE2FFD4" w14:textId="77777777" w:rsidR="00957881" w:rsidRDefault="00000000">
            <w:pPr>
              <w:pStyle w:val="TableCell"/>
            </w:pPr>
            <w:r>
              <w:t>s1/w1</w:t>
            </w:r>
          </w:p>
        </w:tc>
        <w:tc>
          <w:tcPr>
            <w:tcW w:w="1512" w:type="dxa"/>
          </w:tcPr>
          <w:p w14:paraId="257D362B" w14:textId="77777777" w:rsidR="00957881" w:rsidRDefault="00000000">
            <w:pPr>
              <w:pStyle w:val="TableCell"/>
            </w:pPr>
            <w:r>
              <w:t>90.1</w:t>
            </w:r>
          </w:p>
        </w:tc>
        <w:tc>
          <w:tcPr>
            <w:tcW w:w="1512" w:type="dxa"/>
          </w:tcPr>
          <w:p w14:paraId="4F93D468" w14:textId="77777777" w:rsidR="00957881" w:rsidRDefault="00000000">
            <w:pPr>
              <w:pStyle w:val="TableCell"/>
            </w:pPr>
            <w:r>
              <w:t>90.1</w:t>
            </w:r>
          </w:p>
        </w:tc>
        <w:tc>
          <w:tcPr>
            <w:tcW w:w="1512" w:type="dxa"/>
          </w:tcPr>
          <w:p w14:paraId="754869E0" w14:textId="77777777" w:rsidR="00957881" w:rsidRDefault="00000000">
            <w:pPr>
              <w:pStyle w:val="TableCell"/>
            </w:pPr>
            <w:r>
              <w:t>≈97</w:t>
            </w:r>
          </w:p>
        </w:tc>
        <w:tc>
          <w:tcPr>
            <w:tcW w:w="1512" w:type="dxa"/>
          </w:tcPr>
          <w:p w14:paraId="7612BD3E" w14:textId="77777777" w:rsidR="00957881" w:rsidRDefault="00000000">
            <w:pPr>
              <w:pStyle w:val="TableCell"/>
            </w:pPr>
            <w:r>
              <w:t>≈48</w:t>
            </w:r>
          </w:p>
        </w:tc>
        <w:tc>
          <w:tcPr>
            <w:tcW w:w="1512" w:type="dxa"/>
          </w:tcPr>
          <w:p w14:paraId="47F2F1ED" w14:textId="77777777" w:rsidR="00957881" w:rsidRDefault="00000000">
            <w:pPr>
              <w:pStyle w:val="TableCell"/>
            </w:pPr>
            <w:r>
              <w:t>≈24</w:t>
            </w:r>
          </w:p>
        </w:tc>
      </w:tr>
      <w:tr w:rsidR="00957881" w14:paraId="6F7F1E2C" w14:textId="77777777">
        <w:tc>
          <w:tcPr>
            <w:tcW w:w="1512" w:type="dxa"/>
          </w:tcPr>
          <w:p w14:paraId="54B52E68" w14:textId="77777777" w:rsidR="00957881" w:rsidRDefault="00000000">
            <w:pPr>
              <w:pStyle w:val="TableCell"/>
            </w:pPr>
            <w:r>
              <w:t>s2/w2</w:t>
            </w:r>
          </w:p>
        </w:tc>
        <w:tc>
          <w:tcPr>
            <w:tcW w:w="1512" w:type="dxa"/>
          </w:tcPr>
          <w:p w14:paraId="45C23342" w14:textId="77777777" w:rsidR="00957881" w:rsidRDefault="00000000">
            <w:pPr>
              <w:pStyle w:val="TableCell"/>
            </w:pPr>
            <w:r>
              <w:t>331.1</w:t>
            </w:r>
          </w:p>
        </w:tc>
        <w:tc>
          <w:tcPr>
            <w:tcW w:w="1512" w:type="dxa"/>
          </w:tcPr>
          <w:p w14:paraId="46353EE5" w14:textId="77777777" w:rsidR="00957881" w:rsidRDefault="00000000">
            <w:pPr>
              <w:pStyle w:val="TableCell"/>
            </w:pPr>
            <w:r>
              <w:t>324.7</w:t>
            </w:r>
          </w:p>
        </w:tc>
        <w:tc>
          <w:tcPr>
            <w:tcW w:w="1512" w:type="dxa"/>
          </w:tcPr>
          <w:p w14:paraId="03BAC1D2" w14:textId="77777777" w:rsidR="00957881" w:rsidRDefault="00000000">
            <w:pPr>
              <w:pStyle w:val="TableCell"/>
            </w:pPr>
            <w:r>
              <w:t>≈270</w:t>
            </w:r>
          </w:p>
        </w:tc>
        <w:tc>
          <w:tcPr>
            <w:tcW w:w="1512" w:type="dxa"/>
          </w:tcPr>
          <w:p w14:paraId="2EAA349C" w14:textId="77777777" w:rsidR="00957881" w:rsidRDefault="00000000">
            <w:pPr>
              <w:pStyle w:val="TableCell"/>
            </w:pPr>
            <w:r>
              <w:t>≈48</w:t>
            </w:r>
          </w:p>
        </w:tc>
        <w:tc>
          <w:tcPr>
            <w:tcW w:w="1512" w:type="dxa"/>
          </w:tcPr>
          <w:p w14:paraId="52B11BAA" w14:textId="77777777" w:rsidR="00957881" w:rsidRDefault="00000000">
            <w:pPr>
              <w:pStyle w:val="TableCell"/>
            </w:pPr>
            <w:r>
              <w:t>≈24</w:t>
            </w:r>
          </w:p>
        </w:tc>
      </w:tr>
      <w:tr w:rsidR="00957881" w14:paraId="0AF57AC6" w14:textId="77777777">
        <w:tc>
          <w:tcPr>
            <w:tcW w:w="1512" w:type="dxa"/>
          </w:tcPr>
          <w:p w14:paraId="7AB580E1" w14:textId="77777777" w:rsidR="00957881" w:rsidRDefault="00000000">
            <w:pPr>
              <w:pStyle w:val="TableCell"/>
            </w:pPr>
            <w:r>
              <w:t>s2/w3</w:t>
            </w:r>
          </w:p>
        </w:tc>
        <w:tc>
          <w:tcPr>
            <w:tcW w:w="1512" w:type="dxa"/>
          </w:tcPr>
          <w:p w14:paraId="201E4488" w14:textId="77777777" w:rsidR="00957881" w:rsidRDefault="00000000">
            <w:pPr>
              <w:pStyle w:val="TableCell"/>
            </w:pPr>
            <w:r>
              <w:t>352.1</w:t>
            </w:r>
          </w:p>
        </w:tc>
        <w:tc>
          <w:tcPr>
            <w:tcW w:w="1512" w:type="dxa"/>
          </w:tcPr>
          <w:p w14:paraId="4437D492" w14:textId="77777777" w:rsidR="00957881" w:rsidRDefault="00000000">
            <w:pPr>
              <w:pStyle w:val="TableCell"/>
            </w:pPr>
            <w:r>
              <w:t>286.5</w:t>
            </w:r>
          </w:p>
        </w:tc>
        <w:tc>
          <w:tcPr>
            <w:tcW w:w="1512" w:type="dxa"/>
          </w:tcPr>
          <w:p w14:paraId="2CE2C39A" w14:textId="77777777" w:rsidR="00957881" w:rsidRDefault="00000000">
            <w:pPr>
              <w:pStyle w:val="TableCell"/>
            </w:pPr>
            <w:r>
              <w:t>≈297</w:t>
            </w:r>
          </w:p>
        </w:tc>
        <w:tc>
          <w:tcPr>
            <w:tcW w:w="1512" w:type="dxa"/>
          </w:tcPr>
          <w:p w14:paraId="1276A744" w14:textId="77777777" w:rsidR="00957881" w:rsidRDefault="00000000">
            <w:pPr>
              <w:pStyle w:val="TableCell"/>
            </w:pPr>
            <w:r>
              <w:t>≈48</w:t>
            </w:r>
          </w:p>
        </w:tc>
        <w:tc>
          <w:tcPr>
            <w:tcW w:w="1512" w:type="dxa"/>
          </w:tcPr>
          <w:p w14:paraId="6CFB97A5" w14:textId="77777777" w:rsidR="00957881" w:rsidRDefault="00000000">
            <w:pPr>
              <w:pStyle w:val="TableCell"/>
            </w:pPr>
            <w:r>
              <w:t>≈16</w:t>
            </w:r>
          </w:p>
        </w:tc>
      </w:tr>
      <w:tr w:rsidR="00957881" w14:paraId="4E25AF89" w14:textId="77777777">
        <w:tc>
          <w:tcPr>
            <w:tcW w:w="1512" w:type="dxa"/>
          </w:tcPr>
          <w:p w14:paraId="0673ABB7" w14:textId="77777777" w:rsidR="00957881" w:rsidRDefault="00000000">
            <w:pPr>
              <w:pStyle w:val="TableCell"/>
            </w:pPr>
            <w:r>
              <w:t>s3/w2</w:t>
            </w:r>
          </w:p>
        </w:tc>
        <w:tc>
          <w:tcPr>
            <w:tcW w:w="1512" w:type="dxa"/>
          </w:tcPr>
          <w:p w14:paraId="1E8F3E49" w14:textId="77777777" w:rsidR="00957881" w:rsidRDefault="00000000">
            <w:pPr>
              <w:pStyle w:val="TableCell"/>
            </w:pPr>
            <w:r>
              <w:t>328.9</w:t>
            </w:r>
          </w:p>
        </w:tc>
        <w:tc>
          <w:tcPr>
            <w:tcW w:w="1512" w:type="dxa"/>
          </w:tcPr>
          <w:p w14:paraId="78552FD6" w14:textId="77777777" w:rsidR="00957881" w:rsidRDefault="00000000">
            <w:pPr>
              <w:pStyle w:val="TableCell"/>
            </w:pPr>
            <w:r>
              <w:t>273.2</w:t>
            </w:r>
          </w:p>
        </w:tc>
        <w:tc>
          <w:tcPr>
            <w:tcW w:w="1512" w:type="dxa"/>
          </w:tcPr>
          <w:p w14:paraId="77192338" w14:textId="77777777" w:rsidR="00957881" w:rsidRDefault="00000000">
            <w:pPr>
              <w:pStyle w:val="TableCell"/>
            </w:pPr>
            <w:r>
              <w:t>≈270</w:t>
            </w:r>
          </w:p>
        </w:tc>
        <w:tc>
          <w:tcPr>
            <w:tcW w:w="1512" w:type="dxa"/>
          </w:tcPr>
          <w:p w14:paraId="1A690C90" w14:textId="77777777" w:rsidR="00957881" w:rsidRDefault="00000000">
            <w:pPr>
              <w:pStyle w:val="TableCell"/>
            </w:pPr>
            <w:r>
              <w:t>≈48</w:t>
            </w:r>
          </w:p>
        </w:tc>
        <w:tc>
          <w:tcPr>
            <w:tcW w:w="1512" w:type="dxa"/>
          </w:tcPr>
          <w:p w14:paraId="4B13B579" w14:textId="77777777" w:rsidR="00957881" w:rsidRDefault="00000000">
            <w:pPr>
              <w:pStyle w:val="TableCell"/>
            </w:pPr>
            <w:r>
              <w:t>≈24</w:t>
            </w:r>
          </w:p>
        </w:tc>
      </w:tr>
      <w:tr w:rsidR="00957881" w14:paraId="14750EC1" w14:textId="77777777">
        <w:tc>
          <w:tcPr>
            <w:tcW w:w="1512" w:type="dxa"/>
          </w:tcPr>
          <w:p w14:paraId="16CBE6AD" w14:textId="77777777" w:rsidR="00957881" w:rsidRDefault="00000000">
            <w:pPr>
              <w:pStyle w:val="TableCell"/>
            </w:pPr>
            <w:r>
              <w:t>s3/w3</w:t>
            </w:r>
          </w:p>
        </w:tc>
        <w:tc>
          <w:tcPr>
            <w:tcW w:w="1512" w:type="dxa"/>
          </w:tcPr>
          <w:p w14:paraId="275D2E66" w14:textId="77777777" w:rsidR="00957881" w:rsidRDefault="00000000">
            <w:pPr>
              <w:pStyle w:val="TableCell"/>
            </w:pPr>
            <w:r>
              <w:t>297.6</w:t>
            </w:r>
          </w:p>
        </w:tc>
        <w:tc>
          <w:tcPr>
            <w:tcW w:w="1512" w:type="dxa"/>
          </w:tcPr>
          <w:p w14:paraId="3CC9D7B2" w14:textId="77777777" w:rsidR="00957881" w:rsidRDefault="00000000">
            <w:pPr>
              <w:pStyle w:val="TableCell"/>
            </w:pPr>
            <w:r>
              <w:t>283.3</w:t>
            </w:r>
          </w:p>
        </w:tc>
        <w:tc>
          <w:tcPr>
            <w:tcW w:w="1512" w:type="dxa"/>
          </w:tcPr>
          <w:p w14:paraId="26649CEF" w14:textId="77777777" w:rsidR="00957881" w:rsidRDefault="00000000">
            <w:pPr>
              <w:pStyle w:val="TableCell"/>
            </w:pPr>
            <w:r>
              <w:t>≈292</w:t>
            </w:r>
          </w:p>
        </w:tc>
        <w:tc>
          <w:tcPr>
            <w:tcW w:w="1512" w:type="dxa"/>
          </w:tcPr>
          <w:p w14:paraId="7CE54B6C" w14:textId="77777777" w:rsidR="00957881" w:rsidRDefault="00000000">
            <w:pPr>
              <w:pStyle w:val="TableCell"/>
            </w:pPr>
            <w:r>
              <w:t>≈48</w:t>
            </w:r>
          </w:p>
        </w:tc>
        <w:tc>
          <w:tcPr>
            <w:tcW w:w="1512" w:type="dxa"/>
          </w:tcPr>
          <w:p w14:paraId="038B5CD5" w14:textId="77777777" w:rsidR="00957881" w:rsidRDefault="00000000">
            <w:pPr>
              <w:pStyle w:val="TableCell"/>
            </w:pPr>
            <w:r>
              <w:t>≈24</w:t>
            </w:r>
          </w:p>
        </w:tc>
      </w:tr>
    </w:tbl>
    <w:p w14:paraId="69C3BE81" w14:textId="77777777" w:rsidR="00957881" w:rsidRDefault="00000000">
      <w:pPr>
        <w:pStyle w:val="BlockText"/>
      </w:pPr>
      <w:r>
        <w:rPr>
          <w:rFonts w:hint="eastAsia"/>
        </w:rPr>
        <w:t>表中</w:t>
      </w:r>
      <w:r>
        <w:t xml:space="preserve"> c/d/e </w:t>
      </w:r>
      <w:r>
        <w:rPr>
          <w:rFonts w:hint="eastAsia"/>
        </w:rPr>
        <w:t>数值为图</w:t>
      </w:r>
      <w:r>
        <w:t xml:space="preserve"> 14 </w:t>
      </w:r>
      <w:r>
        <w:rPr>
          <w:rFonts w:hint="eastAsia"/>
        </w:rPr>
        <w:t>柱状图的近似读数。</w:t>
      </w:r>
      <w:r>
        <w:rPr>
          <w:rFonts w:hint="eastAsia"/>
        </w:rPr>
        <w:t>d</w:t>
      </w:r>
      <w:r>
        <w:t xml:space="preserve"> </w:t>
      </w:r>
      <w:r>
        <w:rPr>
          <w:rFonts w:hint="eastAsia"/>
        </w:rPr>
        <w:t>组稳定在</w:t>
      </w:r>
      <w:r>
        <w:t xml:space="preserve"> 48 pods/s </w:t>
      </w:r>
      <w:r>
        <w:rPr>
          <w:rFonts w:hint="eastAsia"/>
        </w:rPr>
        <w:t>附近；</w:t>
      </w:r>
      <w:r>
        <w:rPr>
          <w:rFonts w:hint="eastAsia"/>
        </w:rPr>
        <w:t>e</w:t>
      </w:r>
      <w:r>
        <w:t xml:space="preserve"> </w:t>
      </w:r>
      <w:r>
        <w:rPr>
          <w:rFonts w:hint="eastAsia"/>
        </w:rPr>
        <w:t>组在多数场景为</w:t>
      </w:r>
      <w:r>
        <w:t xml:space="preserve"> 24 pods/s </w:t>
      </w:r>
      <w:r>
        <w:rPr>
          <w:rFonts w:hint="eastAsia"/>
        </w:rPr>
        <w:t>附近，</w:t>
      </w:r>
      <w:r>
        <w:rPr>
          <w:rFonts w:hint="eastAsia"/>
        </w:rPr>
        <w:t>s2/w3</w:t>
      </w:r>
      <w:r>
        <w:t xml:space="preserve"> </w:t>
      </w:r>
      <w:r>
        <w:rPr>
          <w:rFonts w:hint="eastAsia"/>
        </w:rPr>
        <w:t>是例外（约</w:t>
      </w:r>
      <w:r>
        <w:t xml:space="preserve"> 16 </w:t>
      </w:r>
      <w:r>
        <w:rPr>
          <w:rFonts w:hint="eastAsia"/>
        </w:rPr>
        <w:t>pods/s</w:t>
      </w:r>
      <w:r>
        <w:rPr>
          <w:rFonts w:hint="eastAsia"/>
        </w:rPr>
        <w:t>）。</w:t>
      </w:r>
    </w:p>
    <w:p w14:paraId="15704424" w14:textId="77777777" w:rsidR="00957881" w:rsidRDefault="00000000">
      <w:pPr>
        <w:pStyle w:val="FirstParagraph"/>
      </w:pPr>
      <w:r>
        <w:rPr>
          <w:rFonts w:hint="eastAsia"/>
        </w:rPr>
        <w:t>结论：五组呈现明显的三档差异——</w:t>
      </w:r>
      <w:r>
        <w:rPr>
          <w:rFonts w:hint="eastAsia"/>
        </w:rPr>
        <w:t>ENO</w:t>
      </w:r>
      <w:r>
        <w:t xml:space="preserve"> </w:t>
      </w:r>
      <w:r>
        <w:rPr>
          <w:rFonts w:hint="eastAsia"/>
        </w:rPr>
        <w:t>与</w:t>
      </w:r>
      <w:r>
        <w:t xml:space="preserve"> Gödel </w:t>
      </w:r>
      <w:r>
        <w:rPr>
          <w:rFonts w:hint="eastAsia"/>
        </w:rPr>
        <w:t>处于第一档（两者接近，</w:t>
      </w:r>
      <w:r>
        <w:rPr>
          <w:rFonts w:hint="eastAsia"/>
        </w:rPr>
        <w:t>ENO</w:t>
      </w:r>
      <w:r>
        <w:t xml:space="preserve"> </w:t>
      </w:r>
      <w:r>
        <w:rPr>
          <w:rFonts w:hint="eastAsia"/>
        </w:rPr>
        <w:t>略领先），</w:t>
      </w:r>
      <w:r>
        <w:rPr>
          <w:rFonts w:hint="eastAsia"/>
        </w:rPr>
        <w:t>kube-scheduler</w:t>
      </w:r>
      <w:r>
        <w:t xml:space="preserve"> </w:t>
      </w:r>
      <w:r>
        <w:rPr>
          <w:rFonts w:hint="eastAsia"/>
        </w:rPr>
        <w:t>处于第二档（同量级但略低），</w:t>
      </w:r>
      <w:r>
        <w:rPr>
          <w:rFonts w:hint="eastAsia"/>
        </w:rPr>
        <w:t>Volcano</w:t>
      </w:r>
      <w:r>
        <w:t xml:space="preserve"> </w:t>
      </w:r>
      <w:r>
        <w:rPr>
          <w:rFonts w:hint="eastAsia"/>
        </w:rPr>
        <w:t>与</w:t>
      </w:r>
      <w:r>
        <w:t xml:space="preserve"> Koordinator </w:t>
      </w:r>
      <w:r>
        <w:rPr>
          <w:rFonts w:hint="eastAsia"/>
        </w:rPr>
        <w:t>分列第三、第四档（分别稳定在约</w:t>
      </w:r>
      <w:r>
        <w:t xml:space="preserve"> 48 </w:t>
      </w:r>
      <w:r>
        <w:rPr>
          <w:rFonts w:hint="eastAsia"/>
        </w:rPr>
        <w:t>与</w:t>
      </w:r>
      <w:r>
        <w:t xml:space="preserve"> 24 </w:t>
      </w:r>
      <w:r>
        <w:rPr>
          <w:rFonts w:hint="eastAsia"/>
        </w:rPr>
        <w:t>pods/s</w:t>
      </w:r>
      <w:r>
        <w:rPr>
          <w:rFonts w:hint="eastAsia"/>
        </w:rPr>
        <w:t>，几乎不随集群规模或负载变化，反映其批处理与</w:t>
      </w:r>
      <w:r>
        <w:t xml:space="preserve"> QoS </w:t>
      </w:r>
      <w:r>
        <w:rPr>
          <w:rFonts w:hint="eastAsia"/>
        </w:rPr>
        <w:t>感知调度机制的固有处理速率上限）。定量地，</w:t>
      </w:r>
      <w:r>
        <w:rPr>
          <w:rFonts w:hint="eastAsia"/>
        </w:rPr>
        <w:t>ENO</w:t>
      </w:r>
      <w:r>
        <w:t xml:space="preserve"> </w:t>
      </w:r>
      <w:r>
        <w:rPr>
          <w:rFonts w:hint="eastAsia"/>
        </w:rPr>
        <w:t>在</w:t>
      </w:r>
      <w:r>
        <w:t xml:space="preserve"> s2/s3 × w2/w3 </w:t>
      </w:r>
      <w:r>
        <w:rPr>
          <w:rFonts w:hint="eastAsia"/>
        </w:rPr>
        <w:t>主评估四组场景下有效吞吐较</w:t>
      </w:r>
      <w:r>
        <w:t xml:space="preserve"> kube-scheduler </w:t>
      </w:r>
      <w:r>
        <w:rPr>
          <w:rFonts w:hint="eastAsia"/>
        </w:rPr>
        <w:t>高</w:t>
      </w:r>
      <w:r>
        <w:t xml:space="preserve"> </w:t>
      </w:r>
      <w:r>
        <w:rPr>
          <w:rFonts w:hint="eastAsia"/>
        </w:rPr>
        <w:t>+1.8%~+22.5%</w:t>
      </w:r>
      <w:r>
        <w:rPr>
          <w:rFonts w:hint="eastAsia"/>
        </w:rPr>
        <w:t>（</w:t>
      </w:r>
      <w:r>
        <w:rPr>
          <w:rFonts w:hint="eastAsia"/>
        </w:rPr>
        <w:t>s2/w2</w:t>
      </w:r>
      <w:r>
        <w:t xml:space="preserve"> </w:t>
      </w:r>
      <w:r>
        <w:rPr>
          <w:rFonts w:hint="eastAsia"/>
        </w:rPr>
        <w:t>+22.5%</w:t>
      </w:r>
      <w:r>
        <w:rPr>
          <w:rFonts w:hint="eastAsia"/>
        </w:rPr>
        <w:t>，</w:t>
      </w:r>
      <w:r>
        <w:rPr>
          <w:rFonts w:hint="eastAsia"/>
        </w:rPr>
        <w:t>s3/w2</w:t>
      </w:r>
      <w:r>
        <w:t xml:space="preserve"> </w:t>
      </w:r>
      <w:r>
        <w:rPr>
          <w:rFonts w:hint="eastAsia"/>
        </w:rPr>
        <w:t>+21.7%</w:t>
      </w:r>
      <w:r>
        <w:rPr>
          <w:rFonts w:hint="eastAsia"/>
        </w:rPr>
        <w:t>，</w:t>
      </w:r>
      <w:r>
        <w:rPr>
          <w:rFonts w:hint="eastAsia"/>
        </w:rPr>
        <w:t>s2/w3</w:t>
      </w:r>
      <w:r>
        <w:t xml:space="preserve"> </w:t>
      </w:r>
      <w:r>
        <w:rPr>
          <w:rFonts w:hint="eastAsia"/>
        </w:rPr>
        <w:t>+18.7%</w:t>
      </w:r>
      <w:r>
        <w:rPr>
          <w:rFonts w:hint="eastAsia"/>
        </w:rPr>
        <w:t>，</w:t>
      </w:r>
      <w:r>
        <w:rPr>
          <w:rFonts w:hint="eastAsia"/>
        </w:rPr>
        <w:t>s3/w3</w:t>
      </w:r>
      <w:r>
        <w:t xml:space="preserve"> </w:t>
      </w:r>
      <w:r>
        <w:rPr>
          <w:rFonts w:hint="eastAsia"/>
        </w:rPr>
        <w:t>+1.8%</w:t>
      </w:r>
      <w:r>
        <w:rPr>
          <w:rFonts w:hint="eastAsia"/>
        </w:rPr>
        <w:t>），较</w:t>
      </w:r>
      <w:r>
        <w:t xml:space="preserve"> Volcano </w:t>
      </w:r>
      <w:r>
        <w:rPr>
          <w:rFonts w:hint="eastAsia"/>
        </w:rPr>
        <w:t>与</w:t>
      </w:r>
      <w:r>
        <w:t xml:space="preserve"> Koordinator </w:t>
      </w:r>
      <w:r>
        <w:rPr>
          <w:rFonts w:hint="eastAsia"/>
        </w:rPr>
        <w:t>分别高约</w:t>
      </w:r>
      <w:r>
        <w:t xml:space="preserve"> 6 </w:t>
      </w:r>
      <w:r>
        <w:rPr>
          <w:rFonts w:hint="eastAsia"/>
        </w:rPr>
        <w:t>倍与</w:t>
      </w:r>
      <w:r>
        <w:t xml:space="preserve"> 12 </w:t>
      </w:r>
      <w:r>
        <w:rPr>
          <w:rFonts w:hint="eastAsia"/>
        </w:rPr>
        <w:t>倍以上。</w:t>
      </w:r>
      <w:r>
        <w:rPr>
          <w:rFonts w:hint="eastAsia"/>
        </w:rPr>
        <w:t>s1/w1</w:t>
      </w:r>
      <w:r>
        <w:rPr>
          <w:rFonts w:hint="eastAsia"/>
        </w:rPr>
        <w:t>（</w:t>
      </w:r>
      <w:r>
        <w:rPr>
          <w:rFonts w:hint="eastAsia"/>
        </w:rPr>
        <w:t>100</w:t>
      </w:r>
      <w:r>
        <w:t xml:space="preserve"> </w:t>
      </w:r>
      <w:r>
        <w:rPr>
          <w:rFonts w:hint="eastAsia"/>
        </w:rPr>
        <w:t>节点、</w:t>
      </w:r>
      <w:r>
        <w:rPr>
          <w:rFonts w:hint="eastAsia"/>
        </w:rPr>
        <w:t>10K</w:t>
      </w:r>
      <w:r>
        <w:t xml:space="preserve"> pods </w:t>
      </w:r>
      <w:r>
        <w:rPr>
          <w:rFonts w:hint="eastAsia"/>
        </w:rPr>
        <w:t>低负载）是唯一</w:t>
      </w:r>
      <w:r>
        <w:t xml:space="preserve"> ENO </w:t>
      </w:r>
      <w:r>
        <w:rPr>
          <w:rFonts w:hint="eastAsia"/>
        </w:rPr>
        <w:t>有效吞吐略低于</w:t>
      </w:r>
      <w:r>
        <w:t xml:space="preserve"> kube-scheduler </w:t>
      </w:r>
      <w:r>
        <w:rPr>
          <w:rFonts w:hint="eastAsia"/>
        </w:rPr>
        <w:t>的场景（−</w:t>
      </w:r>
      <w:r>
        <w:rPr>
          <w:rFonts w:hint="eastAsia"/>
        </w:rPr>
        <w:t>7.2%</w:t>
      </w:r>
      <w:r>
        <w:rPr>
          <w:rFonts w:hint="eastAsia"/>
        </w:rPr>
        <w:t>）——该负载在两类调度器上都未达饱和处理阈值，完成时间主要由</w:t>
      </w:r>
      <w:r>
        <w:t xml:space="preserve"> podgen </w:t>
      </w:r>
      <w:r>
        <w:rPr>
          <w:rFonts w:hint="eastAsia"/>
        </w:rPr>
        <w:t>注入速率决定，个位数秒级的启动差异即可反转对比方向；主评估结论仍以</w:t>
      </w:r>
      <w:r>
        <w:t xml:space="preserve"> w2/w3 </w:t>
      </w:r>
      <w:r>
        <w:rPr>
          <w:rFonts w:hint="eastAsia"/>
        </w:rPr>
        <w:t>稳态负载为准。</w:t>
      </w:r>
    </w:p>
    <w:p w14:paraId="0EF2D46D" w14:textId="77777777" w:rsidR="00957881" w:rsidRDefault="00000000">
      <w:pPr>
        <w:pStyle w:val="Heading3"/>
        <w:spacing w:before="156" w:after="156"/>
      </w:pPr>
      <w:bookmarkStart w:id="357" w:name="gang-调度专项对比场景-6abd"/>
      <w:bookmarkEnd w:id="356"/>
      <w:r>
        <w:t>6.4.2</w:t>
      </w:r>
      <w:r>
        <w:t xml:space="preserve">　</w:t>
      </w:r>
      <w:r>
        <w:t xml:space="preserve">Gang </w:t>
      </w:r>
      <w:r>
        <w:rPr>
          <w:rFonts w:hint="eastAsia"/>
        </w:rPr>
        <w:t>调度专项对比（场景</w:t>
      </w:r>
      <w:r>
        <w:t xml:space="preserve"> </w:t>
      </w:r>
      <w:r>
        <w:rPr>
          <w:rFonts w:hint="eastAsia"/>
        </w:rPr>
        <w:t>6</w:t>
      </w:r>
      <w:r>
        <w:rPr>
          <w:rFonts w:hint="eastAsia"/>
        </w:rPr>
        <w:t>，</w:t>
      </w:r>
      <w:r>
        <w:rPr>
          <w:rFonts w:hint="eastAsia"/>
        </w:rPr>
        <w:t>a/b/d</w:t>
      </w:r>
      <w:r>
        <w:rPr>
          <w:rFonts w:hint="eastAsia"/>
        </w:rPr>
        <w:t>）</w:t>
      </w:r>
    </w:p>
    <w:p w14:paraId="14CC07AE" w14:textId="77777777" w:rsidR="00957881" w:rsidRDefault="00000000">
      <w:pPr>
        <w:pStyle w:val="FirstParagraph"/>
      </w:pPr>
      <w:r>
        <w:rPr>
          <w:rFonts w:hint="eastAsia"/>
        </w:rPr>
        <w:t>表</w:t>
      </w:r>
      <w:r>
        <w:t xml:space="preserve"> 6 </w:t>
      </w:r>
      <w:r>
        <w:rPr>
          <w:rFonts w:hint="eastAsia"/>
        </w:rPr>
        <w:t>的序号</w:t>
      </w:r>
      <w:r>
        <w:t xml:space="preserve"> </w:t>
      </w:r>
      <w:r>
        <w:rPr>
          <w:rFonts w:hint="eastAsia"/>
        </w:rPr>
        <w:t>6</w:t>
      </w:r>
      <w:r>
        <w:rPr>
          <w:rFonts w:hint="eastAsia"/>
        </w:rPr>
        <w:t>（</w:t>
      </w:r>
      <w:r>
        <w:rPr>
          <w:rFonts w:hint="eastAsia"/>
        </w:rPr>
        <w:t>s3/w6/inst1</w:t>
      </w:r>
      <w:r>
        <w:rPr>
          <w:rFonts w:hint="eastAsia"/>
        </w:rPr>
        <w:t>）是</w:t>
      </w:r>
      <w:r>
        <w:t xml:space="preserve"> Gang </w:t>
      </w:r>
      <w:r>
        <w:rPr>
          <w:rFonts w:hint="eastAsia"/>
        </w:rPr>
        <w:t>调度的专项场景，只有</w:t>
      </w:r>
      <w:r>
        <w:t xml:space="preserve"> </w:t>
      </w:r>
      <w:r>
        <w:rPr>
          <w:rFonts w:hint="eastAsia"/>
        </w:rPr>
        <w:t>ENO</w:t>
      </w:r>
      <w:r>
        <w:rPr>
          <w:rFonts w:hint="eastAsia"/>
        </w:rPr>
        <w:t>（</w:t>
      </w:r>
      <w:r>
        <w:rPr>
          <w:rFonts w:hint="eastAsia"/>
        </w:rPr>
        <w:t>a</w:t>
      </w:r>
      <w:r>
        <w:rPr>
          <w:rFonts w:hint="eastAsia"/>
        </w:rPr>
        <w:t>）、</w:t>
      </w:r>
      <w:r>
        <w:rPr>
          <w:rFonts w:hint="eastAsia"/>
        </w:rPr>
        <w:t>Gödel</w:t>
      </w:r>
      <w:r>
        <w:rPr>
          <w:rFonts w:hint="eastAsia"/>
        </w:rPr>
        <w:t>（</w:t>
      </w:r>
      <w:r>
        <w:rPr>
          <w:rFonts w:hint="eastAsia"/>
        </w:rPr>
        <w:t>b</w:t>
      </w:r>
      <w:r>
        <w:rPr>
          <w:rFonts w:hint="eastAsia"/>
        </w:rPr>
        <w:t>）与</w:t>
      </w:r>
      <w:r>
        <w:t xml:space="preserve"> </w:t>
      </w:r>
      <w:r>
        <w:rPr>
          <w:rFonts w:hint="eastAsia"/>
        </w:rPr>
        <w:t>Volcano</w:t>
      </w:r>
      <w:r>
        <w:rPr>
          <w:rFonts w:hint="eastAsia"/>
        </w:rPr>
        <w:t>（</w:t>
      </w:r>
      <w:r>
        <w:rPr>
          <w:rFonts w:hint="eastAsia"/>
        </w:rPr>
        <w:t>d</w:t>
      </w:r>
      <w:r>
        <w:rPr>
          <w:rFonts w:hint="eastAsia"/>
        </w:rPr>
        <w:t>）三组参与采集（</w:t>
      </w:r>
      <w:r>
        <w:rPr>
          <w:rFonts w:hint="eastAsia"/>
        </w:rPr>
        <w:t>c</w:t>
      </w:r>
      <w:r>
        <w:rPr>
          <w:rFonts w:hint="eastAsia"/>
        </w:rPr>
        <w:t>、</w:t>
      </w:r>
      <w:r>
        <w:rPr>
          <w:rFonts w:hint="eastAsia"/>
        </w:rPr>
        <w:t>e</w:t>
      </w:r>
      <w:r>
        <w:t xml:space="preserve"> </w:t>
      </w:r>
      <w:r>
        <w:rPr>
          <w:rFonts w:hint="eastAsia"/>
        </w:rPr>
        <w:t>未参与）。图</w:t>
      </w:r>
      <w:r>
        <w:t xml:space="preserve"> 15 </w:t>
      </w:r>
      <w:r>
        <w:rPr>
          <w:rFonts w:hint="eastAsia"/>
        </w:rPr>
        <w:t>与图</w:t>
      </w:r>
      <w:r>
        <w:t xml:space="preserve"> 16 </w:t>
      </w:r>
      <w:r>
        <w:rPr>
          <w:rFonts w:hint="eastAsia"/>
        </w:rPr>
        <w:t>分别汇总三组在该场景下的有效吞吐与</w:t>
      </w:r>
      <w:r>
        <w:t xml:space="preserve"> P99 </w:t>
      </w:r>
      <w:r>
        <w:rPr>
          <w:rFonts w:hint="eastAsia"/>
        </w:rPr>
        <w:t>调度延迟。</w:t>
      </w:r>
    </w:p>
    <w:p w14:paraId="724F6CE2" w14:textId="77777777" w:rsidR="00957881" w:rsidRDefault="00000000">
      <w:pPr>
        <w:pStyle w:val="CaptionedFigure"/>
      </w:pPr>
      <w:r>
        <w:rPr>
          <w:noProof/>
        </w:rPr>
        <w:lastRenderedPageBreak/>
        <w:drawing>
          <wp:inline distT="0" distB="0" distL="0" distR="0" wp14:anchorId="23131940" wp14:editId="2EBC7276">
            <wp:extent cx="5753100" cy="4012090"/>
            <wp:effectExtent l="0" t="0" r="0" b="0"/>
            <wp:docPr id="159" name="Picture" descr="图 15 a/b/d 三组调度器 w6 有效吞吐对比（s3, inst1）"/>
            <wp:cNvGraphicFramePr/>
            <a:graphic xmlns:a="http://schemas.openxmlformats.org/drawingml/2006/main">
              <a:graphicData uri="http://schemas.openxmlformats.org/drawingml/2006/picture">
                <pic:pic xmlns:pic="http://schemas.openxmlformats.org/drawingml/2006/picture">
                  <pic:nvPicPr>
                    <pic:cNvPr id="160" name="Picture" descr="../figures/fig6-18-w6-throughput-bar.png"/>
                    <pic:cNvPicPr>
                      <a:picLocks noChangeAspect="1" noChangeArrowheads="1"/>
                    </pic:cNvPicPr>
                  </pic:nvPicPr>
                  <pic:blipFill>
                    <a:blip r:embed="rId22"/>
                    <a:stretch>
                      <a:fillRect/>
                    </a:stretch>
                  </pic:blipFill>
                  <pic:spPr bwMode="auto">
                    <a:xfrm>
                      <a:off x="0" y="0"/>
                      <a:ext cx="5753100" cy="4012090"/>
                    </a:xfrm>
                    <a:prstGeom prst="rect">
                      <a:avLst/>
                    </a:prstGeom>
                    <a:noFill/>
                    <a:ln w="9525">
                      <a:noFill/>
                      <a:headEnd/>
                      <a:tailEnd/>
                    </a:ln>
                  </pic:spPr>
                </pic:pic>
              </a:graphicData>
            </a:graphic>
          </wp:inline>
        </w:drawing>
      </w:r>
    </w:p>
    <w:p w14:paraId="6C110FA9" w14:textId="77777777" w:rsidR="00957881" w:rsidRDefault="00000000">
      <w:pPr>
        <w:pStyle w:val="ImageCaption"/>
      </w:pPr>
      <w:r>
        <w:rPr>
          <w:rFonts w:hint="eastAsia"/>
        </w:rPr>
        <w:t>图</w:t>
      </w:r>
      <w:r>
        <w:t xml:space="preserve"> 15 a/b/d </w:t>
      </w:r>
      <w:r>
        <w:rPr>
          <w:rFonts w:hint="eastAsia"/>
        </w:rPr>
        <w:t>三组调度器</w:t>
      </w:r>
      <w:r>
        <w:t xml:space="preserve"> w6 </w:t>
      </w:r>
      <w:r>
        <w:rPr>
          <w:rFonts w:hint="eastAsia"/>
        </w:rPr>
        <w:t>有效吞吐对比（</w:t>
      </w:r>
      <w:r>
        <w:rPr>
          <w:rFonts w:hint="eastAsia"/>
        </w:rPr>
        <w:t>s3,</w:t>
      </w:r>
      <w:r>
        <w:t xml:space="preserve"> </w:t>
      </w:r>
      <w:r>
        <w:rPr>
          <w:rFonts w:hint="eastAsia"/>
        </w:rPr>
        <w:t>inst1</w:t>
      </w:r>
      <w:r>
        <w:rPr>
          <w:rFonts w:hint="eastAsia"/>
        </w:rPr>
        <w:t>）</w:t>
      </w:r>
    </w:p>
    <w:p w14:paraId="6592C672" w14:textId="77777777" w:rsidR="00957881" w:rsidRDefault="00000000">
      <w:pPr>
        <w:pStyle w:val="CaptionedFigure"/>
      </w:pPr>
      <w:r>
        <w:rPr>
          <w:noProof/>
        </w:rPr>
        <w:drawing>
          <wp:inline distT="0" distB="0" distL="0" distR="0" wp14:anchorId="0E7FD3EA" wp14:editId="0E51A3F6">
            <wp:extent cx="5752883" cy="3726757"/>
            <wp:effectExtent l="0" t="0" r="635" b="0"/>
            <wp:docPr id="162" name="Picture" descr="图 16 a/b/d 三组调度器 w6 P99 调度延迟对比（s3, inst1）"/>
            <wp:cNvGraphicFramePr/>
            <a:graphic xmlns:a="http://schemas.openxmlformats.org/drawingml/2006/main">
              <a:graphicData uri="http://schemas.openxmlformats.org/drawingml/2006/picture">
                <pic:pic xmlns:pic="http://schemas.openxmlformats.org/drawingml/2006/picture">
                  <pic:nvPicPr>
                    <pic:cNvPr id="163" name="Picture" descr="../figures/fig6-19-w6-latency-p99-bar.png"/>
                    <pic:cNvPicPr>
                      <a:picLocks noChangeAspect="1" noChangeArrowheads="1"/>
                    </pic:cNvPicPr>
                  </pic:nvPicPr>
                  <pic:blipFill>
                    <a:blip r:embed="rId23"/>
                    <a:stretch>
                      <a:fillRect/>
                    </a:stretch>
                  </pic:blipFill>
                  <pic:spPr bwMode="auto">
                    <a:xfrm>
                      <a:off x="0" y="0"/>
                      <a:ext cx="5775117" cy="3741160"/>
                    </a:xfrm>
                    <a:prstGeom prst="rect">
                      <a:avLst/>
                    </a:prstGeom>
                    <a:noFill/>
                    <a:ln w="9525">
                      <a:noFill/>
                      <a:headEnd/>
                      <a:tailEnd/>
                    </a:ln>
                  </pic:spPr>
                </pic:pic>
              </a:graphicData>
            </a:graphic>
          </wp:inline>
        </w:drawing>
      </w:r>
    </w:p>
    <w:p w14:paraId="4AD3ED96" w14:textId="77777777" w:rsidR="00957881" w:rsidRDefault="00000000">
      <w:pPr>
        <w:pStyle w:val="ImageCaption"/>
      </w:pPr>
      <w:r>
        <w:rPr>
          <w:rFonts w:hint="eastAsia"/>
        </w:rPr>
        <w:t>图</w:t>
      </w:r>
      <w:r>
        <w:t xml:space="preserve"> 16 a/b/d </w:t>
      </w:r>
      <w:r>
        <w:rPr>
          <w:rFonts w:hint="eastAsia"/>
        </w:rPr>
        <w:t>三组调度器</w:t>
      </w:r>
      <w:r>
        <w:t xml:space="preserve"> w6 P99 </w:t>
      </w:r>
      <w:r>
        <w:rPr>
          <w:rFonts w:hint="eastAsia"/>
        </w:rPr>
        <w:t>调度延迟对比（</w:t>
      </w:r>
      <w:r>
        <w:rPr>
          <w:rFonts w:hint="eastAsia"/>
        </w:rPr>
        <w:t>s3,</w:t>
      </w:r>
      <w:r>
        <w:t xml:space="preserve"> </w:t>
      </w:r>
      <w:r>
        <w:rPr>
          <w:rFonts w:hint="eastAsia"/>
        </w:rPr>
        <w:t>inst1</w:t>
      </w:r>
      <w:r>
        <w:rPr>
          <w:rFonts w:hint="eastAsia"/>
        </w:rPr>
        <w:t>）</w:t>
      </w:r>
    </w:p>
    <w:p w14:paraId="3F4E7C18" w14:textId="77777777" w:rsidR="00957881" w:rsidRDefault="00000000">
      <w:pPr>
        <w:pStyle w:val="TableCaption"/>
      </w:pPr>
      <w:r>
        <w:rPr>
          <w:rFonts w:hint="eastAsia"/>
        </w:rPr>
        <w:lastRenderedPageBreak/>
        <w:t>表</w:t>
      </w:r>
      <w:r>
        <w:t xml:space="preserve"> 8 Gang </w:t>
      </w:r>
      <w:r>
        <w:rPr>
          <w:rFonts w:hint="eastAsia"/>
        </w:rPr>
        <w:t>场景（</w:t>
      </w:r>
      <w:r>
        <w:rPr>
          <w:rFonts w:hint="eastAsia"/>
        </w:rPr>
        <w:t>s3/w6/inst1</w:t>
      </w:r>
      <w:r>
        <w:rPr>
          <w:rFonts w:hint="eastAsia"/>
        </w:rPr>
        <w:t>）三组对比</w:t>
      </w:r>
    </w:p>
    <w:tbl>
      <w:tblPr>
        <w:tblStyle w:val="Table"/>
        <w:tblW w:w="9072" w:type="dxa"/>
        <w:tblInd w:w="0" w:type="dxa"/>
        <w:tblLook w:val="0020" w:firstRow="1" w:lastRow="0" w:firstColumn="0" w:lastColumn="0" w:noHBand="0" w:noVBand="0"/>
        <w:tblCaption w:val="表 8 Gang 场景（s3/w6/inst1）三组对比"/>
      </w:tblPr>
      <w:tblGrid>
        <w:gridCol w:w="3796"/>
        <w:gridCol w:w="1503"/>
        <w:gridCol w:w="1688"/>
        <w:gridCol w:w="2085"/>
      </w:tblGrid>
      <w:tr w:rsidR="00957881" w14:paraId="2CB91544" w14:textId="77777777" w:rsidTr="00957881">
        <w:trPr>
          <w:cnfStyle w:val="100000000000" w:firstRow="1" w:lastRow="0" w:firstColumn="0" w:lastColumn="0" w:oddVBand="0" w:evenVBand="0" w:oddHBand="0" w:evenHBand="0" w:firstRowFirstColumn="0" w:firstRowLastColumn="0" w:lastRowFirstColumn="0" w:lastRowLastColumn="0"/>
          <w:tblHeader/>
        </w:trPr>
        <w:tc>
          <w:tcPr>
            <w:tcW w:w="0" w:type="auto"/>
          </w:tcPr>
          <w:p w14:paraId="40FB6E13" w14:textId="77777777" w:rsidR="00957881" w:rsidRDefault="00000000">
            <w:pPr>
              <w:pStyle w:val="TableCell"/>
            </w:pPr>
            <w:r>
              <w:rPr>
                <w:rFonts w:hint="eastAsia"/>
              </w:rPr>
              <w:t>指标</w:t>
            </w:r>
          </w:p>
        </w:tc>
        <w:tc>
          <w:tcPr>
            <w:tcW w:w="0" w:type="auto"/>
          </w:tcPr>
          <w:p w14:paraId="08BAA214" w14:textId="77777777" w:rsidR="00957881" w:rsidRDefault="00000000">
            <w:pPr>
              <w:pStyle w:val="TableCell"/>
            </w:pPr>
            <w:r>
              <w:t>ENO (a)</w:t>
            </w:r>
          </w:p>
        </w:tc>
        <w:tc>
          <w:tcPr>
            <w:tcW w:w="0" w:type="auto"/>
          </w:tcPr>
          <w:p w14:paraId="7AE87E34" w14:textId="77777777" w:rsidR="00957881" w:rsidRDefault="00000000">
            <w:pPr>
              <w:pStyle w:val="TableCell"/>
            </w:pPr>
            <w:r>
              <w:t>Gödel (b)</w:t>
            </w:r>
          </w:p>
        </w:tc>
        <w:tc>
          <w:tcPr>
            <w:tcW w:w="0" w:type="auto"/>
          </w:tcPr>
          <w:p w14:paraId="443E7FC9" w14:textId="77777777" w:rsidR="00957881" w:rsidRDefault="00000000">
            <w:pPr>
              <w:pStyle w:val="TableCell"/>
            </w:pPr>
            <w:r>
              <w:t>Volcano (d)</w:t>
            </w:r>
          </w:p>
        </w:tc>
      </w:tr>
      <w:tr w:rsidR="00957881" w14:paraId="1D914FFD" w14:textId="77777777">
        <w:tc>
          <w:tcPr>
            <w:tcW w:w="0" w:type="auto"/>
          </w:tcPr>
          <w:p w14:paraId="5371A3F9" w14:textId="77777777" w:rsidR="00957881" w:rsidRDefault="00000000">
            <w:pPr>
              <w:pStyle w:val="TableCell"/>
            </w:pPr>
            <w:r>
              <w:rPr>
                <w:rFonts w:hint="eastAsia"/>
              </w:rPr>
              <w:t>有效吞吐（</w:t>
            </w:r>
            <w:r>
              <w:rPr>
                <w:rFonts w:hint="eastAsia"/>
              </w:rPr>
              <w:t>pods/s</w:t>
            </w:r>
            <w:r>
              <w:rPr>
                <w:rFonts w:hint="eastAsia"/>
              </w:rPr>
              <w:t>）</w:t>
            </w:r>
          </w:p>
        </w:tc>
        <w:tc>
          <w:tcPr>
            <w:tcW w:w="0" w:type="auto"/>
          </w:tcPr>
          <w:p w14:paraId="49AC723B" w14:textId="77777777" w:rsidR="00957881" w:rsidRDefault="00000000">
            <w:pPr>
              <w:pStyle w:val="TableCell"/>
            </w:pPr>
            <w:r>
              <w:t>251.3</w:t>
            </w:r>
          </w:p>
        </w:tc>
        <w:tc>
          <w:tcPr>
            <w:tcW w:w="0" w:type="auto"/>
          </w:tcPr>
          <w:p w14:paraId="77A7150D" w14:textId="77777777" w:rsidR="00957881" w:rsidRDefault="00000000">
            <w:pPr>
              <w:pStyle w:val="TableCell"/>
            </w:pPr>
            <w:r>
              <w:t>211.0</w:t>
            </w:r>
          </w:p>
        </w:tc>
        <w:tc>
          <w:tcPr>
            <w:tcW w:w="0" w:type="auto"/>
          </w:tcPr>
          <w:p w14:paraId="5FDF88D5" w14:textId="77777777" w:rsidR="00957881" w:rsidRDefault="00000000">
            <w:pPr>
              <w:pStyle w:val="TableCell"/>
            </w:pPr>
            <w:r>
              <w:t>47.8</w:t>
            </w:r>
          </w:p>
        </w:tc>
      </w:tr>
      <w:tr w:rsidR="00957881" w14:paraId="07613671" w14:textId="77777777">
        <w:tc>
          <w:tcPr>
            <w:tcW w:w="0" w:type="auto"/>
          </w:tcPr>
          <w:p w14:paraId="6AB65302" w14:textId="77777777" w:rsidR="00957881" w:rsidRDefault="00000000">
            <w:pPr>
              <w:pStyle w:val="TableCell"/>
            </w:pPr>
            <w:r>
              <w:t xml:space="preserve">P99 </w:t>
            </w:r>
            <w:r>
              <w:rPr>
                <w:rFonts w:hint="eastAsia"/>
              </w:rPr>
              <w:t>调度延迟（秒）</w:t>
            </w:r>
          </w:p>
        </w:tc>
        <w:tc>
          <w:tcPr>
            <w:tcW w:w="0" w:type="auto"/>
          </w:tcPr>
          <w:p w14:paraId="6F9B531C" w14:textId="77777777" w:rsidR="00957881" w:rsidRDefault="00000000">
            <w:pPr>
              <w:pStyle w:val="TableCell"/>
            </w:pPr>
            <w:r>
              <w:t>0.428</w:t>
            </w:r>
          </w:p>
        </w:tc>
        <w:tc>
          <w:tcPr>
            <w:tcW w:w="0" w:type="auto"/>
          </w:tcPr>
          <w:p w14:paraId="34D03BC7" w14:textId="77777777" w:rsidR="00957881" w:rsidRDefault="00000000">
            <w:pPr>
              <w:pStyle w:val="TableCell"/>
            </w:pPr>
            <w:r>
              <w:t>0.175</w:t>
            </w:r>
          </w:p>
        </w:tc>
        <w:tc>
          <w:tcPr>
            <w:tcW w:w="0" w:type="auto"/>
          </w:tcPr>
          <w:p w14:paraId="33921CA2" w14:textId="77777777" w:rsidR="00957881" w:rsidRDefault="00000000">
            <w:pPr>
              <w:pStyle w:val="TableCell"/>
            </w:pPr>
            <w:r>
              <w:t>3.182</w:t>
            </w:r>
          </w:p>
        </w:tc>
      </w:tr>
    </w:tbl>
    <w:p w14:paraId="37723A62" w14:textId="77777777" w:rsidR="00957881" w:rsidRDefault="00000000">
      <w:pPr>
        <w:pStyle w:val="BodyText"/>
      </w:pPr>
      <w:r>
        <w:rPr>
          <w:rFonts w:hint="eastAsia"/>
        </w:rPr>
        <w:t>结论：两种分布式方案（</w:t>
      </w:r>
      <w:r>
        <w:rPr>
          <w:rFonts w:hint="eastAsia"/>
        </w:rPr>
        <w:t>ENO/Gödel</w:t>
      </w:r>
      <w:r>
        <w:rPr>
          <w:rFonts w:hint="eastAsia"/>
        </w:rPr>
        <w:t>）的完成时间口径吞吐均达到</w:t>
      </w:r>
      <w:r>
        <w:t xml:space="preserve"> Volcano </w:t>
      </w:r>
      <w:r>
        <w:rPr>
          <w:rFonts w:hint="eastAsia"/>
        </w:rPr>
        <w:t>单实例架构的</w:t>
      </w:r>
      <w:r>
        <w:t xml:space="preserve"> 4~5 </w:t>
      </w:r>
      <w:r>
        <w:rPr>
          <w:rFonts w:hint="eastAsia"/>
        </w:rPr>
        <w:t>倍；</w:t>
      </w:r>
      <w:r>
        <w:rPr>
          <w:rFonts w:hint="eastAsia"/>
        </w:rPr>
        <w:t>P99</w:t>
      </w:r>
      <w:r>
        <w:t xml:space="preserve"> </w:t>
      </w:r>
      <w:r>
        <w:rPr>
          <w:rFonts w:hint="eastAsia"/>
        </w:rPr>
        <w:t>调度延迟方面，</w:t>
      </w:r>
      <w:r>
        <w:rPr>
          <w:rFonts w:hint="eastAsia"/>
        </w:rPr>
        <w:t>Volcano</w:t>
      </w:r>
      <w:r>
        <w:t xml:space="preserve"> 3.182 s </w:t>
      </w:r>
      <w:r>
        <w:rPr>
          <w:rFonts w:hint="eastAsia"/>
        </w:rPr>
        <w:t>比</w:t>
      </w:r>
      <w:r>
        <w:t xml:space="preserve"> ENO </w:t>
      </w:r>
      <w:r>
        <w:rPr>
          <w:rFonts w:hint="eastAsia"/>
        </w:rPr>
        <w:t>与</w:t>
      </w:r>
      <w:r>
        <w:t xml:space="preserve"> Gödel </w:t>
      </w:r>
      <w:r>
        <w:rPr>
          <w:rFonts w:hint="eastAsia"/>
        </w:rPr>
        <w:t>分别高出约</w:t>
      </w:r>
      <w:r>
        <w:t xml:space="preserve"> 6.4 </w:t>
      </w:r>
      <w:r>
        <w:rPr>
          <w:rFonts w:hint="eastAsia"/>
        </w:rPr>
        <w:t>倍与</w:t>
      </w:r>
      <w:r>
        <w:t xml:space="preserve"> 17.2 </w:t>
      </w:r>
      <w:r>
        <w:rPr>
          <w:rFonts w:hint="eastAsia"/>
        </w:rPr>
        <w:t>倍。这一对照展示了分区独立处理</w:t>
      </w:r>
      <w:r>
        <w:t xml:space="preserve"> PodGroup </w:t>
      </w:r>
      <w:r>
        <w:rPr>
          <w:rFonts w:hint="eastAsia"/>
        </w:rPr>
        <w:t>的分布式架构相比集中式单实例架构在完成时间与尾延迟两个维度上的量级差异，不构成对</w:t>
      </w:r>
      <w:r>
        <w:t xml:space="preserve"> Volcano </w:t>
      </w:r>
      <w:r>
        <w:rPr>
          <w:rFonts w:hint="eastAsia"/>
        </w:rPr>
        <w:t>本身架构选择的否定评价——</w:t>
      </w:r>
      <w:r>
        <w:rPr>
          <w:rFonts w:hint="eastAsia"/>
        </w:rPr>
        <w:t>Volcano</w:t>
      </w:r>
      <w:r>
        <w:t xml:space="preserve"> </w:t>
      </w:r>
      <w:r>
        <w:rPr>
          <w:rFonts w:hint="eastAsia"/>
        </w:rPr>
        <w:t>面向的场景与其提供的公平共享、队列语义并非本文</w:t>
      </w:r>
      <w:r>
        <w:t xml:space="preserve"> w6 </w:t>
      </w:r>
      <w:r>
        <w:rPr>
          <w:rFonts w:hint="eastAsia"/>
        </w:rPr>
        <w:t>负载所直接考察的目标。</w:t>
      </w:r>
      <w:r>
        <w:rPr>
          <w:rFonts w:hint="eastAsia"/>
        </w:rPr>
        <w:t>ENO</w:t>
      </w:r>
      <w:r>
        <w:t xml:space="preserve"> </w:t>
      </w:r>
      <w:r>
        <w:rPr>
          <w:rFonts w:hint="eastAsia"/>
        </w:rPr>
        <w:t>与</w:t>
      </w:r>
      <w:r>
        <w:t xml:space="preserve"> Gödel </w:t>
      </w:r>
      <w:r>
        <w:rPr>
          <w:rFonts w:hint="eastAsia"/>
        </w:rPr>
        <w:t>在</w:t>
      </w:r>
      <w:r>
        <w:t xml:space="preserve"> Gang </w:t>
      </w:r>
      <w:r>
        <w:rPr>
          <w:rFonts w:hint="eastAsia"/>
        </w:rPr>
        <w:t>场景下的方向差异（</w:t>
      </w:r>
      <w:r>
        <w:rPr>
          <w:rFonts w:hint="eastAsia"/>
        </w:rPr>
        <w:t>ENO</w:t>
      </w:r>
      <w:r>
        <w:t xml:space="preserve"> </w:t>
      </w:r>
      <w:r>
        <w:rPr>
          <w:rFonts w:hint="eastAsia"/>
        </w:rPr>
        <w:t>有效吞吐更高但单</w:t>
      </w:r>
      <w:r>
        <w:t xml:space="preserve"> Pod P99 </w:t>
      </w:r>
      <w:r>
        <w:rPr>
          <w:rFonts w:hint="eastAsia"/>
        </w:rPr>
        <w:t>反而更高）见</w:t>
      </w:r>
      <w:r>
        <w:t xml:space="preserve"> 6.4.3.3</w:t>
      </w:r>
      <w:r>
        <w:t>、</w:t>
      </w:r>
      <w:r>
        <w:t xml:space="preserve">6.4.3.4 </w:t>
      </w:r>
      <w:r>
        <w:rPr>
          <w:rFonts w:hint="eastAsia"/>
        </w:rPr>
        <w:t>的说明与</w:t>
      </w:r>
      <w:r>
        <w:t xml:space="preserve"> 6.7 </w:t>
      </w:r>
      <w:r>
        <w:rPr>
          <w:rFonts w:hint="eastAsia"/>
        </w:rPr>
        <w:t>节第（</w:t>
      </w:r>
      <w:r>
        <w:rPr>
          <w:rFonts w:hint="eastAsia"/>
        </w:rPr>
        <w:t>2</w:t>
      </w:r>
      <w:r>
        <w:rPr>
          <w:rFonts w:hint="eastAsia"/>
        </w:rPr>
        <w:t>）条的入计口径讨论。</w:t>
      </w:r>
    </w:p>
    <w:p w14:paraId="34369752" w14:textId="77777777" w:rsidR="00957881" w:rsidRDefault="00000000">
      <w:pPr>
        <w:pStyle w:val="Heading3"/>
        <w:spacing w:before="156" w:after="156"/>
      </w:pPr>
      <w:bookmarkStart w:id="358" w:name="eno-与-gödel-全场景对比"/>
      <w:bookmarkEnd w:id="357"/>
      <w:r>
        <w:t>6.4.3</w:t>
      </w:r>
      <w:r>
        <w:t xml:space="preserve">　</w:t>
      </w:r>
      <w:r>
        <w:t xml:space="preserve">ENO </w:t>
      </w:r>
      <w:r>
        <w:rPr>
          <w:rFonts w:hint="eastAsia"/>
        </w:rPr>
        <w:t>与</w:t>
      </w:r>
      <w:r>
        <w:t xml:space="preserve"> Gödel </w:t>
      </w:r>
      <w:r>
        <w:rPr>
          <w:rFonts w:hint="eastAsia"/>
        </w:rPr>
        <w:t>全场景对比</w:t>
      </w:r>
    </w:p>
    <w:p w14:paraId="2D57F6D6" w14:textId="77777777" w:rsidR="00957881" w:rsidRDefault="00000000">
      <w:pPr>
        <w:pStyle w:val="FirstParagraph"/>
      </w:pPr>
      <w:r>
        <w:rPr>
          <w:rFonts w:hint="eastAsia"/>
        </w:rPr>
        <w:t>本小节汇总</w:t>
      </w:r>
      <w:r>
        <w:t xml:space="preserve"> ENO </w:t>
      </w:r>
      <w:r>
        <w:rPr>
          <w:rFonts w:hint="eastAsia"/>
        </w:rPr>
        <w:t>与</w:t>
      </w:r>
      <w:r>
        <w:t xml:space="preserve"> Gödel </w:t>
      </w:r>
      <w:r>
        <w:rPr>
          <w:rFonts w:hint="eastAsia"/>
        </w:rPr>
        <w:t>在全部</w:t>
      </w:r>
      <w:r>
        <w:t xml:space="preserve"> 16 </w:t>
      </w:r>
      <w:r>
        <w:rPr>
          <w:rFonts w:hint="eastAsia"/>
        </w:rPr>
        <w:t>个场景下的定量对比（含表</w:t>
      </w:r>
      <w:r>
        <w:t xml:space="preserve"> 6 </w:t>
      </w:r>
      <w:r>
        <w:rPr>
          <w:rFonts w:hint="eastAsia"/>
        </w:rPr>
        <w:t>序号</w:t>
      </w:r>
      <w:r>
        <w:t xml:space="preserve"> 1~5 </w:t>
      </w:r>
      <w:r>
        <w:rPr>
          <w:rFonts w:hint="eastAsia"/>
        </w:rPr>
        <w:t>的单实例基线与序号</w:t>
      </w:r>
      <w:r>
        <w:t xml:space="preserve"> 7~16 </w:t>
      </w:r>
      <w:r>
        <w:rPr>
          <w:rFonts w:hint="eastAsia"/>
        </w:rPr>
        <w:t>的多实例扩展场景），按有效吞吐、峰值吞吐、调度延迟、</w:t>
      </w:r>
      <w:r>
        <w:rPr>
          <w:rFonts w:hint="eastAsia"/>
        </w:rPr>
        <w:t>Pod</w:t>
      </w:r>
      <w:r>
        <w:t xml:space="preserve"> E2E </w:t>
      </w:r>
      <w:r>
        <w:rPr>
          <w:rFonts w:hint="eastAsia"/>
        </w:rPr>
        <w:t>延迟、绑定成功率五项指标依次展开。</w:t>
      </w:r>
    </w:p>
    <w:p w14:paraId="22A5459D" w14:textId="77777777" w:rsidR="00957881" w:rsidRDefault="00000000">
      <w:pPr>
        <w:pStyle w:val="Heading4"/>
        <w:spacing w:before="156" w:after="156"/>
      </w:pPr>
      <w:bookmarkStart w:id="359" w:name="有效吞吐"/>
      <w:r>
        <w:t>6.4.3.1</w:t>
      </w:r>
      <w:r>
        <w:t xml:space="preserve">　</w:t>
      </w:r>
      <w:r>
        <w:rPr>
          <w:rFonts w:hint="eastAsia"/>
        </w:rPr>
        <w:t>有效吞吐</w:t>
      </w:r>
    </w:p>
    <w:p w14:paraId="396C51A8" w14:textId="77777777" w:rsidR="00957881" w:rsidRDefault="00000000">
      <w:pPr>
        <w:pStyle w:val="CaptionedFigure"/>
      </w:pPr>
      <w:r>
        <w:rPr>
          <w:noProof/>
        </w:rPr>
        <w:drawing>
          <wp:inline distT="0" distB="0" distL="0" distR="0" wp14:anchorId="4178BCED" wp14:editId="4FF49DCC">
            <wp:extent cx="5753100" cy="2655276"/>
            <wp:effectExtent l="0" t="0" r="0" b="0"/>
            <wp:docPr id="166" name="Picture" descr="图 17 ENO 与 Gödel 各场景有效吞吐对比（总工作量 / 总完成时间，n=3 中位数）"/>
            <wp:cNvGraphicFramePr/>
            <a:graphic xmlns:a="http://schemas.openxmlformats.org/drawingml/2006/main">
              <a:graphicData uri="http://schemas.openxmlformats.org/drawingml/2006/picture">
                <pic:pic xmlns:pic="http://schemas.openxmlformats.org/drawingml/2006/picture">
                  <pic:nvPicPr>
                    <pic:cNvPr id="167" name="Picture" descr="../figures/fig6-2-effective-throughput.png"/>
                    <pic:cNvPicPr>
                      <a:picLocks noChangeAspect="1" noChangeArrowheads="1"/>
                    </pic:cNvPicPr>
                  </pic:nvPicPr>
                  <pic:blipFill>
                    <a:blip r:embed="rId24"/>
                    <a:stretch>
                      <a:fillRect/>
                    </a:stretch>
                  </pic:blipFill>
                  <pic:spPr bwMode="auto">
                    <a:xfrm>
                      <a:off x="0" y="0"/>
                      <a:ext cx="5753100" cy="2655276"/>
                    </a:xfrm>
                    <a:prstGeom prst="rect">
                      <a:avLst/>
                    </a:prstGeom>
                    <a:noFill/>
                    <a:ln w="9525">
                      <a:noFill/>
                      <a:headEnd/>
                      <a:tailEnd/>
                    </a:ln>
                  </pic:spPr>
                </pic:pic>
              </a:graphicData>
            </a:graphic>
          </wp:inline>
        </w:drawing>
      </w:r>
    </w:p>
    <w:p w14:paraId="0B8567A9" w14:textId="77777777" w:rsidR="00957881" w:rsidRDefault="00000000">
      <w:pPr>
        <w:pStyle w:val="ImageCaption"/>
        <w:rPr>
          <w:ins w:id="360" w:author="铜 高" w:date="2026-09-24T15:01:00Z" w16du:dateUtc="2026-09-24T07:01:00Z"/>
          <w:lang w:val="en-US"/>
        </w:rPr>
      </w:pPr>
      <w:r>
        <w:rPr>
          <w:rFonts w:hint="eastAsia"/>
        </w:rPr>
        <w:t>图</w:t>
      </w:r>
      <w:r>
        <w:t xml:space="preserve"> 17 ENO </w:t>
      </w:r>
      <w:r>
        <w:rPr>
          <w:rFonts w:hint="eastAsia"/>
        </w:rPr>
        <w:t>与</w:t>
      </w:r>
      <w:r>
        <w:t xml:space="preserve"> Gödel </w:t>
      </w:r>
      <w:r>
        <w:rPr>
          <w:rFonts w:hint="eastAsia"/>
        </w:rPr>
        <w:t>各场景有效吞吐对比（总工作量</w:t>
      </w:r>
      <w:r>
        <w:t xml:space="preserve"> / </w:t>
      </w:r>
      <w:r>
        <w:rPr>
          <w:rFonts w:hint="eastAsia"/>
        </w:rPr>
        <w:t>总完成时间，</w:t>
      </w:r>
      <w:r>
        <w:rPr>
          <w:rFonts w:hint="eastAsia"/>
        </w:rPr>
        <w:t>n=3</w:t>
      </w:r>
      <w:r>
        <w:t xml:space="preserve"> </w:t>
      </w:r>
      <w:r>
        <w:rPr>
          <w:rFonts w:hint="eastAsia"/>
        </w:rPr>
        <w:t>中位数）</w:t>
      </w:r>
    </w:p>
    <w:p w14:paraId="7A09584A" w14:textId="77777777" w:rsidR="00EF3B40" w:rsidRDefault="00EF3B40">
      <w:pPr>
        <w:pStyle w:val="ImageCaption"/>
        <w:rPr>
          <w:ins w:id="361" w:author="铜 高" w:date="2026-09-24T15:01:00Z" w16du:dateUtc="2026-09-24T07:01:00Z"/>
          <w:lang w:val="en-US"/>
        </w:rPr>
      </w:pPr>
    </w:p>
    <w:p w14:paraId="235BB40B" w14:textId="77777777" w:rsidR="00EF3B40" w:rsidRPr="00EF3B40" w:rsidRDefault="00EF3B40">
      <w:pPr>
        <w:pStyle w:val="ImageCaption"/>
        <w:rPr>
          <w:lang w:val="en-US"/>
          <w:rPrChange w:id="362" w:author="铜 高" w:date="2026-09-24T15:01:00Z" w16du:dateUtc="2026-09-24T07:01:00Z">
            <w:rPr/>
          </w:rPrChange>
        </w:rPr>
      </w:pPr>
    </w:p>
    <w:p w14:paraId="17E678C4" w14:textId="77777777" w:rsidR="00957881" w:rsidRDefault="00000000">
      <w:pPr>
        <w:pStyle w:val="TableCaption"/>
      </w:pPr>
      <w:r>
        <w:rPr>
          <w:rFonts w:hint="eastAsia"/>
        </w:rPr>
        <w:lastRenderedPageBreak/>
        <w:t>表</w:t>
      </w:r>
      <w:r>
        <w:t xml:space="preserve"> 9 ENO </w:t>
      </w:r>
      <w:r>
        <w:rPr>
          <w:rFonts w:hint="eastAsia"/>
        </w:rPr>
        <w:t>与</w:t>
      </w:r>
      <w:r>
        <w:t xml:space="preserve"> Gödel </w:t>
      </w:r>
      <w:r>
        <w:rPr>
          <w:rFonts w:hint="eastAsia"/>
        </w:rPr>
        <w:t>有效吞吐对比（</w:t>
      </w:r>
      <w:r>
        <w:rPr>
          <w:rFonts w:hint="eastAsia"/>
        </w:rPr>
        <w:t>pods/s</w:t>
      </w:r>
      <w:r>
        <w:rPr>
          <w:rFonts w:hint="eastAsia"/>
        </w:rPr>
        <w:t>，</w:t>
      </w:r>
      <w:r>
        <w:rPr>
          <w:rFonts w:hint="eastAsia"/>
        </w:rPr>
        <w:t>n=3</w:t>
      </w:r>
      <w:r>
        <w:t xml:space="preserve"> </w:t>
      </w:r>
      <w:r>
        <w:rPr>
          <w:rFonts w:hint="eastAsia"/>
        </w:rPr>
        <w:t>中位数）</w:t>
      </w:r>
    </w:p>
    <w:tbl>
      <w:tblPr>
        <w:tblStyle w:val="Table"/>
        <w:tblW w:w="9072" w:type="dxa"/>
        <w:tblInd w:w="0" w:type="dxa"/>
        <w:tblLook w:val="0020" w:firstRow="1" w:lastRow="0" w:firstColumn="0" w:lastColumn="0" w:noHBand="0" w:noVBand="0"/>
        <w:tblCaption w:val="表 9 ENO 与 Gödel 有效吞吐对比（pods/s，n=3 中位数）"/>
      </w:tblPr>
      <w:tblGrid>
        <w:gridCol w:w="3335"/>
        <w:gridCol w:w="1941"/>
        <w:gridCol w:w="2127"/>
        <w:gridCol w:w="1669"/>
      </w:tblGrid>
      <w:tr w:rsidR="00957881" w14:paraId="30EB99BD" w14:textId="77777777" w:rsidTr="00957881">
        <w:trPr>
          <w:cnfStyle w:val="100000000000" w:firstRow="1" w:lastRow="0" w:firstColumn="0" w:lastColumn="0" w:oddVBand="0" w:evenVBand="0" w:oddHBand="0" w:evenHBand="0" w:firstRowFirstColumn="0" w:firstRowLastColumn="0" w:lastRowFirstColumn="0" w:lastRowLastColumn="0"/>
          <w:tblHeader/>
        </w:trPr>
        <w:tc>
          <w:tcPr>
            <w:tcW w:w="0" w:type="auto"/>
          </w:tcPr>
          <w:p w14:paraId="7FB3BDC8" w14:textId="77777777" w:rsidR="00957881" w:rsidRDefault="00000000">
            <w:pPr>
              <w:pStyle w:val="TableCell"/>
            </w:pPr>
            <w:r>
              <w:rPr>
                <w:rFonts w:hint="eastAsia"/>
              </w:rPr>
              <w:t>场景（实例配置）</w:t>
            </w:r>
          </w:p>
        </w:tc>
        <w:tc>
          <w:tcPr>
            <w:tcW w:w="0" w:type="auto"/>
          </w:tcPr>
          <w:p w14:paraId="2D84A5E8" w14:textId="77777777" w:rsidR="00957881" w:rsidRDefault="00000000">
            <w:pPr>
              <w:pStyle w:val="TableCell"/>
            </w:pPr>
            <w:r>
              <w:rPr>
                <w:rFonts w:hint="eastAsia"/>
              </w:rPr>
              <w:t>ENO</w:t>
            </w:r>
            <w:r>
              <w:rPr>
                <w:rFonts w:hint="eastAsia"/>
              </w:rPr>
              <w:t>（</w:t>
            </w:r>
            <w:r>
              <w:rPr>
                <w:rFonts w:hint="eastAsia"/>
              </w:rPr>
              <w:t>a</w:t>
            </w:r>
            <w:r>
              <w:rPr>
                <w:rFonts w:hint="eastAsia"/>
              </w:rPr>
              <w:t>）</w:t>
            </w:r>
          </w:p>
        </w:tc>
        <w:tc>
          <w:tcPr>
            <w:tcW w:w="0" w:type="auto"/>
          </w:tcPr>
          <w:p w14:paraId="54DD7FAF" w14:textId="77777777" w:rsidR="00957881" w:rsidRDefault="00000000">
            <w:pPr>
              <w:pStyle w:val="TableCell"/>
            </w:pPr>
            <w:r>
              <w:rPr>
                <w:rFonts w:hint="eastAsia"/>
              </w:rPr>
              <w:t>Gödel</w:t>
            </w:r>
            <w:r>
              <w:rPr>
                <w:rFonts w:hint="eastAsia"/>
              </w:rPr>
              <w:t>（</w:t>
            </w:r>
            <w:r>
              <w:rPr>
                <w:rFonts w:hint="eastAsia"/>
              </w:rPr>
              <w:t>b</w:t>
            </w:r>
            <w:r>
              <w:rPr>
                <w:rFonts w:hint="eastAsia"/>
              </w:rPr>
              <w:t>）</w:t>
            </w:r>
          </w:p>
        </w:tc>
        <w:tc>
          <w:tcPr>
            <w:tcW w:w="0" w:type="auto"/>
          </w:tcPr>
          <w:p w14:paraId="50784493" w14:textId="77777777" w:rsidR="00957881" w:rsidRDefault="00000000">
            <w:pPr>
              <w:pStyle w:val="TableCell"/>
            </w:pPr>
            <w:r>
              <w:rPr>
                <w:rFonts w:hint="eastAsia"/>
              </w:rPr>
              <w:t>相对变化</w:t>
            </w:r>
          </w:p>
        </w:tc>
      </w:tr>
      <w:tr w:rsidR="00957881" w14:paraId="4F2A55CA" w14:textId="77777777">
        <w:tc>
          <w:tcPr>
            <w:tcW w:w="0" w:type="auto"/>
          </w:tcPr>
          <w:p w14:paraId="5975B56F" w14:textId="77777777" w:rsidR="00957881" w:rsidRDefault="00000000">
            <w:pPr>
              <w:pStyle w:val="TableCell"/>
            </w:pPr>
            <w:r>
              <w:rPr>
                <w:rFonts w:hint="eastAsia"/>
              </w:rPr>
              <w:t>s1/w1</w:t>
            </w:r>
            <w:r>
              <w:rPr>
                <w:rFonts w:hint="eastAsia"/>
              </w:rPr>
              <w:t>（</w:t>
            </w:r>
            <w:r>
              <w:rPr>
                <w:rFonts w:hint="eastAsia"/>
              </w:rPr>
              <w:t>inst1</w:t>
            </w:r>
            <w:r>
              <w:rPr>
                <w:rFonts w:hint="eastAsia"/>
              </w:rPr>
              <w:t>）</w:t>
            </w:r>
          </w:p>
        </w:tc>
        <w:tc>
          <w:tcPr>
            <w:tcW w:w="0" w:type="auto"/>
          </w:tcPr>
          <w:p w14:paraId="13BE51FF" w14:textId="77777777" w:rsidR="00957881" w:rsidRDefault="00000000">
            <w:pPr>
              <w:pStyle w:val="TableCell"/>
            </w:pPr>
            <w:r>
              <w:t>90.1</w:t>
            </w:r>
          </w:p>
        </w:tc>
        <w:tc>
          <w:tcPr>
            <w:tcW w:w="0" w:type="auto"/>
          </w:tcPr>
          <w:p w14:paraId="075C61FB" w14:textId="77777777" w:rsidR="00957881" w:rsidRDefault="00000000">
            <w:pPr>
              <w:pStyle w:val="TableCell"/>
            </w:pPr>
            <w:r>
              <w:t>90.1</w:t>
            </w:r>
          </w:p>
        </w:tc>
        <w:tc>
          <w:tcPr>
            <w:tcW w:w="0" w:type="auto"/>
          </w:tcPr>
          <w:p w14:paraId="7E279274" w14:textId="77777777" w:rsidR="00957881" w:rsidRDefault="00000000">
            <w:pPr>
              <w:pStyle w:val="TableCell"/>
            </w:pPr>
            <w:r>
              <w:t>+0.0%</w:t>
            </w:r>
          </w:p>
        </w:tc>
      </w:tr>
      <w:tr w:rsidR="00957881" w14:paraId="2AC637A3" w14:textId="77777777">
        <w:tc>
          <w:tcPr>
            <w:tcW w:w="0" w:type="auto"/>
          </w:tcPr>
          <w:p w14:paraId="262A0492" w14:textId="77777777" w:rsidR="00957881" w:rsidRDefault="00000000">
            <w:pPr>
              <w:pStyle w:val="TableCell"/>
            </w:pPr>
            <w:r>
              <w:rPr>
                <w:rFonts w:hint="eastAsia"/>
              </w:rPr>
              <w:t>s2/w2</w:t>
            </w:r>
            <w:r>
              <w:rPr>
                <w:rFonts w:hint="eastAsia"/>
              </w:rPr>
              <w:t>（</w:t>
            </w:r>
            <w:r>
              <w:rPr>
                <w:rFonts w:hint="eastAsia"/>
              </w:rPr>
              <w:t>inst1</w:t>
            </w:r>
            <w:r>
              <w:rPr>
                <w:rFonts w:hint="eastAsia"/>
              </w:rPr>
              <w:t>）</w:t>
            </w:r>
          </w:p>
        </w:tc>
        <w:tc>
          <w:tcPr>
            <w:tcW w:w="0" w:type="auto"/>
          </w:tcPr>
          <w:p w14:paraId="34FE14E1" w14:textId="77777777" w:rsidR="00957881" w:rsidRDefault="00000000">
            <w:pPr>
              <w:pStyle w:val="TableCell"/>
            </w:pPr>
            <w:r>
              <w:t>331.1</w:t>
            </w:r>
          </w:p>
        </w:tc>
        <w:tc>
          <w:tcPr>
            <w:tcW w:w="0" w:type="auto"/>
          </w:tcPr>
          <w:p w14:paraId="1273CC4A" w14:textId="77777777" w:rsidR="00957881" w:rsidRDefault="00000000">
            <w:pPr>
              <w:pStyle w:val="TableCell"/>
            </w:pPr>
            <w:r>
              <w:t>324.7</w:t>
            </w:r>
          </w:p>
        </w:tc>
        <w:tc>
          <w:tcPr>
            <w:tcW w:w="0" w:type="auto"/>
          </w:tcPr>
          <w:p w14:paraId="7F70F078" w14:textId="77777777" w:rsidR="00957881" w:rsidRDefault="00000000">
            <w:pPr>
              <w:pStyle w:val="TableCell"/>
            </w:pPr>
            <w:r>
              <w:t>+2.0%</w:t>
            </w:r>
          </w:p>
        </w:tc>
      </w:tr>
      <w:tr w:rsidR="00957881" w14:paraId="45655352" w14:textId="77777777">
        <w:tc>
          <w:tcPr>
            <w:tcW w:w="0" w:type="auto"/>
          </w:tcPr>
          <w:p w14:paraId="11512E6D" w14:textId="77777777" w:rsidR="00957881" w:rsidRDefault="00000000">
            <w:pPr>
              <w:pStyle w:val="TableCell"/>
            </w:pPr>
            <w:r>
              <w:rPr>
                <w:rFonts w:hint="eastAsia"/>
              </w:rPr>
              <w:t>s2/w3</w:t>
            </w:r>
            <w:r>
              <w:rPr>
                <w:rFonts w:hint="eastAsia"/>
              </w:rPr>
              <w:t>（</w:t>
            </w:r>
            <w:r>
              <w:rPr>
                <w:rFonts w:hint="eastAsia"/>
              </w:rPr>
              <w:t>inst1</w:t>
            </w:r>
            <w:r>
              <w:rPr>
                <w:rFonts w:hint="eastAsia"/>
              </w:rPr>
              <w:t>）</w:t>
            </w:r>
          </w:p>
        </w:tc>
        <w:tc>
          <w:tcPr>
            <w:tcW w:w="0" w:type="auto"/>
          </w:tcPr>
          <w:p w14:paraId="726EC6A3" w14:textId="77777777" w:rsidR="00957881" w:rsidRDefault="00000000">
            <w:pPr>
              <w:pStyle w:val="TableCell"/>
            </w:pPr>
            <w:r>
              <w:t>352.1</w:t>
            </w:r>
          </w:p>
        </w:tc>
        <w:tc>
          <w:tcPr>
            <w:tcW w:w="0" w:type="auto"/>
          </w:tcPr>
          <w:p w14:paraId="1EC76084" w14:textId="77777777" w:rsidR="00957881" w:rsidRDefault="00000000">
            <w:pPr>
              <w:pStyle w:val="TableCell"/>
            </w:pPr>
            <w:r>
              <w:t>286.5</w:t>
            </w:r>
          </w:p>
        </w:tc>
        <w:tc>
          <w:tcPr>
            <w:tcW w:w="0" w:type="auto"/>
          </w:tcPr>
          <w:p w14:paraId="61CE60D2" w14:textId="77777777" w:rsidR="00957881" w:rsidRDefault="00000000">
            <w:pPr>
              <w:pStyle w:val="TableCell"/>
            </w:pPr>
            <w:r>
              <w:t>+22.9%</w:t>
            </w:r>
          </w:p>
        </w:tc>
      </w:tr>
      <w:tr w:rsidR="00957881" w14:paraId="293F611C" w14:textId="77777777">
        <w:tc>
          <w:tcPr>
            <w:tcW w:w="0" w:type="auto"/>
          </w:tcPr>
          <w:p w14:paraId="5B3A545E" w14:textId="77777777" w:rsidR="00957881" w:rsidRDefault="00000000">
            <w:pPr>
              <w:pStyle w:val="TableCell"/>
            </w:pPr>
            <w:r>
              <w:rPr>
                <w:rFonts w:hint="eastAsia"/>
              </w:rPr>
              <w:t>s3/w2</w:t>
            </w:r>
            <w:r>
              <w:rPr>
                <w:rFonts w:hint="eastAsia"/>
              </w:rPr>
              <w:t>（</w:t>
            </w:r>
            <w:r>
              <w:rPr>
                <w:rFonts w:hint="eastAsia"/>
              </w:rPr>
              <w:t>inst1</w:t>
            </w:r>
            <w:r>
              <w:rPr>
                <w:rFonts w:hint="eastAsia"/>
              </w:rPr>
              <w:t>）</w:t>
            </w:r>
          </w:p>
        </w:tc>
        <w:tc>
          <w:tcPr>
            <w:tcW w:w="0" w:type="auto"/>
          </w:tcPr>
          <w:p w14:paraId="67C38358" w14:textId="77777777" w:rsidR="00957881" w:rsidRDefault="00000000">
            <w:pPr>
              <w:pStyle w:val="TableCell"/>
            </w:pPr>
            <w:r>
              <w:t>328.9</w:t>
            </w:r>
          </w:p>
        </w:tc>
        <w:tc>
          <w:tcPr>
            <w:tcW w:w="0" w:type="auto"/>
          </w:tcPr>
          <w:p w14:paraId="5292C812" w14:textId="77777777" w:rsidR="00957881" w:rsidRDefault="00000000">
            <w:pPr>
              <w:pStyle w:val="TableCell"/>
            </w:pPr>
            <w:r>
              <w:t>273.2</w:t>
            </w:r>
          </w:p>
        </w:tc>
        <w:tc>
          <w:tcPr>
            <w:tcW w:w="0" w:type="auto"/>
          </w:tcPr>
          <w:p w14:paraId="6412331A" w14:textId="77777777" w:rsidR="00957881" w:rsidRDefault="00000000">
            <w:pPr>
              <w:pStyle w:val="TableCell"/>
            </w:pPr>
            <w:r>
              <w:t>+20.4%</w:t>
            </w:r>
          </w:p>
        </w:tc>
      </w:tr>
      <w:tr w:rsidR="00957881" w14:paraId="00739CFD" w14:textId="77777777">
        <w:tc>
          <w:tcPr>
            <w:tcW w:w="0" w:type="auto"/>
          </w:tcPr>
          <w:p w14:paraId="7F7D41E4" w14:textId="77777777" w:rsidR="00957881" w:rsidRDefault="00000000">
            <w:pPr>
              <w:pStyle w:val="TableCell"/>
            </w:pPr>
            <w:r>
              <w:rPr>
                <w:rFonts w:hint="eastAsia"/>
              </w:rPr>
              <w:t>s3/w3</w:t>
            </w:r>
            <w:r>
              <w:rPr>
                <w:rFonts w:hint="eastAsia"/>
              </w:rPr>
              <w:t>（</w:t>
            </w:r>
            <w:r>
              <w:rPr>
                <w:rFonts w:hint="eastAsia"/>
              </w:rPr>
              <w:t>inst1</w:t>
            </w:r>
            <w:r>
              <w:rPr>
                <w:rFonts w:hint="eastAsia"/>
              </w:rPr>
              <w:t>）</w:t>
            </w:r>
          </w:p>
        </w:tc>
        <w:tc>
          <w:tcPr>
            <w:tcW w:w="0" w:type="auto"/>
          </w:tcPr>
          <w:p w14:paraId="0355B60D" w14:textId="77777777" w:rsidR="00957881" w:rsidRDefault="00000000">
            <w:pPr>
              <w:pStyle w:val="TableCell"/>
            </w:pPr>
            <w:r>
              <w:t>297.6</w:t>
            </w:r>
          </w:p>
        </w:tc>
        <w:tc>
          <w:tcPr>
            <w:tcW w:w="0" w:type="auto"/>
          </w:tcPr>
          <w:p w14:paraId="0A35CBB2" w14:textId="77777777" w:rsidR="00957881" w:rsidRDefault="00000000">
            <w:pPr>
              <w:pStyle w:val="TableCell"/>
            </w:pPr>
            <w:r>
              <w:t>283.3</w:t>
            </w:r>
          </w:p>
        </w:tc>
        <w:tc>
          <w:tcPr>
            <w:tcW w:w="0" w:type="auto"/>
          </w:tcPr>
          <w:p w14:paraId="4CD41D44" w14:textId="77777777" w:rsidR="00957881" w:rsidRDefault="00000000">
            <w:pPr>
              <w:pStyle w:val="TableCell"/>
            </w:pPr>
            <w:r>
              <w:t>+5.1%</w:t>
            </w:r>
          </w:p>
        </w:tc>
      </w:tr>
      <w:tr w:rsidR="00957881" w14:paraId="4699D82C" w14:textId="77777777">
        <w:tc>
          <w:tcPr>
            <w:tcW w:w="0" w:type="auto"/>
          </w:tcPr>
          <w:p w14:paraId="6E5A3CDF" w14:textId="77777777" w:rsidR="00957881" w:rsidRDefault="00000000">
            <w:pPr>
              <w:pStyle w:val="TableCell"/>
            </w:pPr>
            <w:r>
              <w:rPr>
                <w:rFonts w:hint="eastAsia"/>
              </w:rPr>
              <w:t>s3/w3</w:t>
            </w:r>
            <w:r>
              <w:rPr>
                <w:rFonts w:hint="eastAsia"/>
              </w:rPr>
              <w:t>（</w:t>
            </w:r>
            <w:r>
              <w:rPr>
                <w:rFonts w:hint="eastAsia"/>
              </w:rPr>
              <w:t>inst3</w:t>
            </w:r>
            <w:r>
              <w:rPr>
                <w:rFonts w:hint="eastAsia"/>
              </w:rPr>
              <w:t>）</w:t>
            </w:r>
          </w:p>
        </w:tc>
        <w:tc>
          <w:tcPr>
            <w:tcW w:w="0" w:type="auto"/>
          </w:tcPr>
          <w:p w14:paraId="16DE223D" w14:textId="77777777" w:rsidR="00957881" w:rsidRDefault="00000000">
            <w:pPr>
              <w:pStyle w:val="TableCell"/>
            </w:pPr>
            <w:r>
              <w:t>349.7</w:t>
            </w:r>
          </w:p>
        </w:tc>
        <w:tc>
          <w:tcPr>
            <w:tcW w:w="0" w:type="auto"/>
          </w:tcPr>
          <w:p w14:paraId="62D43A53" w14:textId="77777777" w:rsidR="00957881" w:rsidRDefault="00000000">
            <w:pPr>
              <w:pStyle w:val="TableCell"/>
            </w:pPr>
            <w:r>
              <w:t>287.4</w:t>
            </w:r>
          </w:p>
        </w:tc>
        <w:tc>
          <w:tcPr>
            <w:tcW w:w="0" w:type="auto"/>
          </w:tcPr>
          <w:p w14:paraId="02CE7CE4" w14:textId="77777777" w:rsidR="00957881" w:rsidRDefault="00000000">
            <w:pPr>
              <w:pStyle w:val="TableCell"/>
            </w:pPr>
            <w:r>
              <w:t>+21.7%</w:t>
            </w:r>
          </w:p>
        </w:tc>
      </w:tr>
      <w:tr w:rsidR="00957881" w14:paraId="54CAF5FA" w14:textId="77777777">
        <w:tc>
          <w:tcPr>
            <w:tcW w:w="0" w:type="auto"/>
          </w:tcPr>
          <w:p w14:paraId="1706E34F" w14:textId="77777777" w:rsidR="00957881" w:rsidRDefault="00000000">
            <w:pPr>
              <w:pStyle w:val="TableCell"/>
            </w:pPr>
            <w:r>
              <w:rPr>
                <w:rFonts w:hint="eastAsia"/>
              </w:rPr>
              <w:t>s3/w4</w:t>
            </w:r>
            <w:r>
              <w:rPr>
                <w:rFonts w:hint="eastAsia"/>
              </w:rPr>
              <w:t>（</w:t>
            </w:r>
            <w:r>
              <w:rPr>
                <w:rFonts w:hint="eastAsia"/>
              </w:rPr>
              <w:t>inst3</w:t>
            </w:r>
            <w:r>
              <w:rPr>
                <w:rFonts w:hint="eastAsia"/>
              </w:rPr>
              <w:t>）</w:t>
            </w:r>
          </w:p>
        </w:tc>
        <w:tc>
          <w:tcPr>
            <w:tcW w:w="0" w:type="auto"/>
          </w:tcPr>
          <w:p w14:paraId="7E4B1793" w14:textId="77777777" w:rsidR="00957881" w:rsidRDefault="00000000">
            <w:pPr>
              <w:pStyle w:val="TableCell"/>
            </w:pPr>
            <w:r>
              <w:t>344.8</w:t>
            </w:r>
          </w:p>
        </w:tc>
        <w:tc>
          <w:tcPr>
            <w:tcW w:w="0" w:type="auto"/>
          </w:tcPr>
          <w:p w14:paraId="21D4665A" w14:textId="77777777" w:rsidR="00957881" w:rsidRDefault="00000000">
            <w:pPr>
              <w:pStyle w:val="TableCell"/>
            </w:pPr>
            <w:r>
              <w:t>315.5</w:t>
            </w:r>
          </w:p>
        </w:tc>
        <w:tc>
          <w:tcPr>
            <w:tcW w:w="0" w:type="auto"/>
          </w:tcPr>
          <w:p w14:paraId="6C675F96" w14:textId="77777777" w:rsidR="00957881" w:rsidRDefault="00000000">
            <w:pPr>
              <w:pStyle w:val="TableCell"/>
            </w:pPr>
            <w:r>
              <w:t>+9.3%</w:t>
            </w:r>
          </w:p>
        </w:tc>
      </w:tr>
      <w:tr w:rsidR="00957881" w14:paraId="6F6E9F6D" w14:textId="77777777">
        <w:tc>
          <w:tcPr>
            <w:tcW w:w="0" w:type="auto"/>
          </w:tcPr>
          <w:p w14:paraId="094B54A9" w14:textId="77777777" w:rsidR="00957881" w:rsidRDefault="00000000">
            <w:pPr>
              <w:pStyle w:val="TableCell"/>
            </w:pPr>
            <w:r>
              <w:rPr>
                <w:rFonts w:hint="eastAsia"/>
              </w:rPr>
              <w:t>s3/w5</w:t>
            </w:r>
            <w:r>
              <w:rPr>
                <w:rFonts w:hint="eastAsia"/>
              </w:rPr>
              <w:t>（</w:t>
            </w:r>
            <w:r>
              <w:rPr>
                <w:rFonts w:hint="eastAsia"/>
              </w:rPr>
              <w:t>inst3</w:t>
            </w:r>
            <w:r>
              <w:rPr>
                <w:rFonts w:hint="eastAsia"/>
              </w:rPr>
              <w:t>）</w:t>
            </w:r>
          </w:p>
        </w:tc>
        <w:tc>
          <w:tcPr>
            <w:tcW w:w="0" w:type="auto"/>
          </w:tcPr>
          <w:p w14:paraId="29FB8CE5" w14:textId="77777777" w:rsidR="00957881" w:rsidRDefault="00000000">
            <w:pPr>
              <w:pStyle w:val="TableCell"/>
            </w:pPr>
            <w:r>
              <w:t>333.3</w:t>
            </w:r>
          </w:p>
        </w:tc>
        <w:tc>
          <w:tcPr>
            <w:tcW w:w="0" w:type="auto"/>
          </w:tcPr>
          <w:p w14:paraId="3258FB31" w14:textId="77777777" w:rsidR="00957881" w:rsidRDefault="00000000">
            <w:pPr>
              <w:pStyle w:val="TableCell"/>
            </w:pPr>
            <w:r>
              <w:t>274.7</w:t>
            </w:r>
          </w:p>
        </w:tc>
        <w:tc>
          <w:tcPr>
            <w:tcW w:w="0" w:type="auto"/>
          </w:tcPr>
          <w:p w14:paraId="1AA96404" w14:textId="77777777" w:rsidR="00957881" w:rsidRDefault="00000000">
            <w:pPr>
              <w:pStyle w:val="TableCell"/>
            </w:pPr>
            <w:r>
              <w:t>+21.3%</w:t>
            </w:r>
          </w:p>
        </w:tc>
      </w:tr>
      <w:tr w:rsidR="00957881" w14:paraId="702EF782" w14:textId="77777777">
        <w:tc>
          <w:tcPr>
            <w:tcW w:w="0" w:type="auto"/>
          </w:tcPr>
          <w:p w14:paraId="01E71EB9" w14:textId="77777777" w:rsidR="00957881" w:rsidRDefault="00000000">
            <w:pPr>
              <w:pStyle w:val="TableCell"/>
            </w:pPr>
            <w:r>
              <w:rPr>
                <w:rFonts w:hint="eastAsia"/>
              </w:rPr>
              <w:t>s3/w6</w:t>
            </w:r>
            <w:r>
              <w:rPr>
                <w:rFonts w:hint="eastAsia"/>
              </w:rPr>
              <w:t>（</w:t>
            </w:r>
            <w:r>
              <w:rPr>
                <w:rFonts w:hint="eastAsia"/>
              </w:rPr>
              <w:t>inst1</w:t>
            </w:r>
            <w:r>
              <w:rPr>
                <w:rFonts w:hint="eastAsia"/>
              </w:rPr>
              <w:t>）</w:t>
            </w:r>
          </w:p>
        </w:tc>
        <w:tc>
          <w:tcPr>
            <w:tcW w:w="0" w:type="auto"/>
          </w:tcPr>
          <w:p w14:paraId="1A9257EE" w14:textId="77777777" w:rsidR="00957881" w:rsidRDefault="00000000">
            <w:pPr>
              <w:pStyle w:val="TableCell"/>
            </w:pPr>
            <w:r>
              <w:t>251.3</w:t>
            </w:r>
          </w:p>
        </w:tc>
        <w:tc>
          <w:tcPr>
            <w:tcW w:w="0" w:type="auto"/>
          </w:tcPr>
          <w:p w14:paraId="7B440C31" w14:textId="77777777" w:rsidR="00957881" w:rsidRDefault="00000000">
            <w:pPr>
              <w:pStyle w:val="TableCell"/>
            </w:pPr>
            <w:r>
              <w:t>211.0</w:t>
            </w:r>
          </w:p>
        </w:tc>
        <w:tc>
          <w:tcPr>
            <w:tcW w:w="0" w:type="auto"/>
          </w:tcPr>
          <w:p w14:paraId="7C94B69F" w14:textId="77777777" w:rsidR="00957881" w:rsidRDefault="00000000">
            <w:pPr>
              <w:pStyle w:val="TableCell"/>
            </w:pPr>
            <w:r>
              <w:t>+19.1%</w:t>
            </w:r>
          </w:p>
        </w:tc>
      </w:tr>
      <w:tr w:rsidR="00957881" w14:paraId="56E1D952" w14:textId="77777777">
        <w:tc>
          <w:tcPr>
            <w:tcW w:w="0" w:type="auto"/>
          </w:tcPr>
          <w:p w14:paraId="54DA18E8" w14:textId="77777777" w:rsidR="00957881" w:rsidRDefault="00000000">
            <w:pPr>
              <w:pStyle w:val="TableCell"/>
            </w:pPr>
            <w:r>
              <w:rPr>
                <w:rFonts w:hint="eastAsia"/>
              </w:rPr>
              <w:t>s3/w6</w:t>
            </w:r>
            <w:r>
              <w:rPr>
                <w:rFonts w:hint="eastAsia"/>
              </w:rPr>
              <w:t>（</w:t>
            </w:r>
            <w:r>
              <w:rPr>
                <w:rFonts w:hint="eastAsia"/>
              </w:rPr>
              <w:t>inst3</w:t>
            </w:r>
            <w:r>
              <w:rPr>
                <w:rFonts w:hint="eastAsia"/>
              </w:rPr>
              <w:t>）</w:t>
            </w:r>
          </w:p>
        </w:tc>
        <w:tc>
          <w:tcPr>
            <w:tcW w:w="0" w:type="auto"/>
          </w:tcPr>
          <w:p w14:paraId="4DFA5EA9" w14:textId="77777777" w:rsidR="00957881" w:rsidRDefault="00000000">
            <w:pPr>
              <w:pStyle w:val="TableCell"/>
            </w:pPr>
            <w:r>
              <w:t>215.5</w:t>
            </w:r>
          </w:p>
        </w:tc>
        <w:tc>
          <w:tcPr>
            <w:tcW w:w="0" w:type="auto"/>
          </w:tcPr>
          <w:p w14:paraId="190E6631" w14:textId="77777777" w:rsidR="00957881" w:rsidRDefault="00000000">
            <w:pPr>
              <w:pStyle w:val="TableCell"/>
            </w:pPr>
            <w:r>
              <w:t>206.6</w:t>
            </w:r>
          </w:p>
        </w:tc>
        <w:tc>
          <w:tcPr>
            <w:tcW w:w="0" w:type="auto"/>
          </w:tcPr>
          <w:p w14:paraId="587335C0" w14:textId="77777777" w:rsidR="00957881" w:rsidRDefault="00000000">
            <w:pPr>
              <w:pStyle w:val="TableCell"/>
            </w:pPr>
            <w:r>
              <w:t>+4.3%</w:t>
            </w:r>
          </w:p>
        </w:tc>
      </w:tr>
      <w:tr w:rsidR="00957881" w14:paraId="3C4A6AE0" w14:textId="77777777">
        <w:tc>
          <w:tcPr>
            <w:tcW w:w="0" w:type="auto"/>
          </w:tcPr>
          <w:p w14:paraId="315AFF13" w14:textId="77777777" w:rsidR="00957881" w:rsidRDefault="00000000">
            <w:pPr>
              <w:pStyle w:val="TableCell"/>
            </w:pPr>
            <w:r>
              <w:rPr>
                <w:rFonts w:hint="eastAsia"/>
              </w:rPr>
              <w:t>s3/w7</w:t>
            </w:r>
            <w:r>
              <w:rPr>
                <w:rFonts w:hint="eastAsia"/>
              </w:rPr>
              <w:t>（</w:t>
            </w:r>
            <w:r>
              <w:rPr>
                <w:rFonts w:hint="eastAsia"/>
              </w:rPr>
              <w:t>inst3</w:t>
            </w:r>
            <w:r>
              <w:rPr>
                <w:rFonts w:hint="eastAsia"/>
              </w:rPr>
              <w:t>）</w:t>
            </w:r>
          </w:p>
        </w:tc>
        <w:tc>
          <w:tcPr>
            <w:tcW w:w="0" w:type="auto"/>
          </w:tcPr>
          <w:p w14:paraId="0AF83F0B" w14:textId="77777777" w:rsidR="00957881" w:rsidRDefault="00000000">
            <w:pPr>
              <w:pStyle w:val="TableCell"/>
            </w:pPr>
            <w:r>
              <w:t>331.1</w:t>
            </w:r>
          </w:p>
        </w:tc>
        <w:tc>
          <w:tcPr>
            <w:tcW w:w="0" w:type="auto"/>
          </w:tcPr>
          <w:p w14:paraId="709732E1" w14:textId="77777777" w:rsidR="00957881" w:rsidRDefault="00000000">
            <w:pPr>
              <w:pStyle w:val="TableCell"/>
            </w:pPr>
            <w:r>
              <w:t>273.2</w:t>
            </w:r>
          </w:p>
        </w:tc>
        <w:tc>
          <w:tcPr>
            <w:tcW w:w="0" w:type="auto"/>
          </w:tcPr>
          <w:p w14:paraId="7387D02E" w14:textId="77777777" w:rsidR="00957881" w:rsidRDefault="00000000">
            <w:pPr>
              <w:pStyle w:val="TableCell"/>
            </w:pPr>
            <w:r>
              <w:t>+21.2%</w:t>
            </w:r>
          </w:p>
        </w:tc>
      </w:tr>
      <w:tr w:rsidR="00957881" w14:paraId="5E4BDB8B" w14:textId="77777777">
        <w:tc>
          <w:tcPr>
            <w:tcW w:w="0" w:type="auto"/>
          </w:tcPr>
          <w:p w14:paraId="0DF2D816" w14:textId="77777777" w:rsidR="00957881" w:rsidRDefault="00000000">
            <w:pPr>
              <w:pStyle w:val="TableCell"/>
            </w:pPr>
            <w:r>
              <w:rPr>
                <w:rFonts w:hint="eastAsia"/>
              </w:rPr>
              <w:t>s4/w3</w:t>
            </w:r>
            <w:r>
              <w:rPr>
                <w:rFonts w:hint="eastAsia"/>
              </w:rPr>
              <w:t>（</w:t>
            </w:r>
            <w:r>
              <w:rPr>
                <w:rFonts w:hint="eastAsia"/>
              </w:rPr>
              <w:t>inst3</w:t>
            </w:r>
            <w:r>
              <w:rPr>
                <w:rFonts w:hint="eastAsia"/>
              </w:rPr>
              <w:t>）</w:t>
            </w:r>
          </w:p>
        </w:tc>
        <w:tc>
          <w:tcPr>
            <w:tcW w:w="0" w:type="auto"/>
          </w:tcPr>
          <w:p w14:paraId="38588D1F" w14:textId="77777777" w:rsidR="00957881" w:rsidRDefault="00000000">
            <w:pPr>
              <w:pStyle w:val="TableCell"/>
            </w:pPr>
            <w:r>
              <w:t>296.7</w:t>
            </w:r>
          </w:p>
        </w:tc>
        <w:tc>
          <w:tcPr>
            <w:tcW w:w="0" w:type="auto"/>
          </w:tcPr>
          <w:p w14:paraId="382AC2E4" w14:textId="77777777" w:rsidR="00957881" w:rsidRDefault="00000000">
            <w:pPr>
              <w:pStyle w:val="TableCell"/>
            </w:pPr>
            <w:r>
              <w:t>280.9</w:t>
            </w:r>
          </w:p>
        </w:tc>
        <w:tc>
          <w:tcPr>
            <w:tcW w:w="0" w:type="auto"/>
          </w:tcPr>
          <w:p w14:paraId="5B837C7E" w14:textId="77777777" w:rsidR="00957881" w:rsidRDefault="00000000">
            <w:pPr>
              <w:pStyle w:val="TableCell"/>
            </w:pPr>
            <w:r>
              <w:t>+5.6%</w:t>
            </w:r>
          </w:p>
        </w:tc>
      </w:tr>
      <w:tr w:rsidR="00957881" w14:paraId="14129278" w14:textId="77777777">
        <w:tc>
          <w:tcPr>
            <w:tcW w:w="0" w:type="auto"/>
          </w:tcPr>
          <w:p w14:paraId="1F32414F" w14:textId="77777777" w:rsidR="00957881" w:rsidRDefault="00000000">
            <w:pPr>
              <w:pStyle w:val="TableCell"/>
            </w:pPr>
            <w:r>
              <w:rPr>
                <w:rFonts w:hint="eastAsia"/>
              </w:rPr>
              <w:t>s4/w4</w:t>
            </w:r>
            <w:r>
              <w:rPr>
                <w:rFonts w:hint="eastAsia"/>
              </w:rPr>
              <w:t>（</w:t>
            </w:r>
            <w:r>
              <w:rPr>
                <w:rFonts w:hint="eastAsia"/>
              </w:rPr>
              <w:t>inst3</w:t>
            </w:r>
            <w:r>
              <w:rPr>
                <w:rFonts w:hint="eastAsia"/>
              </w:rPr>
              <w:t>）</w:t>
            </w:r>
          </w:p>
        </w:tc>
        <w:tc>
          <w:tcPr>
            <w:tcW w:w="0" w:type="auto"/>
          </w:tcPr>
          <w:p w14:paraId="6600370F" w14:textId="77777777" w:rsidR="00957881" w:rsidRDefault="00000000">
            <w:pPr>
              <w:pStyle w:val="TableCell"/>
            </w:pPr>
            <w:r>
              <w:t>319.5</w:t>
            </w:r>
          </w:p>
        </w:tc>
        <w:tc>
          <w:tcPr>
            <w:tcW w:w="0" w:type="auto"/>
          </w:tcPr>
          <w:p w14:paraId="314D1F9B" w14:textId="77777777" w:rsidR="00957881" w:rsidRDefault="00000000">
            <w:pPr>
              <w:pStyle w:val="TableCell"/>
            </w:pPr>
            <w:r>
              <w:t>275.5</w:t>
            </w:r>
          </w:p>
        </w:tc>
        <w:tc>
          <w:tcPr>
            <w:tcW w:w="0" w:type="auto"/>
          </w:tcPr>
          <w:p w14:paraId="76C23906" w14:textId="77777777" w:rsidR="00957881" w:rsidRDefault="00000000">
            <w:pPr>
              <w:pStyle w:val="TableCell"/>
            </w:pPr>
            <w:r>
              <w:t>+16.0%</w:t>
            </w:r>
          </w:p>
        </w:tc>
      </w:tr>
      <w:tr w:rsidR="00957881" w14:paraId="73C4ACDD" w14:textId="77777777">
        <w:tc>
          <w:tcPr>
            <w:tcW w:w="0" w:type="auto"/>
          </w:tcPr>
          <w:p w14:paraId="2789BFAA" w14:textId="77777777" w:rsidR="00957881" w:rsidRDefault="00000000">
            <w:pPr>
              <w:pStyle w:val="TableCell"/>
            </w:pPr>
            <w:r>
              <w:rPr>
                <w:rFonts w:hint="eastAsia"/>
              </w:rPr>
              <w:t>s4/w5</w:t>
            </w:r>
            <w:r>
              <w:rPr>
                <w:rFonts w:hint="eastAsia"/>
              </w:rPr>
              <w:t>（</w:t>
            </w:r>
            <w:r>
              <w:rPr>
                <w:rFonts w:hint="eastAsia"/>
              </w:rPr>
              <w:t>inst3</w:t>
            </w:r>
            <w:r>
              <w:rPr>
                <w:rFonts w:hint="eastAsia"/>
              </w:rPr>
              <w:t>）</w:t>
            </w:r>
          </w:p>
        </w:tc>
        <w:tc>
          <w:tcPr>
            <w:tcW w:w="0" w:type="auto"/>
          </w:tcPr>
          <w:p w14:paraId="6A8AADD4" w14:textId="77777777" w:rsidR="00957881" w:rsidRDefault="00000000">
            <w:pPr>
              <w:pStyle w:val="TableCell"/>
            </w:pPr>
            <w:r>
              <w:t>280.9</w:t>
            </w:r>
          </w:p>
        </w:tc>
        <w:tc>
          <w:tcPr>
            <w:tcW w:w="0" w:type="auto"/>
          </w:tcPr>
          <w:p w14:paraId="653B8C62" w14:textId="77777777" w:rsidR="00957881" w:rsidRDefault="00000000">
            <w:pPr>
              <w:pStyle w:val="TableCell"/>
            </w:pPr>
            <w:r>
              <w:t>273.2</w:t>
            </w:r>
          </w:p>
        </w:tc>
        <w:tc>
          <w:tcPr>
            <w:tcW w:w="0" w:type="auto"/>
          </w:tcPr>
          <w:p w14:paraId="38857ACC" w14:textId="77777777" w:rsidR="00957881" w:rsidRDefault="00000000">
            <w:pPr>
              <w:pStyle w:val="TableCell"/>
            </w:pPr>
            <w:r>
              <w:t>+2.8%</w:t>
            </w:r>
          </w:p>
        </w:tc>
      </w:tr>
      <w:tr w:rsidR="00957881" w14:paraId="5914AC4D" w14:textId="77777777">
        <w:tc>
          <w:tcPr>
            <w:tcW w:w="0" w:type="auto"/>
          </w:tcPr>
          <w:p w14:paraId="5B28826F" w14:textId="77777777" w:rsidR="00957881" w:rsidRDefault="00000000">
            <w:pPr>
              <w:pStyle w:val="TableCell"/>
            </w:pPr>
            <w:r>
              <w:rPr>
                <w:rFonts w:hint="eastAsia"/>
              </w:rPr>
              <w:t>s4/w6</w:t>
            </w:r>
            <w:r>
              <w:rPr>
                <w:rFonts w:hint="eastAsia"/>
              </w:rPr>
              <w:t>（</w:t>
            </w:r>
            <w:r>
              <w:rPr>
                <w:rFonts w:hint="eastAsia"/>
              </w:rPr>
              <w:t>inst3</w:t>
            </w:r>
            <w:r>
              <w:rPr>
                <w:rFonts w:hint="eastAsia"/>
              </w:rPr>
              <w:t>）</w:t>
            </w:r>
          </w:p>
        </w:tc>
        <w:tc>
          <w:tcPr>
            <w:tcW w:w="0" w:type="auto"/>
          </w:tcPr>
          <w:p w14:paraId="3C20C899" w14:textId="77777777" w:rsidR="00957881" w:rsidRDefault="00000000">
            <w:pPr>
              <w:pStyle w:val="TableCell"/>
            </w:pPr>
            <w:r>
              <w:t>245.1</w:t>
            </w:r>
          </w:p>
        </w:tc>
        <w:tc>
          <w:tcPr>
            <w:tcW w:w="0" w:type="auto"/>
          </w:tcPr>
          <w:p w14:paraId="50BC5B1D" w14:textId="77777777" w:rsidR="00957881" w:rsidRDefault="00000000">
            <w:pPr>
              <w:pStyle w:val="TableCell"/>
            </w:pPr>
            <w:r>
              <w:t>206.6</w:t>
            </w:r>
          </w:p>
        </w:tc>
        <w:tc>
          <w:tcPr>
            <w:tcW w:w="0" w:type="auto"/>
          </w:tcPr>
          <w:p w14:paraId="650056F4" w14:textId="77777777" w:rsidR="00957881" w:rsidRDefault="00000000">
            <w:pPr>
              <w:pStyle w:val="TableCell"/>
            </w:pPr>
            <w:r>
              <w:t>+18.6%</w:t>
            </w:r>
          </w:p>
        </w:tc>
      </w:tr>
      <w:tr w:rsidR="00957881" w14:paraId="2C2F971B" w14:textId="77777777">
        <w:tc>
          <w:tcPr>
            <w:tcW w:w="0" w:type="auto"/>
          </w:tcPr>
          <w:p w14:paraId="0922E1C3" w14:textId="77777777" w:rsidR="00957881" w:rsidRDefault="00000000">
            <w:pPr>
              <w:pStyle w:val="TableCell"/>
            </w:pPr>
            <w:r>
              <w:rPr>
                <w:rFonts w:hint="eastAsia"/>
              </w:rPr>
              <w:t>s4/w7</w:t>
            </w:r>
            <w:r>
              <w:rPr>
                <w:rFonts w:hint="eastAsia"/>
              </w:rPr>
              <w:t>（</w:t>
            </w:r>
            <w:r>
              <w:rPr>
                <w:rFonts w:hint="eastAsia"/>
              </w:rPr>
              <w:t>inst3</w:t>
            </w:r>
            <w:r>
              <w:rPr>
                <w:rFonts w:hint="eastAsia"/>
              </w:rPr>
              <w:t>）</w:t>
            </w:r>
          </w:p>
        </w:tc>
        <w:tc>
          <w:tcPr>
            <w:tcW w:w="0" w:type="auto"/>
          </w:tcPr>
          <w:p w14:paraId="1A3BBCE0" w14:textId="77777777" w:rsidR="00957881" w:rsidRDefault="00000000">
            <w:pPr>
              <w:pStyle w:val="TableCell"/>
            </w:pPr>
            <w:r>
              <w:t>271.7</w:t>
            </w:r>
          </w:p>
        </w:tc>
        <w:tc>
          <w:tcPr>
            <w:tcW w:w="0" w:type="auto"/>
          </w:tcPr>
          <w:p w14:paraId="00C99859" w14:textId="77777777" w:rsidR="00957881" w:rsidRDefault="00000000">
            <w:pPr>
              <w:pStyle w:val="TableCell"/>
            </w:pPr>
            <w:r>
              <w:t>271.7</w:t>
            </w:r>
          </w:p>
        </w:tc>
        <w:tc>
          <w:tcPr>
            <w:tcW w:w="0" w:type="auto"/>
          </w:tcPr>
          <w:p w14:paraId="50E63FEF" w14:textId="77777777" w:rsidR="00957881" w:rsidRDefault="00000000">
            <w:pPr>
              <w:pStyle w:val="TableCell"/>
            </w:pPr>
            <w:r>
              <w:t>+0.0%</w:t>
            </w:r>
          </w:p>
        </w:tc>
      </w:tr>
    </w:tbl>
    <w:p w14:paraId="38C4BF99" w14:textId="77777777" w:rsidR="00957881" w:rsidRDefault="00000000">
      <w:pPr>
        <w:pStyle w:val="BodyText"/>
      </w:pPr>
      <w:r>
        <w:rPr>
          <w:rFonts w:hint="eastAsia"/>
        </w:rPr>
        <w:t>结论：</w:t>
      </w:r>
      <w:r>
        <w:rPr>
          <w:rFonts w:hint="eastAsia"/>
        </w:rPr>
        <w:t>ENO</w:t>
      </w:r>
      <w:r>
        <w:t xml:space="preserve"> </w:t>
      </w:r>
      <w:r>
        <w:rPr>
          <w:rFonts w:hint="eastAsia"/>
        </w:rPr>
        <w:t>的有效吞吐在</w:t>
      </w:r>
      <w:r>
        <w:t xml:space="preserve"> 14 </w:t>
      </w:r>
      <w:r>
        <w:rPr>
          <w:rFonts w:hint="eastAsia"/>
        </w:rPr>
        <w:t>个场景高于</w:t>
      </w:r>
      <w:r>
        <w:t xml:space="preserve"> Gödel</w:t>
      </w:r>
      <w:r>
        <w:t>、</w:t>
      </w:r>
      <w:r>
        <w:t xml:space="preserve">2 </w:t>
      </w:r>
      <w:r>
        <w:rPr>
          <w:rFonts w:hint="eastAsia"/>
        </w:rPr>
        <w:t>个场景持平（</w:t>
      </w:r>
      <w:r>
        <w:rPr>
          <w:rFonts w:hint="eastAsia"/>
        </w:rPr>
        <w:t>s1/w1</w:t>
      </w:r>
      <w:r>
        <w:t xml:space="preserve"> </w:t>
      </w:r>
      <w:r>
        <w:rPr>
          <w:rFonts w:hint="eastAsia"/>
        </w:rPr>
        <w:t>与</w:t>
      </w:r>
      <w:r>
        <w:t xml:space="preserve"> </w:t>
      </w:r>
      <w:r>
        <w:rPr>
          <w:rFonts w:hint="eastAsia"/>
        </w:rPr>
        <w:t>s4/w7</w:t>
      </w:r>
      <w:r>
        <w:rPr>
          <w:rFonts w:hint="eastAsia"/>
        </w:rPr>
        <w:t>），提升幅度</w:t>
      </w:r>
      <w:r>
        <w:t xml:space="preserve"> </w:t>
      </w:r>
      <w:r>
        <w:rPr>
          <w:rFonts w:hint="eastAsia"/>
        </w:rPr>
        <w:t>+2.0%~+22.9%</w:t>
      </w:r>
      <w:r>
        <w:rPr>
          <w:rFonts w:hint="eastAsia"/>
        </w:rPr>
        <w:t>，平均</w:t>
      </w:r>
      <w:r>
        <w:t xml:space="preserve"> </w:t>
      </w:r>
      <w:r>
        <w:rPr>
          <w:rFonts w:hint="eastAsia"/>
        </w:rPr>
        <w:t>+11.9%</w:t>
      </w:r>
      <w:r>
        <w:rPr>
          <w:rFonts w:hint="eastAsia"/>
        </w:rPr>
        <w:t>；所有场景的调度完成率均为</w:t>
      </w:r>
      <w:r>
        <w:t xml:space="preserve"> </w:t>
      </w:r>
      <w:r>
        <w:rPr>
          <w:rFonts w:hint="eastAsia"/>
        </w:rPr>
        <w:t>100%</w:t>
      </w:r>
      <w:r>
        <w:rPr>
          <w:rFonts w:hint="eastAsia"/>
        </w:rPr>
        <w:t>（差异来自完成时间而非完成度）。提升在高负载与多实例配置下最为明显：</w:t>
      </w:r>
      <w:r>
        <w:rPr>
          <w:rFonts w:hint="eastAsia"/>
        </w:rPr>
        <w:t>s2/w3</w:t>
      </w:r>
      <w:r>
        <w:t xml:space="preserve"> </w:t>
      </w:r>
      <w:r>
        <w:rPr>
          <w:rFonts w:hint="eastAsia"/>
        </w:rPr>
        <w:t>+22.9%</w:t>
      </w:r>
      <w:r>
        <w:rPr>
          <w:rFonts w:hint="eastAsia"/>
        </w:rPr>
        <w:t>，</w:t>
      </w:r>
      <w:r>
        <w:rPr>
          <w:rFonts w:hint="eastAsia"/>
        </w:rPr>
        <w:t>s3/w3</w:t>
      </w:r>
      <w:r>
        <w:rPr>
          <w:rFonts w:hint="eastAsia"/>
        </w:rPr>
        <w:t>（</w:t>
      </w:r>
      <w:r>
        <w:rPr>
          <w:rFonts w:hint="eastAsia"/>
        </w:rPr>
        <w:t>inst3</w:t>
      </w:r>
      <w:r>
        <w:rPr>
          <w:rFonts w:hint="eastAsia"/>
        </w:rPr>
        <w:t>）</w:t>
      </w:r>
      <w:r>
        <w:rPr>
          <w:rFonts w:hint="eastAsia"/>
        </w:rPr>
        <w:t>+21.7%</w:t>
      </w:r>
      <w:r>
        <w:rPr>
          <w:rFonts w:hint="eastAsia"/>
        </w:rPr>
        <w:t>，</w:t>
      </w:r>
      <w:r>
        <w:rPr>
          <w:rFonts w:hint="eastAsia"/>
        </w:rPr>
        <w:t>s3/w5</w:t>
      </w:r>
      <w:r>
        <w:rPr>
          <w:rFonts w:hint="eastAsia"/>
        </w:rPr>
        <w:t>（</w:t>
      </w:r>
      <w:r>
        <w:rPr>
          <w:rFonts w:hint="eastAsia"/>
        </w:rPr>
        <w:t>inst3</w:t>
      </w:r>
      <w:r>
        <w:rPr>
          <w:rFonts w:hint="eastAsia"/>
        </w:rPr>
        <w:t>）</w:t>
      </w:r>
      <w:r>
        <w:rPr>
          <w:rFonts w:hint="eastAsia"/>
        </w:rPr>
        <w:t>+21.3%</w:t>
      </w:r>
      <w:r>
        <w:rPr>
          <w:rFonts w:hint="eastAsia"/>
        </w:rPr>
        <w:t>，</w:t>
      </w:r>
      <w:r>
        <w:rPr>
          <w:rFonts w:hint="eastAsia"/>
        </w:rPr>
        <w:t>s3/w7</w:t>
      </w:r>
      <w:r>
        <w:rPr>
          <w:rFonts w:hint="eastAsia"/>
        </w:rPr>
        <w:t>（</w:t>
      </w:r>
      <w:r>
        <w:rPr>
          <w:rFonts w:hint="eastAsia"/>
        </w:rPr>
        <w:t>inst3</w:t>
      </w:r>
      <w:r>
        <w:rPr>
          <w:rFonts w:hint="eastAsia"/>
        </w:rPr>
        <w:t>）</w:t>
      </w:r>
      <w:r>
        <w:rPr>
          <w:rFonts w:hint="eastAsia"/>
        </w:rPr>
        <w:t>+21.2%</w:t>
      </w:r>
      <w:r>
        <w:rPr>
          <w:rFonts w:hint="eastAsia"/>
        </w:rPr>
        <w:t>。</w:t>
      </w:r>
      <w:r>
        <w:rPr>
          <w:rFonts w:hint="eastAsia"/>
        </w:rPr>
        <w:t>Gang</w:t>
      </w:r>
      <w:r>
        <w:t xml:space="preserve"> </w:t>
      </w:r>
      <w:r>
        <w:rPr>
          <w:rFonts w:hint="eastAsia"/>
        </w:rPr>
        <w:t>场景（</w:t>
      </w:r>
      <w:r>
        <w:rPr>
          <w:rFonts w:hint="eastAsia"/>
        </w:rPr>
        <w:t>w6</w:t>
      </w:r>
      <w:r>
        <w:rPr>
          <w:rFonts w:hint="eastAsia"/>
        </w:rPr>
        <w:t>）为</w:t>
      </w:r>
      <w:r>
        <w:t xml:space="preserve"> </w:t>
      </w:r>
      <w:r>
        <w:rPr>
          <w:rFonts w:hint="eastAsia"/>
        </w:rPr>
        <w:t>+4.3%~+19.1%</w:t>
      </w:r>
      <w:r>
        <w:rPr>
          <w:rFonts w:hint="eastAsia"/>
        </w:rPr>
        <w:t>。低负载场景两者接近，原因是负载未使调度器饱和，完成时间主要由负载注入速率决定。</w:t>
      </w:r>
    </w:p>
    <w:p w14:paraId="6EF733C9" w14:textId="77777777" w:rsidR="00957881" w:rsidRDefault="00000000">
      <w:pPr>
        <w:pStyle w:val="Heading4"/>
        <w:spacing w:before="156" w:after="156"/>
      </w:pPr>
      <w:bookmarkStart w:id="363" w:name="峰值吞吐"/>
      <w:bookmarkEnd w:id="359"/>
      <w:r>
        <w:t>6.4.3.2</w:t>
      </w:r>
      <w:r>
        <w:t xml:space="preserve">　</w:t>
      </w:r>
      <w:r>
        <w:rPr>
          <w:rFonts w:hint="eastAsia"/>
        </w:rPr>
        <w:t>峰值吞吐</w:t>
      </w:r>
    </w:p>
    <w:p w14:paraId="1C8A92BE" w14:textId="77777777" w:rsidR="00957881" w:rsidRDefault="00000000">
      <w:pPr>
        <w:pStyle w:val="CaptionedFigure"/>
      </w:pPr>
      <w:r>
        <w:rPr>
          <w:noProof/>
        </w:rPr>
        <w:drawing>
          <wp:inline distT="0" distB="0" distL="0" distR="0" wp14:anchorId="765682CF" wp14:editId="1886AB41">
            <wp:extent cx="5475900" cy="1567542"/>
            <wp:effectExtent l="0" t="0" r="0" b="0"/>
            <wp:docPr id="170" name="Picture" descr="图 18 ENO 与 Gödel 峰值吞吐 15 场景对比（scheduling_peak_throughput，n=3 中位数，s1/w1 无有效采样）"/>
            <wp:cNvGraphicFramePr/>
            <a:graphic xmlns:a="http://schemas.openxmlformats.org/drawingml/2006/main">
              <a:graphicData uri="http://schemas.openxmlformats.org/drawingml/2006/picture">
                <pic:pic xmlns:pic="http://schemas.openxmlformats.org/drawingml/2006/picture">
                  <pic:nvPicPr>
                    <pic:cNvPr id="171" name="Picture" descr="../figures/fig6-20-peak-throughput-a-vs-b-all.png"/>
                    <pic:cNvPicPr>
                      <a:picLocks noChangeAspect="1" noChangeArrowheads="1"/>
                    </pic:cNvPicPr>
                  </pic:nvPicPr>
                  <pic:blipFill>
                    <a:blip r:embed="rId25"/>
                    <a:stretch>
                      <a:fillRect/>
                    </a:stretch>
                  </pic:blipFill>
                  <pic:spPr bwMode="auto">
                    <a:xfrm>
                      <a:off x="0" y="0"/>
                      <a:ext cx="5569063" cy="1594211"/>
                    </a:xfrm>
                    <a:prstGeom prst="rect">
                      <a:avLst/>
                    </a:prstGeom>
                    <a:noFill/>
                    <a:ln w="9525">
                      <a:noFill/>
                      <a:headEnd/>
                      <a:tailEnd/>
                    </a:ln>
                  </pic:spPr>
                </pic:pic>
              </a:graphicData>
            </a:graphic>
          </wp:inline>
        </w:drawing>
      </w:r>
    </w:p>
    <w:p w14:paraId="0B2C4C15" w14:textId="77777777" w:rsidR="00957881" w:rsidRDefault="00000000">
      <w:pPr>
        <w:pStyle w:val="ImageCaption"/>
      </w:pPr>
      <w:r>
        <w:rPr>
          <w:rFonts w:hint="eastAsia"/>
        </w:rPr>
        <w:t>图</w:t>
      </w:r>
      <w:r>
        <w:t xml:space="preserve"> 18 ENO </w:t>
      </w:r>
      <w:r>
        <w:rPr>
          <w:rFonts w:hint="eastAsia"/>
        </w:rPr>
        <w:t>与</w:t>
      </w:r>
      <w:r>
        <w:t xml:space="preserve"> Gödel </w:t>
      </w:r>
      <w:r>
        <w:rPr>
          <w:rFonts w:hint="eastAsia"/>
        </w:rPr>
        <w:t>峰值吞吐</w:t>
      </w:r>
      <w:r>
        <w:t xml:space="preserve"> 15 </w:t>
      </w:r>
      <w:r>
        <w:rPr>
          <w:rFonts w:hint="eastAsia"/>
        </w:rPr>
        <w:t>场景对比（</w:t>
      </w:r>
      <w:r>
        <w:rPr>
          <w:rFonts w:hint="eastAsia"/>
        </w:rPr>
        <w:t>scheduling_peak_throughput</w:t>
      </w:r>
      <w:r>
        <w:rPr>
          <w:rFonts w:hint="eastAsia"/>
        </w:rPr>
        <w:t>，</w:t>
      </w:r>
      <w:r>
        <w:rPr>
          <w:rFonts w:hint="eastAsia"/>
        </w:rPr>
        <w:t>n=3</w:t>
      </w:r>
      <w:r>
        <w:t xml:space="preserve"> </w:t>
      </w:r>
      <w:r>
        <w:rPr>
          <w:rFonts w:hint="eastAsia"/>
        </w:rPr>
        <w:t>中位数，</w:t>
      </w:r>
      <w:r>
        <w:rPr>
          <w:rFonts w:hint="eastAsia"/>
        </w:rPr>
        <w:t>s1/w1</w:t>
      </w:r>
      <w:r>
        <w:t xml:space="preserve"> </w:t>
      </w:r>
      <w:r>
        <w:rPr>
          <w:rFonts w:hint="eastAsia"/>
        </w:rPr>
        <w:t>无有效采样）</w:t>
      </w:r>
    </w:p>
    <w:p w14:paraId="3D6F78ED" w14:textId="77777777" w:rsidR="00957881" w:rsidRDefault="00000000">
      <w:pPr>
        <w:pStyle w:val="BodyText"/>
      </w:pPr>
      <w:r>
        <w:rPr>
          <w:rFonts w:hint="eastAsia"/>
        </w:rPr>
        <w:lastRenderedPageBreak/>
        <w:t>结论：以峰值吞吐（</w:t>
      </w:r>
      <w:r>
        <w:t>scheduling_peak_throughput</w:t>
      </w:r>
      <w:r>
        <w:rPr>
          <w:rFonts w:hint="eastAsia"/>
        </w:rPr>
        <w:t>）衡量，</w:t>
      </w:r>
      <w:r>
        <w:rPr>
          <w:rFonts w:hint="eastAsia"/>
        </w:rPr>
        <w:t>ENO</w:t>
      </w:r>
      <w:r>
        <w:t xml:space="preserve"> </w:t>
      </w:r>
      <w:r>
        <w:rPr>
          <w:rFonts w:hint="eastAsia"/>
        </w:rPr>
        <w:t>在</w:t>
      </w:r>
      <w:r>
        <w:t xml:space="preserve"> 12 </w:t>
      </w:r>
      <w:r>
        <w:rPr>
          <w:rFonts w:hint="eastAsia"/>
        </w:rPr>
        <w:t>个场景领先、提升幅度</w:t>
      </w:r>
      <w:r>
        <w:t xml:space="preserve"> </w:t>
      </w:r>
      <w:r>
        <w:rPr>
          <w:rFonts w:hint="eastAsia"/>
        </w:rPr>
        <w:t>0.2%~68.0%</w:t>
      </w:r>
      <w:r>
        <w:rPr>
          <w:rFonts w:hint="eastAsia"/>
        </w:rPr>
        <w:t>，其中</w:t>
      </w:r>
      <w:r>
        <w:t xml:space="preserve"> </w:t>
      </w:r>
      <w:r>
        <w:rPr>
          <w:rFonts w:hint="eastAsia"/>
        </w:rPr>
        <w:t>s4/w6</w:t>
      </w:r>
      <w:r>
        <w:rPr>
          <w:rFonts w:hint="eastAsia"/>
        </w:rPr>
        <w:t>（</w:t>
      </w:r>
      <w:r>
        <w:rPr>
          <w:rFonts w:hint="eastAsia"/>
        </w:rPr>
        <w:t>inst3</w:t>
      </w:r>
      <w:r>
        <w:rPr>
          <w:rFonts w:hint="eastAsia"/>
        </w:rPr>
        <w:t>）达</w:t>
      </w:r>
      <w:r>
        <w:t xml:space="preserve"> </w:t>
      </w:r>
      <w:r>
        <w:rPr>
          <w:rFonts w:hint="eastAsia"/>
        </w:rPr>
        <w:t>+68.0%</w:t>
      </w:r>
      <w:r>
        <w:rPr>
          <w:rFonts w:hint="eastAsia"/>
        </w:rPr>
        <w:t>（</w:t>
      </w:r>
      <w:r>
        <w:rPr>
          <w:rFonts w:hint="eastAsia"/>
        </w:rPr>
        <w:t>893.2</w:t>
      </w:r>
      <w:r>
        <w:t xml:space="preserve"> </w:t>
      </w:r>
      <w:r>
        <w:rPr>
          <w:rFonts w:hint="eastAsia"/>
        </w:rPr>
        <w:t>对</w:t>
      </w:r>
      <w:r>
        <w:t xml:space="preserve"> 531.6 </w:t>
      </w:r>
      <w:r>
        <w:rPr>
          <w:rFonts w:hint="eastAsia"/>
        </w:rPr>
        <w:t>pods/s</w:t>
      </w:r>
      <w:r>
        <w:rPr>
          <w:rFonts w:hint="eastAsia"/>
        </w:rPr>
        <w:t>）、</w:t>
      </w:r>
      <w:r>
        <w:rPr>
          <w:rFonts w:hint="eastAsia"/>
        </w:rPr>
        <w:t>s4/w7</w:t>
      </w:r>
      <w:r>
        <w:rPr>
          <w:rFonts w:hint="eastAsia"/>
        </w:rPr>
        <w:t>（</w:t>
      </w:r>
      <w:r>
        <w:rPr>
          <w:rFonts w:hint="eastAsia"/>
        </w:rPr>
        <w:t>inst3</w:t>
      </w:r>
      <w:r>
        <w:rPr>
          <w:rFonts w:hint="eastAsia"/>
        </w:rPr>
        <w:t>）</w:t>
      </w:r>
      <w:r>
        <w:rPr>
          <w:rFonts w:hint="eastAsia"/>
        </w:rPr>
        <w:t>+14.9%</w:t>
      </w:r>
      <w:r>
        <w:rPr>
          <w:rFonts w:hint="eastAsia"/>
        </w:rPr>
        <w:t>、</w:t>
      </w:r>
      <w:r>
        <w:rPr>
          <w:rFonts w:hint="eastAsia"/>
        </w:rPr>
        <w:t>s2/w3</w:t>
      </w:r>
      <w:r>
        <w:t xml:space="preserve"> </w:t>
      </w:r>
      <w:r>
        <w:rPr>
          <w:rFonts w:hint="eastAsia"/>
        </w:rPr>
        <w:t>+13.4%</w:t>
      </w:r>
      <w:r>
        <w:rPr>
          <w:rFonts w:hint="eastAsia"/>
        </w:rPr>
        <w:t>、</w:t>
      </w:r>
      <w:r>
        <w:rPr>
          <w:rFonts w:hint="eastAsia"/>
        </w:rPr>
        <w:t>s3/w3</w:t>
      </w:r>
      <w:r>
        <w:rPr>
          <w:rFonts w:hint="eastAsia"/>
        </w:rPr>
        <w:t>（</w:t>
      </w:r>
      <w:r>
        <w:rPr>
          <w:rFonts w:hint="eastAsia"/>
        </w:rPr>
        <w:t>inst1</w:t>
      </w:r>
      <w:r>
        <w:rPr>
          <w:rFonts w:hint="eastAsia"/>
        </w:rPr>
        <w:t>）</w:t>
      </w:r>
      <w:r>
        <w:rPr>
          <w:rFonts w:hint="eastAsia"/>
        </w:rPr>
        <w:t>+14.0%</w:t>
      </w:r>
      <w:r>
        <w:rPr>
          <w:rFonts w:hint="eastAsia"/>
        </w:rPr>
        <w:t>；</w:t>
      </w:r>
      <w:r>
        <w:rPr>
          <w:rFonts w:hint="eastAsia"/>
        </w:rPr>
        <w:t>Gödel</w:t>
      </w:r>
      <w:r>
        <w:t xml:space="preserve"> </w:t>
      </w:r>
      <w:r>
        <w:rPr>
          <w:rFonts w:hint="eastAsia"/>
        </w:rPr>
        <w:t>略领先的场景</w:t>
      </w:r>
      <w:r>
        <w:t xml:space="preserve"> 2 </w:t>
      </w:r>
      <w:r>
        <w:rPr>
          <w:rFonts w:hint="eastAsia"/>
        </w:rPr>
        <w:t>个：</w:t>
      </w:r>
      <w:r>
        <w:rPr>
          <w:rFonts w:hint="eastAsia"/>
        </w:rPr>
        <w:t>s3/w5</w:t>
      </w:r>
      <w:r>
        <w:rPr>
          <w:rFonts w:hint="eastAsia"/>
        </w:rPr>
        <w:t>（</w:t>
      </w:r>
      <w:r>
        <w:rPr>
          <w:rFonts w:hint="eastAsia"/>
        </w:rPr>
        <w:t>inst3</w:t>
      </w:r>
      <w:r>
        <w:rPr>
          <w:rFonts w:hint="eastAsia"/>
        </w:rPr>
        <w:t>，</w:t>
      </w:r>
      <w:r>
        <w:rPr>
          <w:rFonts w:hint="eastAsia"/>
        </w:rPr>
        <w:t>-10.4%</w:t>
      </w:r>
      <w:r>
        <w:rPr>
          <w:rFonts w:hint="eastAsia"/>
        </w:rPr>
        <w:t>）与</w:t>
      </w:r>
      <w:r>
        <w:t xml:space="preserve"> </w:t>
      </w:r>
      <w:r>
        <w:rPr>
          <w:rFonts w:hint="eastAsia"/>
        </w:rPr>
        <w:t>s3/w6</w:t>
      </w:r>
      <w:r>
        <w:rPr>
          <w:rFonts w:hint="eastAsia"/>
        </w:rPr>
        <w:t>（</w:t>
      </w:r>
      <w:r>
        <w:rPr>
          <w:rFonts w:hint="eastAsia"/>
        </w:rPr>
        <w:t>inst3</w:t>
      </w:r>
      <w:r>
        <w:rPr>
          <w:rFonts w:hint="eastAsia"/>
        </w:rPr>
        <w:t>，</w:t>
      </w:r>
      <w:r>
        <w:rPr>
          <w:rFonts w:hint="eastAsia"/>
        </w:rPr>
        <w:t>-2.0%</w:t>
      </w:r>
      <w:r>
        <w:rPr>
          <w:rFonts w:hint="eastAsia"/>
        </w:rPr>
        <w:t>）；</w:t>
      </w:r>
      <w:r>
        <w:rPr>
          <w:rFonts w:hint="eastAsia"/>
        </w:rPr>
        <w:t>s4/w3</w:t>
      </w:r>
      <w:r>
        <w:rPr>
          <w:rFonts w:hint="eastAsia"/>
        </w:rPr>
        <w:t>（</w:t>
      </w:r>
      <w:r>
        <w:rPr>
          <w:rFonts w:hint="eastAsia"/>
        </w:rPr>
        <w:t>inst3</w:t>
      </w:r>
      <w:r>
        <w:rPr>
          <w:rFonts w:hint="eastAsia"/>
        </w:rPr>
        <w:t>）两者基本持平（</w:t>
      </w:r>
      <w:r>
        <w:rPr>
          <w:rFonts w:hint="eastAsia"/>
        </w:rPr>
        <w:t>-0.3%</w:t>
      </w:r>
      <w:r>
        <w:rPr>
          <w:rFonts w:hint="eastAsia"/>
        </w:rPr>
        <w:t>）。</w:t>
      </w:r>
      <w:r>
        <w:rPr>
          <w:rFonts w:hint="eastAsia"/>
        </w:rPr>
        <w:t>s3/w3</w:t>
      </w:r>
      <w:r>
        <w:t xml:space="preserve"> </w:t>
      </w:r>
      <w:r>
        <w:rPr>
          <w:rFonts w:hint="eastAsia"/>
        </w:rPr>
        <w:t>场景下</w:t>
      </w:r>
      <w:r>
        <w:t xml:space="preserve"> inst1/inst3 </w:t>
      </w:r>
      <w:r>
        <w:rPr>
          <w:rFonts w:hint="eastAsia"/>
        </w:rPr>
        <w:t>的绝对峰值另见</w:t>
      </w:r>
      <w:r>
        <w:t xml:space="preserve"> 6.5.4 </w:t>
      </w:r>
      <w:r>
        <w:rPr>
          <w:rFonts w:hint="eastAsia"/>
        </w:rPr>
        <w:t>节表</w:t>
      </w:r>
      <w:r>
        <w:t xml:space="preserve"> </w:t>
      </w:r>
      <w:r>
        <w:rPr>
          <w:rFonts w:hint="eastAsia"/>
        </w:rPr>
        <w:t>13</w:t>
      </w:r>
      <w:r>
        <w:rPr>
          <w:rFonts w:hint="eastAsia"/>
        </w:rPr>
        <w:t>（</w:t>
      </w:r>
      <w:r>
        <w:rPr>
          <w:rFonts w:hint="eastAsia"/>
        </w:rPr>
        <w:t>ENO</w:t>
      </w:r>
      <w:r>
        <w:t xml:space="preserve"> 858.2→1023.1 </w:t>
      </w:r>
      <w:r>
        <w:rPr>
          <w:rFonts w:hint="eastAsia"/>
        </w:rPr>
        <w:t>pods/s</w:t>
      </w:r>
      <w:r>
        <w:rPr>
          <w:rFonts w:hint="eastAsia"/>
        </w:rPr>
        <w:t>，</w:t>
      </w:r>
      <w:r>
        <w:rPr>
          <w:rFonts w:hint="eastAsia"/>
        </w:rPr>
        <w:t>Gödel</w:t>
      </w:r>
      <w:r>
        <w:t xml:space="preserve"> 752.8→999.5 </w:t>
      </w:r>
      <w:r>
        <w:rPr>
          <w:rFonts w:hint="eastAsia"/>
        </w:rPr>
        <w:t>pods/s</w:t>
      </w:r>
      <w:r>
        <w:rPr>
          <w:rFonts w:hint="eastAsia"/>
        </w:rPr>
        <w:t>）。</w:t>
      </w:r>
      <w:r>
        <w:rPr>
          <w:rFonts w:hint="eastAsia"/>
        </w:rPr>
        <w:t>ENO</w:t>
      </w:r>
      <w:r>
        <w:t xml:space="preserve"> </w:t>
      </w:r>
      <w:r>
        <w:rPr>
          <w:rFonts w:hint="eastAsia"/>
        </w:rPr>
        <w:t>未在峰值吞吐上一律领先说明其有效吞吐的整体优势并非源自更高的瞬时调度速率，而是来自更快的启动进入稳态与更短的整体完成时间——这一口径差异在</w:t>
      </w:r>
      <w:r>
        <w:t xml:space="preserve"> §6.7 </w:t>
      </w:r>
      <w:r>
        <w:rPr>
          <w:rFonts w:hint="eastAsia"/>
        </w:rPr>
        <w:t>第（</w:t>
      </w:r>
      <w:r>
        <w:rPr>
          <w:rFonts w:hint="eastAsia"/>
        </w:rPr>
        <w:t>7</w:t>
      </w:r>
      <w:r>
        <w:rPr>
          <w:rFonts w:hint="eastAsia"/>
        </w:rPr>
        <w:t>）条中作为局限进一步说明。</w:t>
      </w:r>
    </w:p>
    <w:p w14:paraId="787EF7E2" w14:textId="77777777" w:rsidR="00957881" w:rsidRDefault="00000000">
      <w:pPr>
        <w:pStyle w:val="Heading4"/>
        <w:spacing w:before="156" w:after="156"/>
      </w:pPr>
      <w:bookmarkStart w:id="364" w:name="调度延迟分布p90p99"/>
      <w:bookmarkEnd w:id="363"/>
      <w:r>
        <w:t>6.4.3.3</w:t>
      </w:r>
      <w:r>
        <w:t xml:space="preserve">　</w:t>
      </w:r>
      <w:r>
        <w:rPr>
          <w:rFonts w:hint="eastAsia"/>
        </w:rPr>
        <w:t>调度延迟分布（</w:t>
      </w:r>
      <w:r>
        <w:rPr>
          <w:rFonts w:hint="eastAsia"/>
        </w:rPr>
        <w:t>P90/P99</w:t>
      </w:r>
      <w:r>
        <w:rPr>
          <w:rFonts w:hint="eastAsia"/>
        </w:rPr>
        <w:t>）</w:t>
      </w:r>
    </w:p>
    <w:p w14:paraId="39F8867F" w14:textId="77777777" w:rsidR="00957881" w:rsidRDefault="00000000">
      <w:pPr>
        <w:pStyle w:val="CaptionedFigure"/>
      </w:pPr>
      <w:r>
        <w:rPr>
          <w:noProof/>
        </w:rPr>
        <w:drawing>
          <wp:inline distT="0" distB="0" distL="0" distR="0" wp14:anchorId="453D4C84" wp14:editId="5BAD31CD">
            <wp:extent cx="5753100" cy="2671082"/>
            <wp:effectExtent l="0" t="0" r="0" b="0"/>
            <wp:docPr id="174" name="Picture" descr="图 19 全场景 ENO 与 Gödel P99 调度延迟对比（scheduling_latency_p99，n=3 中位数，log 纵轴）"/>
            <wp:cNvGraphicFramePr/>
            <a:graphic xmlns:a="http://schemas.openxmlformats.org/drawingml/2006/main">
              <a:graphicData uri="http://schemas.openxmlformats.org/drawingml/2006/picture">
                <pic:pic xmlns:pic="http://schemas.openxmlformats.org/drawingml/2006/picture">
                  <pic:nvPicPr>
                    <pic:cNvPr id="175" name="Picture" descr="../figures/fig6-4-latency-p99-all.png"/>
                    <pic:cNvPicPr>
                      <a:picLocks noChangeAspect="1" noChangeArrowheads="1"/>
                    </pic:cNvPicPr>
                  </pic:nvPicPr>
                  <pic:blipFill>
                    <a:blip r:embed="rId26"/>
                    <a:stretch>
                      <a:fillRect/>
                    </a:stretch>
                  </pic:blipFill>
                  <pic:spPr bwMode="auto">
                    <a:xfrm>
                      <a:off x="0" y="0"/>
                      <a:ext cx="5753100" cy="2671082"/>
                    </a:xfrm>
                    <a:prstGeom prst="rect">
                      <a:avLst/>
                    </a:prstGeom>
                    <a:noFill/>
                    <a:ln w="9525">
                      <a:noFill/>
                      <a:headEnd/>
                      <a:tailEnd/>
                    </a:ln>
                  </pic:spPr>
                </pic:pic>
              </a:graphicData>
            </a:graphic>
          </wp:inline>
        </w:drawing>
      </w:r>
    </w:p>
    <w:p w14:paraId="0E4C9779" w14:textId="77777777" w:rsidR="00957881" w:rsidRDefault="00000000">
      <w:pPr>
        <w:pStyle w:val="ImageCaption"/>
      </w:pPr>
      <w:r>
        <w:rPr>
          <w:rFonts w:hint="eastAsia"/>
        </w:rPr>
        <w:t>图</w:t>
      </w:r>
      <w:r>
        <w:t xml:space="preserve"> 19 </w:t>
      </w:r>
      <w:r>
        <w:rPr>
          <w:rFonts w:hint="eastAsia"/>
        </w:rPr>
        <w:t>全场景</w:t>
      </w:r>
      <w:r>
        <w:t xml:space="preserve"> ENO </w:t>
      </w:r>
      <w:r>
        <w:rPr>
          <w:rFonts w:hint="eastAsia"/>
        </w:rPr>
        <w:t>与</w:t>
      </w:r>
      <w:r>
        <w:t xml:space="preserve"> Gödel P99 </w:t>
      </w:r>
      <w:r>
        <w:rPr>
          <w:rFonts w:hint="eastAsia"/>
        </w:rPr>
        <w:t>调度延迟对比（</w:t>
      </w:r>
      <w:r>
        <w:rPr>
          <w:rFonts w:hint="eastAsia"/>
        </w:rPr>
        <w:t>scheduling_latency_p99</w:t>
      </w:r>
      <w:r>
        <w:rPr>
          <w:rFonts w:hint="eastAsia"/>
        </w:rPr>
        <w:t>，</w:t>
      </w:r>
      <w:r>
        <w:rPr>
          <w:rFonts w:hint="eastAsia"/>
        </w:rPr>
        <w:t>n=3</w:t>
      </w:r>
      <w:r>
        <w:t xml:space="preserve"> </w:t>
      </w:r>
      <w:r>
        <w:rPr>
          <w:rFonts w:hint="eastAsia"/>
        </w:rPr>
        <w:t>中位数，</w:t>
      </w:r>
      <w:r>
        <w:rPr>
          <w:rFonts w:hint="eastAsia"/>
        </w:rPr>
        <w:t>log</w:t>
      </w:r>
      <w:r>
        <w:t xml:space="preserve"> </w:t>
      </w:r>
      <w:r>
        <w:rPr>
          <w:rFonts w:hint="eastAsia"/>
        </w:rPr>
        <w:t>纵轴）</w:t>
      </w:r>
    </w:p>
    <w:p w14:paraId="2B5BAE90" w14:textId="77777777" w:rsidR="00957881" w:rsidRDefault="00000000">
      <w:pPr>
        <w:pStyle w:val="TableCaption"/>
      </w:pPr>
      <w:r>
        <w:rPr>
          <w:rFonts w:hint="eastAsia"/>
        </w:rPr>
        <w:t>表</w:t>
      </w:r>
      <w:r>
        <w:t xml:space="preserve"> 10 ENO </w:t>
      </w:r>
      <w:r>
        <w:rPr>
          <w:rFonts w:hint="eastAsia"/>
        </w:rPr>
        <w:t>与</w:t>
      </w:r>
      <w:r>
        <w:t xml:space="preserve"> Gödel </w:t>
      </w:r>
      <w:r>
        <w:rPr>
          <w:rFonts w:hint="eastAsia"/>
        </w:rPr>
        <w:t>调度延迟对比（秒，</w:t>
      </w:r>
      <w:r>
        <w:rPr>
          <w:rFonts w:hint="eastAsia"/>
        </w:rPr>
        <w:t>n=3</w:t>
      </w:r>
      <w:r>
        <w:t xml:space="preserve"> </w:t>
      </w:r>
      <w:r>
        <w:rPr>
          <w:rFonts w:hint="eastAsia"/>
        </w:rPr>
        <w:t>中位数，剔除首尾各</w:t>
      </w:r>
      <w:r>
        <w:t xml:space="preserve"> 2 </w:t>
      </w:r>
      <w:r>
        <w:rPr>
          <w:rFonts w:hint="eastAsia"/>
        </w:rPr>
        <w:t>采样点）</w:t>
      </w:r>
    </w:p>
    <w:tbl>
      <w:tblPr>
        <w:tblStyle w:val="Table"/>
        <w:tblW w:w="9072" w:type="dxa"/>
        <w:tblInd w:w="0" w:type="dxa"/>
        <w:tblLayout w:type="fixed"/>
        <w:tblLook w:val="0020" w:firstRow="1" w:lastRow="0" w:firstColumn="0" w:lastColumn="0" w:noHBand="0" w:noVBand="0"/>
        <w:tblCaption w:val="表 10 ENO 与 Gödel 调度延迟对比（秒，n=3 中位数，剔除首尾各 2 采样点）"/>
      </w:tblPr>
      <w:tblGrid>
        <w:gridCol w:w="1296"/>
        <w:gridCol w:w="1296"/>
        <w:gridCol w:w="1296"/>
        <w:gridCol w:w="1296"/>
        <w:gridCol w:w="1296"/>
        <w:gridCol w:w="1296"/>
        <w:gridCol w:w="1296"/>
      </w:tblGrid>
      <w:tr w:rsidR="00957881" w14:paraId="645D5B2D" w14:textId="77777777" w:rsidTr="00957881">
        <w:trPr>
          <w:cnfStyle w:val="100000000000" w:firstRow="1" w:lastRow="0" w:firstColumn="0" w:lastColumn="0" w:oddVBand="0" w:evenVBand="0" w:oddHBand="0" w:evenHBand="0" w:firstRowFirstColumn="0" w:firstRowLastColumn="0" w:lastRowFirstColumn="0" w:lastRowLastColumn="0"/>
          <w:tblHeader/>
        </w:trPr>
        <w:tc>
          <w:tcPr>
            <w:tcW w:w="1296" w:type="dxa"/>
          </w:tcPr>
          <w:p w14:paraId="7744873A" w14:textId="77777777" w:rsidR="00957881" w:rsidRDefault="00000000">
            <w:pPr>
              <w:pStyle w:val="TableCell"/>
            </w:pPr>
            <w:r>
              <w:rPr>
                <w:rFonts w:hint="eastAsia"/>
              </w:rPr>
              <w:t>场景（实例配置）</w:t>
            </w:r>
          </w:p>
        </w:tc>
        <w:tc>
          <w:tcPr>
            <w:tcW w:w="1296" w:type="dxa"/>
          </w:tcPr>
          <w:p w14:paraId="1B04AFC3" w14:textId="77777777" w:rsidR="00957881" w:rsidRDefault="00000000">
            <w:pPr>
              <w:pStyle w:val="TableCell"/>
            </w:pPr>
            <w:r>
              <w:t>ENO P90</w:t>
            </w:r>
          </w:p>
        </w:tc>
        <w:tc>
          <w:tcPr>
            <w:tcW w:w="1296" w:type="dxa"/>
          </w:tcPr>
          <w:p w14:paraId="1DD790B4" w14:textId="77777777" w:rsidR="00957881" w:rsidRDefault="00000000">
            <w:pPr>
              <w:pStyle w:val="TableCell"/>
            </w:pPr>
            <w:r>
              <w:t>Gödel P90</w:t>
            </w:r>
          </w:p>
        </w:tc>
        <w:tc>
          <w:tcPr>
            <w:tcW w:w="1296" w:type="dxa"/>
          </w:tcPr>
          <w:p w14:paraId="71D6FA17" w14:textId="77777777" w:rsidR="00957881" w:rsidRDefault="00000000">
            <w:pPr>
              <w:pStyle w:val="TableCell"/>
            </w:pPr>
            <w:r>
              <w:t xml:space="preserve">P90 </w:t>
            </w:r>
            <w:r>
              <w:rPr>
                <w:rFonts w:hint="eastAsia"/>
              </w:rPr>
              <w:t>改善</w:t>
            </w:r>
          </w:p>
        </w:tc>
        <w:tc>
          <w:tcPr>
            <w:tcW w:w="1296" w:type="dxa"/>
          </w:tcPr>
          <w:p w14:paraId="5F45471B" w14:textId="77777777" w:rsidR="00957881" w:rsidRDefault="00000000">
            <w:pPr>
              <w:pStyle w:val="TableCell"/>
            </w:pPr>
            <w:r>
              <w:t>ENO P99</w:t>
            </w:r>
          </w:p>
        </w:tc>
        <w:tc>
          <w:tcPr>
            <w:tcW w:w="1296" w:type="dxa"/>
          </w:tcPr>
          <w:p w14:paraId="7FC5AF4C" w14:textId="77777777" w:rsidR="00957881" w:rsidRDefault="00000000">
            <w:pPr>
              <w:pStyle w:val="TableCell"/>
            </w:pPr>
            <w:r>
              <w:t>Gödel P99</w:t>
            </w:r>
          </w:p>
        </w:tc>
        <w:tc>
          <w:tcPr>
            <w:tcW w:w="1296" w:type="dxa"/>
          </w:tcPr>
          <w:p w14:paraId="5DE2E44E" w14:textId="77777777" w:rsidR="00957881" w:rsidRDefault="00000000">
            <w:pPr>
              <w:pStyle w:val="TableCell"/>
            </w:pPr>
            <w:r>
              <w:t xml:space="preserve">P99 </w:t>
            </w:r>
            <w:r>
              <w:rPr>
                <w:rFonts w:hint="eastAsia"/>
              </w:rPr>
              <w:t>改善</w:t>
            </w:r>
          </w:p>
        </w:tc>
      </w:tr>
      <w:tr w:rsidR="00957881" w14:paraId="08AD794B" w14:textId="77777777">
        <w:tc>
          <w:tcPr>
            <w:tcW w:w="1296" w:type="dxa"/>
          </w:tcPr>
          <w:p w14:paraId="6C7FBB31" w14:textId="77777777" w:rsidR="00957881" w:rsidRDefault="00000000">
            <w:pPr>
              <w:pStyle w:val="TableCell"/>
            </w:pPr>
            <w:r>
              <w:rPr>
                <w:rFonts w:hint="eastAsia"/>
              </w:rPr>
              <w:t>s2/w2</w:t>
            </w:r>
            <w:r>
              <w:rPr>
                <w:rFonts w:hint="eastAsia"/>
              </w:rPr>
              <w:t>（</w:t>
            </w:r>
            <w:r>
              <w:rPr>
                <w:rFonts w:hint="eastAsia"/>
              </w:rPr>
              <w:t>inst1</w:t>
            </w:r>
            <w:r>
              <w:rPr>
                <w:rFonts w:hint="eastAsia"/>
              </w:rPr>
              <w:t>）</w:t>
            </w:r>
          </w:p>
        </w:tc>
        <w:tc>
          <w:tcPr>
            <w:tcW w:w="1296" w:type="dxa"/>
          </w:tcPr>
          <w:p w14:paraId="7B3D2B93" w14:textId="77777777" w:rsidR="00957881" w:rsidRDefault="00000000">
            <w:pPr>
              <w:pStyle w:val="TableCell"/>
            </w:pPr>
            <w:r>
              <w:t>0.030</w:t>
            </w:r>
          </w:p>
        </w:tc>
        <w:tc>
          <w:tcPr>
            <w:tcW w:w="1296" w:type="dxa"/>
          </w:tcPr>
          <w:p w14:paraId="74BDB271" w14:textId="77777777" w:rsidR="00957881" w:rsidRDefault="00000000">
            <w:pPr>
              <w:pStyle w:val="TableCell"/>
            </w:pPr>
            <w:r>
              <w:t>0.029</w:t>
            </w:r>
          </w:p>
        </w:tc>
        <w:tc>
          <w:tcPr>
            <w:tcW w:w="1296" w:type="dxa"/>
          </w:tcPr>
          <w:p w14:paraId="2C7385A0" w14:textId="77777777" w:rsidR="00957881" w:rsidRDefault="00000000">
            <w:pPr>
              <w:pStyle w:val="TableCell"/>
            </w:pPr>
            <w:r>
              <w:t>-5.4%</w:t>
            </w:r>
          </w:p>
        </w:tc>
        <w:tc>
          <w:tcPr>
            <w:tcW w:w="1296" w:type="dxa"/>
          </w:tcPr>
          <w:p w14:paraId="66DA063E" w14:textId="77777777" w:rsidR="00957881" w:rsidRDefault="00000000">
            <w:pPr>
              <w:pStyle w:val="TableCell"/>
            </w:pPr>
            <w:r>
              <w:t>0.123</w:t>
            </w:r>
          </w:p>
        </w:tc>
        <w:tc>
          <w:tcPr>
            <w:tcW w:w="1296" w:type="dxa"/>
          </w:tcPr>
          <w:p w14:paraId="552E5E6D" w14:textId="77777777" w:rsidR="00957881" w:rsidRDefault="00000000">
            <w:pPr>
              <w:pStyle w:val="TableCell"/>
            </w:pPr>
            <w:r>
              <w:t>0.112</w:t>
            </w:r>
          </w:p>
        </w:tc>
        <w:tc>
          <w:tcPr>
            <w:tcW w:w="1296" w:type="dxa"/>
          </w:tcPr>
          <w:p w14:paraId="6EE956A2" w14:textId="77777777" w:rsidR="00957881" w:rsidRDefault="00000000">
            <w:pPr>
              <w:pStyle w:val="TableCell"/>
            </w:pPr>
            <w:r>
              <w:t>-9.7%</w:t>
            </w:r>
          </w:p>
        </w:tc>
      </w:tr>
      <w:tr w:rsidR="00957881" w14:paraId="41397A1F" w14:textId="77777777">
        <w:tc>
          <w:tcPr>
            <w:tcW w:w="1296" w:type="dxa"/>
          </w:tcPr>
          <w:p w14:paraId="0212F011" w14:textId="77777777" w:rsidR="00957881" w:rsidRDefault="00000000">
            <w:pPr>
              <w:pStyle w:val="TableCell"/>
            </w:pPr>
            <w:r>
              <w:rPr>
                <w:rFonts w:hint="eastAsia"/>
              </w:rPr>
              <w:t>s2/w3</w:t>
            </w:r>
            <w:r>
              <w:rPr>
                <w:rFonts w:hint="eastAsia"/>
              </w:rPr>
              <w:t>（</w:t>
            </w:r>
            <w:r>
              <w:rPr>
                <w:rFonts w:hint="eastAsia"/>
              </w:rPr>
              <w:t>inst1</w:t>
            </w:r>
            <w:r>
              <w:rPr>
                <w:rFonts w:hint="eastAsia"/>
              </w:rPr>
              <w:t>）</w:t>
            </w:r>
          </w:p>
        </w:tc>
        <w:tc>
          <w:tcPr>
            <w:tcW w:w="1296" w:type="dxa"/>
          </w:tcPr>
          <w:p w14:paraId="2B906A09" w14:textId="77777777" w:rsidR="00957881" w:rsidRDefault="00000000">
            <w:pPr>
              <w:pStyle w:val="TableCell"/>
            </w:pPr>
            <w:r>
              <w:t>3.178</w:t>
            </w:r>
          </w:p>
        </w:tc>
        <w:tc>
          <w:tcPr>
            <w:tcW w:w="1296" w:type="dxa"/>
          </w:tcPr>
          <w:p w14:paraId="5E40950A" w14:textId="77777777" w:rsidR="00957881" w:rsidRDefault="00000000">
            <w:pPr>
              <w:pStyle w:val="TableCell"/>
            </w:pPr>
            <w:r>
              <w:t>15.469</w:t>
            </w:r>
          </w:p>
        </w:tc>
        <w:tc>
          <w:tcPr>
            <w:tcW w:w="1296" w:type="dxa"/>
          </w:tcPr>
          <w:p w14:paraId="6EA29332" w14:textId="77777777" w:rsidR="00957881" w:rsidRDefault="00000000">
            <w:pPr>
              <w:pStyle w:val="TableCell"/>
            </w:pPr>
            <w:r>
              <w:t>79.5%</w:t>
            </w:r>
          </w:p>
        </w:tc>
        <w:tc>
          <w:tcPr>
            <w:tcW w:w="1296" w:type="dxa"/>
          </w:tcPr>
          <w:p w14:paraId="6DF5DAF3" w14:textId="77777777" w:rsidR="00957881" w:rsidRDefault="00000000">
            <w:pPr>
              <w:pStyle w:val="TableCell"/>
            </w:pPr>
            <w:r>
              <w:t>4.004</w:t>
            </w:r>
          </w:p>
        </w:tc>
        <w:tc>
          <w:tcPr>
            <w:tcW w:w="1296" w:type="dxa"/>
          </w:tcPr>
          <w:p w14:paraId="0BDD8ACD" w14:textId="77777777" w:rsidR="00957881" w:rsidRDefault="00000000">
            <w:pPr>
              <w:pStyle w:val="TableCell"/>
            </w:pPr>
            <w:r>
              <w:t>23.481</w:t>
            </w:r>
          </w:p>
        </w:tc>
        <w:tc>
          <w:tcPr>
            <w:tcW w:w="1296" w:type="dxa"/>
          </w:tcPr>
          <w:p w14:paraId="4D228AF3" w14:textId="77777777" w:rsidR="00957881" w:rsidRDefault="00000000">
            <w:pPr>
              <w:pStyle w:val="TableCell"/>
            </w:pPr>
            <w:r>
              <w:t>82.9%</w:t>
            </w:r>
          </w:p>
        </w:tc>
      </w:tr>
      <w:tr w:rsidR="00957881" w14:paraId="6C9EF94F" w14:textId="77777777">
        <w:tc>
          <w:tcPr>
            <w:tcW w:w="1296" w:type="dxa"/>
          </w:tcPr>
          <w:p w14:paraId="550EDC0A" w14:textId="77777777" w:rsidR="00957881" w:rsidRDefault="00000000">
            <w:pPr>
              <w:pStyle w:val="TableCell"/>
            </w:pPr>
            <w:r>
              <w:rPr>
                <w:rFonts w:hint="eastAsia"/>
              </w:rPr>
              <w:t>s3/w2</w:t>
            </w:r>
            <w:r>
              <w:rPr>
                <w:rFonts w:hint="eastAsia"/>
              </w:rPr>
              <w:t>（</w:t>
            </w:r>
            <w:r>
              <w:rPr>
                <w:rFonts w:hint="eastAsia"/>
              </w:rPr>
              <w:t>inst1</w:t>
            </w:r>
            <w:r>
              <w:rPr>
                <w:rFonts w:hint="eastAsia"/>
              </w:rPr>
              <w:t>）</w:t>
            </w:r>
          </w:p>
        </w:tc>
        <w:tc>
          <w:tcPr>
            <w:tcW w:w="1296" w:type="dxa"/>
          </w:tcPr>
          <w:p w14:paraId="361C513D" w14:textId="77777777" w:rsidR="00957881" w:rsidRDefault="00000000">
            <w:pPr>
              <w:pStyle w:val="TableCell"/>
            </w:pPr>
            <w:r>
              <w:t>0.057</w:t>
            </w:r>
          </w:p>
        </w:tc>
        <w:tc>
          <w:tcPr>
            <w:tcW w:w="1296" w:type="dxa"/>
          </w:tcPr>
          <w:p w14:paraId="77655052" w14:textId="77777777" w:rsidR="00957881" w:rsidRDefault="00000000">
            <w:pPr>
              <w:pStyle w:val="TableCell"/>
            </w:pPr>
            <w:r>
              <w:t>0.087</w:t>
            </w:r>
          </w:p>
        </w:tc>
        <w:tc>
          <w:tcPr>
            <w:tcW w:w="1296" w:type="dxa"/>
          </w:tcPr>
          <w:p w14:paraId="04C75EB7" w14:textId="77777777" w:rsidR="00957881" w:rsidRDefault="00000000">
            <w:pPr>
              <w:pStyle w:val="TableCell"/>
            </w:pPr>
            <w:r>
              <w:t>34.9%</w:t>
            </w:r>
          </w:p>
        </w:tc>
        <w:tc>
          <w:tcPr>
            <w:tcW w:w="1296" w:type="dxa"/>
          </w:tcPr>
          <w:p w14:paraId="6F894ECC" w14:textId="77777777" w:rsidR="00957881" w:rsidRDefault="00000000">
            <w:pPr>
              <w:pStyle w:val="TableCell"/>
            </w:pPr>
            <w:r>
              <w:t>0.204</w:t>
            </w:r>
          </w:p>
        </w:tc>
        <w:tc>
          <w:tcPr>
            <w:tcW w:w="1296" w:type="dxa"/>
          </w:tcPr>
          <w:p w14:paraId="01A0CA6B" w14:textId="77777777" w:rsidR="00957881" w:rsidRDefault="00000000">
            <w:pPr>
              <w:pStyle w:val="TableCell"/>
            </w:pPr>
            <w:r>
              <w:t>0.217</w:t>
            </w:r>
          </w:p>
        </w:tc>
        <w:tc>
          <w:tcPr>
            <w:tcW w:w="1296" w:type="dxa"/>
          </w:tcPr>
          <w:p w14:paraId="10822A57" w14:textId="77777777" w:rsidR="00957881" w:rsidRDefault="00000000">
            <w:pPr>
              <w:pStyle w:val="TableCell"/>
            </w:pPr>
            <w:r>
              <w:t>5.7%</w:t>
            </w:r>
          </w:p>
        </w:tc>
      </w:tr>
      <w:tr w:rsidR="00957881" w14:paraId="4EFA99D1" w14:textId="77777777">
        <w:tc>
          <w:tcPr>
            <w:tcW w:w="1296" w:type="dxa"/>
          </w:tcPr>
          <w:p w14:paraId="29CF4FC3" w14:textId="77777777" w:rsidR="00957881" w:rsidRDefault="00000000">
            <w:pPr>
              <w:pStyle w:val="TableCell"/>
            </w:pPr>
            <w:r>
              <w:rPr>
                <w:rFonts w:hint="eastAsia"/>
              </w:rPr>
              <w:t>s3/w3</w:t>
            </w:r>
            <w:r>
              <w:rPr>
                <w:rFonts w:hint="eastAsia"/>
              </w:rPr>
              <w:t>（</w:t>
            </w:r>
            <w:r>
              <w:rPr>
                <w:rFonts w:hint="eastAsia"/>
              </w:rPr>
              <w:t>inst1</w:t>
            </w:r>
            <w:r>
              <w:rPr>
                <w:rFonts w:hint="eastAsia"/>
              </w:rPr>
              <w:t>）</w:t>
            </w:r>
          </w:p>
        </w:tc>
        <w:tc>
          <w:tcPr>
            <w:tcW w:w="1296" w:type="dxa"/>
          </w:tcPr>
          <w:p w14:paraId="1133B7E5" w14:textId="77777777" w:rsidR="00957881" w:rsidRDefault="00000000">
            <w:pPr>
              <w:pStyle w:val="TableCell"/>
            </w:pPr>
            <w:r>
              <w:t>14.701</w:t>
            </w:r>
          </w:p>
        </w:tc>
        <w:tc>
          <w:tcPr>
            <w:tcW w:w="1296" w:type="dxa"/>
          </w:tcPr>
          <w:p w14:paraId="08228DAF" w14:textId="77777777" w:rsidR="00957881" w:rsidRDefault="00000000">
            <w:pPr>
              <w:pStyle w:val="TableCell"/>
            </w:pPr>
            <w:r>
              <w:t>30.781</w:t>
            </w:r>
          </w:p>
        </w:tc>
        <w:tc>
          <w:tcPr>
            <w:tcW w:w="1296" w:type="dxa"/>
          </w:tcPr>
          <w:p w14:paraId="30A21C9C" w14:textId="77777777" w:rsidR="00957881" w:rsidRDefault="00000000">
            <w:pPr>
              <w:pStyle w:val="TableCell"/>
            </w:pPr>
            <w:r>
              <w:t>52.2%</w:t>
            </w:r>
          </w:p>
        </w:tc>
        <w:tc>
          <w:tcPr>
            <w:tcW w:w="1296" w:type="dxa"/>
          </w:tcPr>
          <w:p w14:paraId="563062B0" w14:textId="77777777" w:rsidR="00957881" w:rsidRDefault="00000000">
            <w:pPr>
              <w:pStyle w:val="TableCell"/>
            </w:pPr>
            <w:r>
              <w:t>16.216</w:t>
            </w:r>
          </w:p>
        </w:tc>
        <w:tc>
          <w:tcPr>
            <w:tcW w:w="1296" w:type="dxa"/>
          </w:tcPr>
          <w:p w14:paraId="1946E7DC" w14:textId="77777777" w:rsidR="00957881" w:rsidRDefault="00000000">
            <w:pPr>
              <w:pStyle w:val="TableCell"/>
            </w:pPr>
            <w:r>
              <w:t>32.569</w:t>
            </w:r>
          </w:p>
        </w:tc>
        <w:tc>
          <w:tcPr>
            <w:tcW w:w="1296" w:type="dxa"/>
          </w:tcPr>
          <w:p w14:paraId="5039A84E" w14:textId="77777777" w:rsidR="00957881" w:rsidRDefault="00000000">
            <w:pPr>
              <w:pStyle w:val="TableCell"/>
            </w:pPr>
            <w:r>
              <w:t>50.2%</w:t>
            </w:r>
          </w:p>
        </w:tc>
      </w:tr>
      <w:tr w:rsidR="00957881" w14:paraId="47057D03" w14:textId="77777777">
        <w:tc>
          <w:tcPr>
            <w:tcW w:w="1296" w:type="dxa"/>
          </w:tcPr>
          <w:p w14:paraId="7EEBCCD3" w14:textId="77777777" w:rsidR="00957881" w:rsidRDefault="00000000">
            <w:pPr>
              <w:pStyle w:val="TableCell"/>
            </w:pPr>
            <w:r>
              <w:rPr>
                <w:rFonts w:hint="eastAsia"/>
              </w:rPr>
              <w:lastRenderedPageBreak/>
              <w:t>s3/w3</w:t>
            </w:r>
            <w:r>
              <w:rPr>
                <w:rFonts w:hint="eastAsia"/>
              </w:rPr>
              <w:t>（</w:t>
            </w:r>
            <w:r>
              <w:rPr>
                <w:rFonts w:hint="eastAsia"/>
              </w:rPr>
              <w:t>inst3</w:t>
            </w:r>
            <w:r>
              <w:rPr>
                <w:rFonts w:hint="eastAsia"/>
              </w:rPr>
              <w:t>）</w:t>
            </w:r>
          </w:p>
        </w:tc>
        <w:tc>
          <w:tcPr>
            <w:tcW w:w="1296" w:type="dxa"/>
          </w:tcPr>
          <w:p w14:paraId="371DBC0E" w14:textId="77777777" w:rsidR="00957881" w:rsidRDefault="00000000">
            <w:pPr>
              <w:pStyle w:val="TableCell"/>
            </w:pPr>
            <w:r>
              <w:t>0.030</w:t>
            </w:r>
          </w:p>
        </w:tc>
        <w:tc>
          <w:tcPr>
            <w:tcW w:w="1296" w:type="dxa"/>
          </w:tcPr>
          <w:p w14:paraId="0AC4333D" w14:textId="77777777" w:rsidR="00957881" w:rsidRDefault="00000000">
            <w:pPr>
              <w:pStyle w:val="TableCell"/>
            </w:pPr>
            <w:r>
              <w:t>0.046</w:t>
            </w:r>
          </w:p>
        </w:tc>
        <w:tc>
          <w:tcPr>
            <w:tcW w:w="1296" w:type="dxa"/>
          </w:tcPr>
          <w:p w14:paraId="23EE6FF2" w14:textId="77777777" w:rsidR="00957881" w:rsidRDefault="00000000">
            <w:pPr>
              <w:pStyle w:val="TableCell"/>
            </w:pPr>
            <w:r>
              <w:t>35.1%</w:t>
            </w:r>
          </w:p>
        </w:tc>
        <w:tc>
          <w:tcPr>
            <w:tcW w:w="1296" w:type="dxa"/>
          </w:tcPr>
          <w:p w14:paraId="0D496704" w14:textId="77777777" w:rsidR="00957881" w:rsidRDefault="00000000">
            <w:pPr>
              <w:pStyle w:val="TableCell"/>
            </w:pPr>
            <w:r>
              <w:t>0.127</w:t>
            </w:r>
          </w:p>
        </w:tc>
        <w:tc>
          <w:tcPr>
            <w:tcW w:w="1296" w:type="dxa"/>
          </w:tcPr>
          <w:p w14:paraId="5401BE99" w14:textId="77777777" w:rsidR="00957881" w:rsidRDefault="00000000">
            <w:pPr>
              <w:pStyle w:val="TableCell"/>
            </w:pPr>
            <w:r>
              <w:t>0.150</w:t>
            </w:r>
          </w:p>
        </w:tc>
        <w:tc>
          <w:tcPr>
            <w:tcW w:w="1296" w:type="dxa"/>
          </w:tcPr>
          <w:p w14:paraId="61F9CB9F" w14:textId="77777777" w:rsidR="00957881" w:rsidRDefault="00000000">
            <w:pPr>
              <w:pStyle w:val="TableCell"/>
            </w:pPr>
            <w:r>
              <w:t>15.2%</w:t>
            </w:r>
          </w:p>
        </w:tc>
      </w:tr>
      <w:tr w:rsidR="00957881" w14:paraId="71BC4E3D" w14:textId="77777777">
        <w:tc>
          <w:tcPr>
            <w:tcW w:w="1296" w:type="dxa"/>
          </w:tcPr>
          <w:p w14:paraId="3899A54C" w14:textId="77777777" w:rsidR="00957881" w:rsidRDefault="00000000">
            <w:pPr>
              <w:pStyle w:val="TableCell"/>
            </w:pPr>
            <w:r>
              <w:rPr>
                <w:rFonts w:hint="eastAsia"/>
              </w:rPr>
              <w:t>s3/w4</w:t>
            </w:r>
            <w:r>
              <w:rPr>
                <w:rFonts w:hint="eastAsia"/>
              </w:rPr>
              <w:t>（</w:t>
            </w:r>
            <w:r>
              <w:rPr>
                <w:rFonts w:hint="eastAsia"/>
              </w:rPr>
              <w:t>inst3</w:t>
            </w:r>
            <w:r>
              <w:rPr>
                <w:rFonts w:hint="eastAsia"/>
              </w:rPr>
              <w:t>）</w:t>
            </w:r>
          </w:p>
        </w:tc>
        <w:tc>
          <w:tcPr>
            <w:tcW w:w="1296" w:type="dxa"/>
          </w:tcPr>
          <w:p w14:paraId="796719D7" w14:textId="77777777" w:rsidR="00957881" w:rsidRDefault="00000000">
            <w:pPr>
              <w:pStyle w:val="TableCell"/>
            </w:pPr>
            <w:r>
              <w:t>7.130</w:t>
            </w:r>
          </w:p>
        </w:tc>
        <w:tc>
          <w:tcPr>
            <w:tcW w:w="1296" w:type="dxa"/>
          </w:tcPr>
          <w:p w14:paraId="03574705" w14:textId="77777777" w:rsidR="00957881" w:rsidRDefault="00000000">
            <w:pPr>
              <w:pStyle w:val="TableCell"/>
            </w:pPr>
            <w:r>
              <w:t>13.430</w:t>
            </w:r>
          </w:p>
        </w:tc>
        <w:tc>
          <w:tcPr>
            <w:tcW w:w="1296" w:type="dxa"/>
          </w:tcPr>
          <w:p w14:paraId="464C2C4F" w14:textId="77777777" w:rsidR="00957881" w:rsidRDefault="00000000">
            <w:pPr>
              <w:pStyle w:val="TableCell"/>
            </w:pPr>
            <w:r>
              <w:t>46.9%</w:t>
            </w:r>
          </w:p>
        </w:tc>
        <w:tc>
          <w:tcPr>
            <w:tcW w:w="1296" w:type="dxa"/>
          </w:tcPr>
          <w:p w14:paraId="734CB3F4" w14:textId="77777777" w:rsidR="00957881" w:rsidRDefault="00000000">
            <w:pPr>
              <w:pStyle w:val="TableCell"/>
            </w:pPr>
            <w:r>
              <w:t>8.097</w:t>
            </w:r>
          </w:p>
        </w:tc>
        <w:tc>
          <w:tcPr>
            <w:tcW w:w="1296" w:type="dxa"/>
          </w:tcPr>
          <w:p w14:paraId="60A08F00" w14:textId="77777777" w:rsidR="00957881" w:rsidRDefault="00000000">
            <w:pPr>
              <w:pStyle w:val="TableCell"/>
            </w:pPr>
            <w:r>
              <w:t>16.089</w:t>
            </w:r>
          </w:p>
        </w:tc>
        <w:tc>
          <w:tcPr>
            <w:tcW w:w="1296" w:type="dxa"/>
          </w:tcPr>
          <w:p w14:paraId="0A9ADA7B" w14:textId="77777777" w:rsidR="00957881" w:rsidRDefault="00000000">
            <w:pPr>
              <w:pStyle w:val="TableCell"/>
            </w:pPr>
            <w:r>
              <w:t>49.7%</w:t>
            </w:r>
          </w:p>
        </w:tc>
      </w:tr>
      <w:tr w:rsidR="00957881" w14:paraId="0F75708B" w14:textId="77777777">
        <w:tc>
          <w:tcPr>
            <w:tcW w:w="1296" w:type="dxa"/>
          </w:tcPr>
          <w:p w14:paraId="601264C8" w14:textId="77777777" w:rsidR="00957881" w:rsidRDefault="00000000">
            <w:pPr>
              <w:pStyle w:val="TableCell"/>
            </w:pPr>
            <w:r>
              <w:rPr>
                <w:rFonts w:hint="eastAsia"/>
              </w:rPr>
              <w:t>s3/w5</w:t>
            </w:r>
            <w:r>
              <w:rPr>
                <w:rFonts w:hint="eastAsia"/>
              </w:rPr>
              <w:t>（</w:t>
            </w:r>
            <w:r>
              <w:rPr>
                <w:rFonts w:hint="eastAsia"/>
              </w:rPr>
              <w:t>inst3</w:t>
            </w:r>
            <w:r>
              <w:rPr>
                <w:rFonts w:hint="eastAsia"/>
              </w:rPr>
              <w:t>）</w:t>
            </w:r>
          </w:p>
        </w:tc>
        <w:tc>
          <w:tcPr>
            <w:tcW w:w="1296" w:type="dxa"/>
          </w:tcPr>
          <w:p w14:paraId="3CB138C7" w14:textId="77777777" w:rsidR="00957881" w:rsidRDefault="00000000">
            <w:pPr>
              <w:pStyle w:val="TableCell"/>
            </w:pPr>
            <w:r>
              <w:t>0.323</w:t>
            </w:r>
          </w:p>
        </w:tc>
        <w:tc>
          <w:tcPr>
            <w:tcW w:w="1296" w:type="dxa"/>
          </w:tcPr>
          <w:p w14:paraId="75DC0840" w14:textId="77777777" w:rsidR="00957881" w:rsidRDefault="00000000">
            <w:pPr>
              <w:pStyle w:val="TableCell"/>
            </w:pPr>
            <w:r>
              <w:t>0.420</w:t>
            </w:r>
          </w:p>
        </w:tc>
        <w:tc>
          <w:tcPr>
            <w:tcW w:w="1296" w:type="dxa"/>
          </w:tcPr>
          <w:p w14:paraId="153576EA" w14:textId="77777777" w:rsidR="00957881" w:rsidRDefault="00000000">
            <w:pPr>
              <w:pStyle w:val="TableCell"/>
            </w:pPr>
            <w:r>
              <w:t>23.0%</w:t>
            </w:r>
          </w:p>
        </w:tc>
        <w:tc>
          <w:tcPr>
            <w:tcW w:w="1296" w:type="dxa"/>
          </w:tcPr>
          <w:p w14:paraId="3F1FA5A2" w14:textId="77777777" w:rsidR="00957881" w:rsidRDefault="00000000">
            <w:pPr>
              <w:pStyle w:val="TableCell"/>
            </w:pPr>
            <w:r>
              <w:t>0.751</w:t>
            </w:r>
          </w:p>
        </w:tc>
        <w:tc>
          <w:tcPr>
            <w:tcW w:w="1296" w:type="dxa"/>
          </w:tcPr>
          <w:p w14:paraId="3C21FB4A" w14:textId="77777777" w:rsidR="00957881" w:rsidRDefault="00000000">
            <w:pPr>
              <w:pStyle w:val="TableCell"/>
            </w:pPr>
            <w:r>
              <w:t>0.916</w:t>
            </w:r>
          </w:p>
        </w:tc>
        <w:tc>
          <w:tcPr>
            <w:tcW w:w="1296" w:type="dxa"/>
          </w:tcPr>
          <w:p w14:paraId="7EB20BA3" w14:textId="77777777" w:rsidR="00957881" w:rsidRDefault="00000000">
            <w:pPr>
              <w:pStyle w:val="TableCell"/>
            </w:pPr>
            <w:r>
              <w:t>18.0%</w:t>
            </w:r>
          </w:p>
        </w:tc>
      </w:tr>
      <w:tr w:rsidR="00957881" w14:paraId="1C869A9A" w14:textId="77777777">
        <w:tc>
          <w:tcPr>
            <w:tcW w:w="1296" w:type="dxa"/>
          </w:tcPr>
          <w:p w14:paraId="276B2F6F" w14:textId="77777777" w:rsidR="00957881" w:rsidRDefault="00000000">
            <w:pPr>
              <w:pStyle w:val="TableCell"/>
            </w:pPr>
            <w:r>
              <w:rPr>
                <w:rFonts w:hint="eastAsia"/>
              </w:rPr>
              <w:t>s3/w6</w:t>
            </w:r>
            <w:r>
              <w:rPr>
                <w:rFonts w:hint="eastAsia"/>
              </w:rPr>
              <w:t>（</w:t>
            </w:r>
            <w:r>
              <w:rPr>
                <w:rFonts w:hint="eastAsia"/>
              </w:rPr>
              <w:t>inst1</w:t>
            </w:r>
            <w:r>
              <w:rPr>
                <w:rFonts w:hint="eastAsia"/>
              </w:rPr>
              <w:t>）</w:t>
            </w:r>
          </w:p>
        </w:tc>
        <w:tc>
          <w:tcPr>
            <w:tcW w:w="1296" w:type="dxa"/>
          </w:tcPr>
          <w:p w14:paraId="56076BDF" w14:textId="77777777" w:rsidR="00957881" w:rsidRDefault="00000000">
            <w:pPr>
              <w:pStyle w:val="TableCell"/>
            </w:pPr>
            <w:r>
              <w:t>0.128</w:t>
            </w:r>
          </w:p>
        </w:tc>
        <w:tc>
          <w:tcPr>
            <w:tcW w:w="1296" w:type="dxa"/>
          </w:tcPr>
          <w:p w14:paraId="75C22CD7" w14:textId="77777777" w:rsidR="00957881" w:rsidRDefault="00000000">
            <w:pPr>
              <w:pStyle w:val="TableCell"/>
            </w:pPr>
            <w:r>
              <w:t>0.054</w:t>
            </w:r>
          </w:p>
        </w:tc>
        <w:tc>
          <w:tcPr>
            <w:tcW w:w="1296" w:type="dxa"/>
          </w:tcPr>
          <w:p w14:paraId="353F2459" w14:textId="77777777" w:rsidR="00957881" w:rsidRDefault="00000000">
            <w:pPr>
              <w:pStyle w:val="TableCell"/>
            </w:pPr>
            <w:r>
              <w:t>-136.7%</w:t>
            </w:r>
          </w:p>
        </w:tc>
        <w:tc>
          <w:tcPr>
            <w:tcW w:w="1296" w:type="dxa"/>
          </w:tcPr>
          <w:p w14:paraId="526247EB" w14:textId="77777777" w:rsidR="00957881" w:rsidRDefault="00000000">
            <w:pPr>
              <w:pStyle w:val="TableCell"/>
            </w:pPr>
            <w:r>
              <w:t>0.428</w:t>
            </w:r>
          </w:p>
        </w:tc>
        <w:tc>
          <w:tcPr>
            <w:tcW w:w="1296" w:type="dxa"/>
          </w:tcPr>
          <w:p w14:paraId="1F6DD731" w14:textId="77777777" w:rsidR="00957881" w:rsidRDefault="00000000">
            <w:pPr>
              <w:pStyle w:val="TableCell"/>
            </w:pPr>
            <w:r>
              <w:t>0.175</w:t>
            </w:r>
          </w:p>
        </w:tc>
        <w:tc>
          <w:tcPr>
            <w:tcW w:w="1296" w:type="dxa"/>
          </w:tcPr>
          <w:p w14:paraId="53E53DF4" w14:textId="77777777" w:rsidR="00957881" w:rsidRDefault="00000000">
            <w:pPr>
              <w:pStyle w:val="TableCell"/>
            </w:pPr>
            <w:r>
              <w:t>-144.7%</w:t>
            </w:r>
          </w:p>
        </w:tc>
      </w:tr>
      <w:tr w:rsidR="00957881" w14:paraId="26FD4AD1" w14:textId="77777777">
        <w:tc>
          <w:tcPr>
            <w:tcW w:w="1296" w:type="dxa"/>
          </w:tcPr>
          <w:p w14:paraId="72E5BB11" w14:textId="77777777" w:rsidR="00957881" w:rsidRDefault="00000000">
            <w:pPr>
              <w:pStyle w:val="TableCell"/>
            </w:pPr>
            <w:r>
              <w:rPr>
                <w:rFonts w:hint="eastAsia"/>
              </w:rPr>
              <w:t>s3/w6</w:t>
            </w:r>
            <w:r>
              <w:rPr>
                <w:rFonts w:hint="eastAsia"/>
              </w:rPr>
              <w:t>（</w:t>
            </w:r>
            <w:r>
              <w:rPr>
                <w:rFonts w:hint="eastAsia"/>
              </w:rPr>
              <w:t>inst3</w:t>
            </w:r>
            <w:r>
              <w:rPr>
                <w:rFonts w:hint="eastAsia"/>
              </w:rPr>
              <w:t>）</w:t>
            </w:r>
          </w:p>
        </w:tc>
        <w:tc>
          <w:tcPr>
            <w:tcW w:w="1296" w:type="dxa"/>
          </w:tcPr>
          <w:p w14:paraId="7246730F" w14:textId="77777777" w:rsidR="00957881" w:rsidRDefault="00000000">
            <w:pPr>
              <w:pStyle w:val="TableCell"/>
            </w:pPr>
            <w:r>
              <w:t>0.204</w:t>
            </w:r>
          </w:p>
        </w:tc>
        <w:tc>
          <w:tcPr>
            <w:tcW w:w="1296" w:type="dxa"/>
          </w:tcPr>
          <w:p w14:paraId="13B8F845" w14:textId="77777777" w:rsidR="00957881" w:rsidRDefault="00000000">
            <w:pPr>
              <w:pStyle w:val="TableCell"/>
            </w:pPr>
            <w:r>
              <w:t>0.062</w:t>
            </w:r>
          </w:p>
        </w:tc>
        <w:tc>
          <w:tcPr>
            <w:tcW w:w="1296" w:type="dxa"/>
          </w:tcPr>
          <w:p w14:paraId="3A191F3F" w14:textId="77777777" w:rsidR="00957881" w:rsidRDefault="00000000">
            <w:pPr>
              <w:pStyle w:val="TableCell"/>
            </w:pPr>
            <w:r>
              <w:t>-229.4%</w:t>
            </w:r>
          </w:p>
        </w:tc>
        <w:tc>
          <w:tcPr>
            <w:tcW w:w="1296" w:type="dxa"/>
          </w:tcPr>
          <w:p w14:paraId="70D085DB" w14:textId="77777777" w:rsidR="00957881" w:rsidRDefault="00000000">
            <w:pPr>
              <w:pStyle w:val="TableCell"/>
            </w:pPr>
            <w:r>
              <w:t>0.892</w:t>
            </w:r>
          </w:p>
        </w:tc>
        <w:tc>
          <w:tcPr>
            <w:tcW w:w="1296" w:type="dxa"/>
          </w:tcPr>
          <w:p w14:paraId="0AAC17D3" w14:textId="77777777" w:rsidR="00957881" w:rsidRDefault="00000000">
            <w:pPr>
              <w:pStyle w:val="TableCell"/>
            </w:pPr>
            <w:r>
              <w:t>0.218</w:t>
            </w:r>
          </w:p>
        </w:tc>
        <w:tc>
          <w:tcPr>
            <w:tcW w:w="1296" w:type="dxa"/>
          </w:tcPr>
          <w:p w14:paraId="071AB779" w14:textId="77777777" w:rsidR="00957881" w:rsidRDefault="00000000">
            <w:pPr>
              <w:pStyle w:val="TableCell"/>
            </w:pPr>
            <w:r>
              <w:t>-308.4%</w:t>
            </w:r>
          </w:p>
        </w:tc>
      </w:tr>
      <w:tr w:rsidR="00957881" w14:paraId="7397AF78" w14:textId="77777777">
        <w:tc>
          <w:tcPr>
            <w:tcW w:w="1296" w:type="dxa"/>
          </w:tcPr>
          <w:p w14:paraId="5E2BEDB2" w14:textId="77777777" w:rsidR="00957881" w:rsidRDefault="00000000">
            <w:pPr>
              <w:pStyle w:val="TableCell"/>
            </w:pPr>
            <w:r>
              <w:rPr>
                <w:rFonts w:hint="eastAsia"/>
              </w:rPr>
              <w:t>s3/w7</w:t>
            </w:r>
            <w:r>
              <w:rPr>
                <w:rFonts w:hint="eastAsia"/>
              </w:rPr>
              <w:t>（</w:t>
            </w:r>
            <w:r>
              <w:rPr>
                <w:rFonts w:hint="eastAsia"/>
              </w:rPr>
              <w:t>inst3</w:t>
            </w:r>
            <w:r>
              <w:rPr>
                <w:rFonts w:hint="eastAsia"/>
              </w:rPr>
              <w:t>）</w:t>
            </w:r>
          </w:p>
        </w:tc>
        <w:tc>
          <w:tcPr>
            <w:tcW w:w="1296" w:type="dxa"/>
          </w:tcPr>
          <w:p w14:paraId="564AA13A" w14:textId="77777777" w:rsidR="00957881" w:rsidRDefault="00000000">
            <w:pPr>
              <w:pStyle w:val="TableCell"/>
            </w:pPr>
            <w:r>
              <w:t>0.015</w:t>
            </w:r>
          </w:p>
        </w:tc>
        <w:tc>
          <w:tcPr>
            <w:tcW w:w="1296" w:type="dxa"/>
          </w:tcPr>
          <w:p w14:paraId="08180690" w14:textId="77777777" w:rsidR="00957881" w:rsidRDefault="00000000">
            <w:pPr>
              <w:pStyle w:val="TableCell"/>
            </w:pPr>
            <w:r>
              <w:t>0.022</w:t>
            </w:r>
          </w:p>
        </w:tc>
        <w:tc>
          <w:tcPr>
            <w:tcW w:w="1296" w:type="dxa"/>
          </w:tcPr>
          <w:p w14:paraId="1CC089A6" w14:textId="77777777" w:rsidR="00957881" w:rsidRDefault="00000000">
            <w:pPr>
              <w:pStyle w:val="TableCell"/>
            </w:pPr>
            <w:r>
              <w:t>29.5%</w:t>
            </w:r>
          </w:p>
        </w:tc>
        <w:tc>
          <w:tcPr>
            <w:tcW w:w="1296" w:type="dxa"/>
          </w:tcPr>
          <w:p w14:paraId="216D55C9" w14:textId="77777777" w:rsidR="00957881" w:rsidRDefault="00000000">
            <w:pPr>
              <w:pStyle w:val="TableCell"/>
            </w:pPr>
            <w:r>
              <w:t>0.050</w:t>
            </w:r>
          </w:p>
        </w:tc>
        <w:tc>
          <w:tcPr>
            <w:tcW w:w="1296" w:type="dxa"/>
          </w:tcPr>
          <w:p w14:paraId="7A80C77F" w14:textId="77777777" w:rsidR="00957881" w:rsidRDefault="00000000">
            <w:pPr>
              <w:pStyle w:val="TableCell"/>
            </w:pPr>
            <w:r>
              <w:t>0.064</w:t>
            </w:r>
          </w:p>
        </w:tc>
        <w:tc>
          <w:tcPr>
            <w:tcW w:w="1296" w:type="dxa"/>
          </w:tcPr>
          <w:p w14:paraId="39725E47" w14:textId="77777777" w:rsidR="00957881" w:rsidRDefault="00000000">
            <w:pPr>
              <w:pStyle w:val="TableCell"/>
            </w:pPr>
            <w:r>
              <w:t>22.1%</w:t>
            </w:r>
          </w:p>
        </w:tc>
      </w:tr>
      <w:tr w:rsidR="00957881" w14:paraId="1D21315E" w14:textId="77777777">
        <w:tc>
          <w:tcPr>
            <w:tcW w:w="1296" w:type="dxa"/>
          </w:tcPr>
          <w:p w14:paraId="1D337B18" w14:textId="77777777" w:rsidR="00957881" w:rsidRDefault="00000000">
            <w:pPr>
              <w:pStyle w:val="TableCell"/>
            </w:pPr>
            <w:r>
              <w:rPr>
                <w:rFonts w:hint="eastAsia"/>
              </w:rPr>
              <w:t>s4/w3</w:t>
            </w:r>
            <w:r>
              <w:rPr>
                <w:rFonts w:hint="eastAsia"/>
              </w:rPr>
              <w:t>（</w:t>
            </w:r>
            <w:r>
              <w:rPr>
                <w:rFonts w:hint="eastAsia"/>
              </w:rPr>
              <w:t>inst3</w:t>
            </w:r>
            <w:r>
              <w:rPr>
                <w:rFonts w:hint="eastAsia"/>
              </w:rPr>
              <w:t>）</w:t>
            </w:r>
          </w:p>
        </w:tc>
        <w:tc>
          <w:tcPr>
            <w:tcW w:w="1296" w:type="dxa"/>
          </w:tcPr>
          <w:p w14:paraId="5B05FBCB" w14:textId="77777777" w:rsidR="00957881" w:rsidRDefault="00000000">
            <w:pPr>
              <w:pStyle w:val="TableCell"/>
            </w:pPr>
            <w:r>
              <w:t>0.036</w:t>
            </w:r>
          </w:p>
        </w:tc>
        <w:tc>
          <w:tcPr>
            <w:tcW w:w="1296" w:type="dxa"/>
          </w:tcPr>
          <w:p w14:paraId="0F997DCE" w14:textId="77777777" w:rsidR="00957881" w:rsidRDefault="00000000">
            <w:pPr>
              <w:pStyle w:val="TableCell"/>
            </w:pPr>
            <w:r>
              <w:t>0.064</w:t>
            </w:r>
          </w:p>
        </w:tc>
        <w:tc>
          <w:tcPr>
            <w:tcW w:w="1296" w:type="dxa"/>
          </w:tcPr>
          <w:p w14:paraId="0E7C0043" w14:textId="77777777" w:rsidR="00957881" w:rsidRDefault="00000000">
            <w:pPr>
              <w:pStyle w:val="TableCell"/>
            </w:pPr>
            <w:r>
              <w:t>43.9%</w:t>
            </w:r>
          </w:p>
        </w:tc>
        <w:tc>
          <w:tcPr>
            <w:tcW w:w="1296" w:type="dxa"/>
          </w:tcPr>
          <w:p w14:paraId="4622B533" w14:textId="77777777" w:rsidR="00957881" w:rsidRDefault="00000000">
            <w:pPr>
              <w:pStyle w:val="TableCell"/>
            </w:pPr>
            <w:r>
              <w:t>0.189</w:t>
            </w:r>
          </w:p>
        </w:tc>
        <w:tc>
          <w:tcPr>
            <w:tcW w:w="1296" w:type="dxa"/>
          </w:tcPr>
          <w:p w14:paraId="3C8E3B78" w14:textId="77777777" w:rsidR="00957881" w:rsidRDefault="00000000">
            <w:pPr>
              <w:pStyle w:val="TableCell"/>
            </w:pPr>
            <w:r>
              <w:t>0.285</w:t>
            </w:r>
          </w:p>
        </w:tc>
        <w:tc>
          <w:tcPr>
            <w:tcW w:w="1296" w:type="dxa"/>
          </w:tcPr>
          <w:p w14:paraId="378C518C" w14:textId="77777777" w:rsidR="00957881" w:rsidRDefault="00000000">
            <w:pPr>
              <w:pStyle w:val="TableCell"/>
            </w:pPr>
            <w:r>
              <w:t>33.4%</w:t>
            </w:r>
          </w:p>
        </w:tc>
      </w:tr>
      <w:tr w:rsidR="00957881" w14:paraId="14836E13" w14:textId="77777777">
        <w:tc>
          <w:tcPr>
            <w:tcW w:w="1296" w:type="dxa"/>
          </w:tcPr>
          <w:p w14:paraId="1D6F9DE5" w14:textId="77777777" w:rsidR="00957881" w:rsidRDefault="00000000">
            <w:pPr>
              <w:pStyle w:val="TableCell"/>
            </w:pPr>
            <w:r>
              <w:rPr>
                <w:rFonts w:hint="eastAsia"/>
              </w:rPr>
              <w:t>s4/w4</w:t>
            </w:r>
            <w:r>
              <w:rPr>
                <w:rFonts w:hint="eastAsia"/>
              </w:rPr>
              <w:t>（</w:t>
            </w:r>
            <w:r>
              <w:rPr>
                <w:rFonts w:hint="eastAsia"/>
              </w:rPr>
              <w:t>inst3</w:t>
            </w:r>
            <w:r>
              <w:rPr>
                <w:rFonts w:hint="eastAsia"/>
              </w:rPr>
              <w:t>）</w:t>
            </w:r>
          </w:p>
        </w:tc>
        <w:tc>
          <w:tcPr>
            <w:tcW w:w="1296" w:type="dxa"/>
          </w:tcPr>
          <w:p w14:paraId="5E091D40" w14:textId="77777777" w:rsidR="00957881" w:rsidRDefault="00000000">
            <w:pPr>
              <w:pStyle w:val="TableCell"/>
            </w:pPr>
            <w:r>
              <w:t>26.392</w:t>
            </w:r>
          </w:p>
        </w:tc>
        <w:tc>
          <w:tcPr>
            <w:tcW w:w="1296" w:type="dxa"/>
          </w:tcPr>
          <w:p w14:paraId="1EB40FE5" w14:textId="77777777" w:rsidR="00957881" w:rsidRDefault="00000000">
            <w:pPr>
              <w:pStyle w:val="TableCell"/>
            </w:pPr>
            <w:r>
              <w:t>30.682</w:t>
            </w:r>
          </w:p>
        </w:tc>
        <w:tc>
          <w:tcPr>
            <w:tcW w:w="1296" w:type="dxa"/>
          </w:tcPr>
          <w:p w14:paraId="7CD29064" w14:textId="77777777" w:rsidR="00957881" w:rsidRDefault="00000000">
            <w:pPr>
              <w:pStyle w:val="TableCell"/>
            </w:pPr>
            <w:r>
              <w:t>14.0%</w:t>
            </w:r>
          </w:p>
        </w:tc>
        <w:tc>
          <w:tcPr>
            <w:tcW w:w="1296" w:type="dxa"/>
          </w:tcPr>
          <w:p w14:paraId="34FA421E" w14:textId="77777777" w:rsidR="00957881" w:rsidRDefault="00000000">
            <w:pPr>
              <w:pStyle w:val="TableCell"/>
            </w:pPr>
            <w:r>
              <w:t>32.120</w:t>
            </w:r>
          </w:p>
        </w:tc>
        <w:tc>
          <w:tcPr>
            <w:tcW w:w="1296" w:type="dxa"/>
          </w:tcPr>
          <w:p w14:paraId="7FC7410D" w14:textId="77777777" w:rsidR="00957881" w:rsidRDefault="00000000">
            <w:pPr>
              <w:pStyle w:val="TableCell"/>
            </w:pPr>
            <w:r>
              <w:t>37.689</w:t>
            </w:r>
          </w:p>
        </w:tc>
        <w:tc>
          <w:tcPr>
            <w:tcW w:w="1296" w:type="dxa"/>
          </w:tcPr>
          <w:p w14:paraId="1A178CDB" w14:textId="77777777" w:rsidR="00957881" w:rsidRDefault="00000000">
            <w:pPr>
              <w:pStyle w:val="TableCell"/>
            </w:pPr>
            <w:r>
              <w:t>14.8%</w:t>
            </w:r>
          </w:p>
        </w:tc>
      </w:tr>
      <w:tr w:rsidR="00957881" w14:paraId="10CF93E9" w14:textId="77777777">
        <w:tc>
          <w:tcPr>
            <w:tcW w:w="1296" w:type="dxa"/>
          </w:tcPr>
          <w:p w14:paraId="11229171" w14:textId="77777777" w:rsidR="00957881" w:rsidRDefault="00000000">
            <w:pPr>
              <w:pStyle w:val="TableCell"/>
            </w:pPr>
            <w:r>
              <w:rPr>
                <w:rFonts w:hint="eastAsia"/>
              </w:rPr>
              <w:t>s4/w5</w:t>
            </w:r>
            <w:r>
              <w:rPr>
                <w:rFonts w:hint="eastAsia"/>
              </w:rPr>
              <w:t>（</w:t>
            </w:r>
            <w:r>
              <w:rPr>
                <w:rFonts w:hint="eastAsia"/>
              </w:rPr>
              <w:t>inst3</w:t>
            </w:r>
            <w:r>
              <w:rPr>
                <w:rFonts w:hint="eastAsia"/>
              </w:rPr>
              <w:t>）</w:t>
            </w:r>
          </w:p>
        </w:tc>
        <w:tc>
          <w:tcPr>
            <w:tcW w:w="1296" w:type="dxa"/>
          </w:tcPr>
          <w:p w14:paraId="76325AEA" w14:textId="77777777" w:rsidR="00957881" w:rsidRDefault="00000000">
            <w:pPr>
              <w:pStyle w:val="TableCell"/>
            </w:pPr>
            <w:r>
              <w:t>2.152</w:t>
            </w:r>
          </w:p>
        </w:tc>
        <w:tc>
          <w:tcPr>
            <w:tcW w:w="1296" w:type="dxa"/>
          </w:tcPr>
          <w:p w14:paraId="04D6AC10" w14:textId="77777777" w:rsidR="00957881" w:rsidRDefault="00000000">
            <w:pPr>
              <w:pStyle w:val="TableCell"/>
            </w:pPr>
            <w:r>
              <w:t>2.258</w:t>
            </w:r>
          </w:p>
        </w:tc>
        <w:tc>
          <w:tcPr>
            <w:tcW w:w="1296" w:type="dxa"/>
          </w:tcPr>
          <w:p w14:paraId="3A938840" w14:textId="77777777" w:rsidR="00957881" w:rsidRDefault="00000000">
            <w:pPr>
              <w:pStyle w:val="TableCell"/>
            </w:pPr>
            <w:r>
              <w:t>4.7%</w:t>
            </w:r>
          </w:p>
        </w:tc>
        <w:tc>
          <w:tcPr>
            <w:tcW w:w="1296" w:type="dxa"/>
          </w:tcPr>
          <w:p w14:paraId="48DEE00F" w14:textId="77777777" w:rsidR="00957881" w:rsidRDefault="00000000">
            <w:pPr>
              <w:pStyle w:val="TableCell"/>
            </w:pPr>
            <w:r>
              <w:t>3.902</w:t>
            </w:r>
          </w:p>
        </w:tc>
        <w:tc>
          <w:tcPr>
            <w:tcW w:w="1296" w:type="dxa"/>
          </w:tcPr>
          <w:p w14:paraId="29466D00" w14:textId="77777777" w:rsidR="00957881" w:rsidRDefault="00000000">
            <w:pPr>
              <w:pStyle w:val="TableCell"/>
            </w:pPr>
            <w:r>
              <w:t>3.912</w:t>
            </w:r>
          </w:p>
        </w:tc>
        <w:tc>
          <w:tcPr>
            <w:tcW w:w="1296" w:type="dxa"/>
          </w:tcPr>
          <w:p w14:paraId="0DD072C4" w14:textId="77777777" w:rsidR="00957881" w:rsidRDefault="00000000">
            <w:pPr>
              <w:pStyle w:val="TableCell"/>
            </w:pPr>
            <w:r>
              <w:t>0.3%</w:t>
            </w:r>
          </w:p>
        </w:tc>
      </w:tr>
      <w:tr w:rsidR="00957881" w14:paraId="7CB7432D" w14:textId="77777777">
        <w:tc>
          <w:tcPr>
            <w:tcW w:w="1296" w:type="dxa"/>
          </w:tcPr>
          <w:p w14:paraId="066A08CC" w14:textId="77777777" w:rsidR="00957881" w:rsidRDefault="00000000">
            <w:pPr>
              <w:pStyle w:val="TableCell"/>
            </w:pPr>
            <w:r>
              <w:rPr>
                <w:rFonts w:hint="eastAsia"/>
              </w:rPr>
              <w:t>s4/w6</w:t>
            </w:r>
            <w:r>
              <w:rPr>
                <w:rFonts w:hint="eastAsia"/>
              </w:rPr>
              <w:t>（</w:t>
            </w:r>
            <w:r>
              <w:rPr>
                <w:rFonts w:hint="eastAsia"/>
              </w:rPr>
              <w:t>inst3</w:t>
            </w:r>
            <w:r>
              <w:rPr>
                <w:rFonts w:hint="eastAsia"/>
              </w:rPr>
              <w:t>）</w:t>
            </w:r>
          </w:p>
        </w:tc>
        <w:tc>
          <w:tcPr>
            <w:tcW w:w="1296" w:type="dxa"/>
          </w:tcPr>
          <w:p w14:paraId="2CE02199" w14:textId="77777777" w:rsidR="00957881" w:rsidRDefault="00000000">
            <w:pPr>
              <w:pStyle w:val="TableCell"/>
            </w:pPr>
            <w:r>
              <w:t>0.179</w:t>
            </w:r>
          </w:p>
        </w:tc>
        <w:tc>
          <w:tcPr>
            <w:tcW w:w="1296" w:type="dxa"/>
          </w:tcPr>
          <w:p w14:paraId="2D75B9DC" w14:textId="77777777" w:rsidR="00957881" w:rsidRDefault="00000000">
            <w:pPr>
              <w:pStyle w:val="TableCell"/>
            </w:pPr>
            <w:r>
              <w:t>0.069</w:t>
            </w:r>
          </w:p>
        </w:tc>
        <w:tc>
          <w:tcPr>
            <w:tcW w:w="1296" w:type="dxa"/>
          </w:tcPr>
          <w:p w14:paraId="1867E725" w14:textId="77777777" w:rsidR="00957881" w:rsidRDefault="00000000">
            <w:pPr>
              <w:pStyle w:val="TableCell"/>
            </w:pPr>
            <w:r>
              <w:t>-160.0%</w:t>
            </w:r>
          </w:p>
        </w:tc>
        <w:tc>
          <w:tcPr>
            <w:tcW w:w="1296" w:type="dxa"/>
          </w:tcPr>
          <w:p w14:paraId="651B2F16" w14:textId="77777777" w:rsidR="00957881" w:rsidRDefault="00000000">
            <w:pPr>
              <w:pStyle w:val="TableCell"/>
            </w:pPr>
            <w:r>
              <w:t>0.576</w:t>
            </w:r>
          </w:p>
        </w:tc>
        <w:tc>
          <w:tcPr>
            <w:tcW w:w="1296" w:type="dxa"/>
          </w:tcPr>
          <w:p w14:paraId="5EEA451E" w14:textId="77777777" w:rsidR="00957881" w:rsidRDefault="00000000">
            <w:pPr>
              <w:pStyle w:val="TableCell"/>
            </w:pPr>
            <w:r>
              <w:t>0.353</w:t>
            </w:r>
          </w:p>
        </w:tc>
        <w:tc>
          <w:tcPr>
            <w:tcW w:w="1296" w:type="dxa"/>
          </w:tcPr>
          <w:p w14:paraId="5C6A7FD7" w14:textId="77777777" w:rsidR="00957881" w:rsidRDefault="00000000">
            <w:pPr>
              <w:pStyle w:val="TableCell"/>
            </w:pPr>
            <w:r>
              <w:t>-63.5%</w:t>
            </w:r>
          </w:p>
        </w:tc>
      </w:tr>
      <w:tr w:rsidR="00957881" w14:paraId="3D03CE35" w14:textId="77777777">
        <w:tc>
          <w:tcPr>
            <w:tcW w:w="1296" w:type="dxa"/>
          </w:tcPr>
          <w:p w14:paraId="1D992104" w14:textId="77777777" w:rsidR="00957881" w:rsidRDefault="00000000">
            <w:pPr>
              <w:pStyle w:val="TableCell"/>
            </w:pPr>
            <w:r>
              <w:rPr>
                <w:rFonts w:hint="eastAsia"/>
              </w:rPr>
              <w:t>s4/w7</w:t>
            </w:r>
            <w:r>
              <w:rPr>
                <w:rFonts w:hint="eastAsia"/>
              </w:rPr>
              <w:t>（</w:t>
            </w:r>
            <w:r>
              <w:rPr>
                <w:rFonts w:hint="eastAsia"/>
              </w:rPr>
              <w:t>inst3</w:t>
            </w:r>
            <w:r>
              <w:rPr>
                <w:rFonts w:hint="eastAsia"/>
              </w:rPr>
              <w:t>）</w:t>
            </w:r>
          </w:p>
        </w:tc>
        <w:tc>
          <w:tcPr>
            <w:tcW w:w="1296" w:type="dxa"/>
          </w:tcPr>
          <w:p w14:paraId="1694601C" w14:textId="77777777" w:rsidR="00957881" w:rsidRDefault="00000000">
            <w:pPr>
              <w:pStyle w:val="TableCell"/>
            </w:pPr>
            <w:r>
              <w:t>0.016</w:t>
            </w:r>
          </w:p>
        </w:tc>
        <w:tc>
          <w:tcPr>
            <w:tcW w:w="1296" w:type="dxa"/>
          </w:tcPr>
          <w:p w14:paraId="5537DADA" w14:textId="77777777" w:rsidR="00957881" w:rsidRDefault="00000000">
            <w:pPr>
              <w:pStyle w:val="TableCell"/>
            </w:pPr>
            <w:r>
              <w:t>0.020</w:t>
            </w:r>
          </w:p>
        </w:tc>
        <w:tc>
          <w:tcPr>
            <w:tcW w:w="1296" w:type="dxa"/>
          </w:tcPr>
          <w:p w14:paraId="5AD3BE60" w14:textId="77777777" w:rsidR="00957881" w:rsidRDefault="00000000">
            <w:pPr>
              <w:pStyle w:val="TableCell"/>
            </w:pPr>
            <w:r>
              <w:t>21.2%</w:t>
            </w:r>
          </w:p>
        </w:tc>
        <w:tc>
          <w:tcPr>
            <w:tcW w:w="1296" w:type="dxa"/>
          </w:tcPr>
          <w:p w14:paraId="083B5945" w14:textId="77777777" w:rsidR="00957881" w:rsidRDefault="00000000">
            <w:pPr>
              <w:pStyle w:val="TableCell"/>
            </w:pPr>
            <w:r>
              <w:t>0.060</w:t>
            </w:r>
          </w:p>
        </w:tc>
        <w:tc>
          <w:tcPr>
            <w:tcW w:w="1296" w:type="dxa"/>
          </w:tcPr>
          <w:p w14:paraId="67DC7139" w14:textId="77777777" w:rsidR="00957881" w:rsidRDefault="00000000">
            <w:pPr>
              <w:pStyle w:val="TableCell"/>
            </w:pPr>
            <w:r>
              <w:t>0.063</w:t>
            </w:r>
          </w:p>
        </w:tc>
        <w:tc>
          <w:tcPr>
            <w:tcW w:w="1296" w:type="dxa"/>
          </w:tcPr>
          <w:p w14:paraId="0EF08AA6" w14:textId="77777777" w:rsidR="00957881" w:rsidRDefault="00000000">
            <w:pPr>
              <w:pStyle w:val="TableCell"/>
            </w:pPr>
            <w:r>
              <w:t>3.9%</w:t>
            </w:r>
          </w:p>
        </w:tc>
      </w:tr>
    </w:tbl>
    <w:p w14:paraId="560AA12B" w14:textId="77777777" w:rsidR="00957881" w:rsidRDefault="00000000">
      <w:pPr>
        <w:pStyle w:val="BlockText"/>
      </w:pPr>
      <w:r>
        <w:rPr>
          <w:rFonts w:hint="eastAsia"/>
        </w:rPr>
        <w:t>附注：本表仅列出</w:t>
      </w:r>
      <w:r>
        <w:t xml:space="preserve"> ENO </w:t>
      </w:r>
      <w:r>
        <w:rPr>
          <w:rFonts w:hint="eastAsia"/>
        </w:rPr>
        <w:t>与</w:t>
      </w:r>
      <w:r>
        <w:t xml:space="preserve"> Gödel </w:t>
      </w:r>
      <w:r>
        <w:rPr>
          <w:rFonts w:hint="eastAsia"/>
        </w:rPr>
        <w:t>的调度延迟对比，未包含</w:t>
      </w:r>
      <w:r>
        <w:t xml:space="preserve"> </w:t>
      </w:r>
      <w:r>
        <w:rPr>
          <w:rFonts w:hint="eastAsia"/>
        </w:rPr>
        <w:t>kube-scheduler</w:t>
      </w:r>
      <w:r>
        <w:rPr>
          <w:rFonts w:hint="eastAsia"/>
        </w:rPr>
        <w:t>（</w:t>
      </w:r>
      <w:r>
        <w:rPr>
          <w:rFonts w:hint="eastAsia"/>
        </w:rPr>
        <w:t>c</w:t>
      </w:r>
      <w:r>
        <w:rPr>
          <w:rFonts w:hint="eastAsia"/>
        </w:rPr>
        <w:t>）、</w:t>
      </w:r>
      <w:r>
        <w:rPr>
          <w:rFonts w:hint="eastAsia"/>
        </w:rPr>
        <w:t>Volcano</w:t>
      </w:r>
      <w:r>
        <w:rPr>
          <w:rFonts w:hint="eastAsia"/>
        </w:rPr>
        <w:t>（</w:t>
      </w:r>
      <w:r>
        <w:rPr>
          <w:rFonts w:hint="eastAsia"/>
        </w:rPr>
        <w:t>d</w:t>
      </w:r>
      <w:r>
        <w:rPr>
          <w:rFonts w:hint="eastAsia"/>
        </w:rPr>
        <w:t>）、</w:t>
      </w:r>
      <w:r>
        <w:rPr>
          <w:rFonts w:hint="eastAsia"/>
        </w:rPr>
        <w:t>Koordinator</w:t>
      </w:r>
      <w:r>
        <w:rPr>
          <w:rFonts w:hint="eastAsia"/>
        </w:rPr>
        <w:t>（</w:t>
      </w:r>
      <w:r>
        <w:rPr>
          <w:rFonts w:hint="eastAsia"/>
        </w:rPr>
        <w:t>e</w:t>
      </w:r>
      <w:r>
        <w:rPr>
          <w:rFonts w:hint="eastAsia"/>
        </w:rPr>
        <w:t>）。原因见</w:t>
      </w:r>
      <w:r>
        <w:t xml:space="preserve"> 6.3.1 </w:t>
      </w:r>
      <w:r>
        <w:rPr>
          <w:rFonts w:hint="eastAsia"/>
        </w:rPr>
        <w:t>节：单实例调度器在</w:t>
      </w:r>
      <w:r>
        <w:t xml:space="preserve"> 1000 pods/s </w:t>
      </w:r>
      <w:r>
        <w:rPr>
          <w:rFonts w:hint="eastAsia"/>
        </w:rPr>
        <w:t>过载压力下的</w:t>
      </w:r>
      <w:r>
        <w:t xml:space="preserve"> latency histogram </w:t>
      </w:r>
      <w:r>
        <w:rPr>
          <w:rFonts w:hint="eastAsia"/>
        </w:rPr>
        <w:t>存在幸存者偏差，其表面上的低</w:t>
      </w:r>
      <w:r>
        <w:t xml:space="preserve"> P99 </w:t>
      </w:r>
      <w:r>
        <w:rPr>
          <w:rFonts w:hint="eastAsia"/>
        </w:rPr>
        <w:t>值不与分布式方案</w:t>
      </w:r>
      <w:r>
        <w:t xml:space="preserve"> a/b </w:t>
      </w:r>
      <w:r>
        <w:rPr>
          <w:rFonts w:hint="eastAsia"/>
        </w:rPr>
        <w:t>的真实尾延迟直接可比。</w:t>
      </w:r>
      <w:r>
        <w:rPr>
          <w:rFonts w:hint="eastAsia"/>
        </w:rPr>
        <w:t>c/d/e</w:t>
      </w:r>
      <w:r>
        <w:t xml:space="preserve"> </w:t>
      </w:r>
      <w:r>
        <w:rPr>
          <w:rFonts w:hint="eastAsia"/>
        </w:rPr>
        <w:t>与</w:t>
      </w:r>
      <w:r>
        <w:t xml:space="preserve"> a/b </w:t>
      </w:r>
      <w:r>
        <w:rPr>
          <w:rFonts w:hint="eastAsia"/>
        </w:rPr>
        <w:t>的整体对比通过吞吐、队列堆积（</w:t>
      </w:r>
      <w:r>
        <w:rPr>
          <w:rFonts w:hint="eastAsia"/>
        </w:rPr>
        <w:t>pending_pods</w:t>
      </w:r>
      <w:r>
        <w:rPr>
          <w:rFonts w:hint="eastAsia"/>
        </w:rPr>
        <w:t>）与绑定成功率进行。</w:t>
      </w:r>
    </w:p>
    <w:p w14:paraId="70D5C742" w14:textId="77777777" w:rsidR="00957881" w:rsidRDefault="00000000">
      <w:pPr>
        <w:pStyle w:val="FirstParagraph"/>
      </w:pPr>
      <w:r>
        <w:rPr>
          <w:rFonts w:hint="eastAsia"/>
        </w:rPr>
        <w:t>结论：在</w:t>
      </w:r>
      <w:r>
        <w:t xml:space="preserve"> s2/w2 </w:t>
      </w:r>
      <w:r>
        <w:rPr>
          <w:rFonts w:hint="eastAsia"/>
        </w:rPr>
        <w:t>之外的</w:t>
      </w:r>
      <w:r>
        <w:t xml:space="preserve"> 11 </w:t>
      </w:r>
      <w:r>
        <w:rPr>
          <w:rFonts w:hint="eastAsia"/>
        </w:rPr>
        <w:t>个非</w:t>
      </w:r>
      <w:r>
        <w:t xml:space="preserve"> Gang </w:t>
      </w:r>
      <w:r>
        <w:rPr>
          <w:rFonts w:hint="eastAsia"/>
        </w:rPr>
        <w:t>场景中，</w:t>
      </w:r>
      <w:r>
        <w:rPr>
          <w:rFonts w:hint="eastAsia"/>
        </w:rPr>
        <w:t>ENO</w:t>
      </w:r>
      <w:r>
        <w:t xml:space="preserve"> </w:t>
      </w:r>
      <w:r>
        <w:rPr>
          <w:rFonts w:hint="eastAsia"/>
        </w:rPr>
        <w:t>的</w:t>
      </w:r>
      <w:r>
        <w:t xml:space="preserve"> P90 </w:t>
      </w:r>
      <w:r>
        <w:rPr>
          <w:rFonts w:hint="eastAsia"/>
        </w:rPr>
        <w:t>与</w:t>
      </w:r>
      <w:r>
        <w:t xml:space="preserve"> P99 </w:t>
      </w:r>
      <w:r>
        <w:rPr>
          <w:rFonts w:hint="eastAsia"/>
        </w:rPr>
        <w:t>调度延迟均低于</w:t>
      </w:r>
      <w:r>
        <w:t xml:space="preserve"> </w:t>
      </w:r>
      <w:r>
        <w:rPr>
          <w:rFonts w:hint="eastAsia"/>
        </w:rPr>
        <w:t>Gödel</w:t>
      </w:r>
      <w:r>
        <w:rPr>
          <w:rFonts w:hint="eastAsia"/>
        </w:rPr>
        <w:t>，</w:t>
      </w:r>
      <w:r>
        <w:rPr>
          <w:rFonts w:hint="eastAsia"/>
        </w:rPr>
        <w:t>P90</w:t>
      </w:r>
      <w:r>
        <w:t xml:space="preserve"> </w:t>
      </w:r>
      <w:r>
        <w:rPr>
          <w:rFonts w:hint="eastAsia"/>
        </w:rPr>
        <w:t>改善</w:t>
      </w:r>
      <w:r>
        <w:t xml:space="preserve"> 4.7%~79.5%</w:t>
      </w:r>
      <w:r>
        <w:t>、</w:t>
      </w:r>
      <w:r>
        <w:t xml:space="preserve">P99 </w:t>
      </w:r>
      <w:r>
        <w:rPr>
          <w:rFonts w:hint="eastAsia"/>
        </w:rPr>
        <w:t>改善</w:t>
      </w:r>
      <w:r>
        <w:t xml:space="preserve"> </w:t>
      </w:r>
      <w:r>
        <w:rPr>
          <w:rFonts w:hint="eastAsia"/>
        </w:rPr>
        <w:t>0.3%~82.9%</w:t>
      </w:r>
      <w:r>
        <w:rPr>
          <w:rFonts w:hint="eastAsia"/>
        </w:rPr>
        <w:t>。高负载场景的改善最为明显：</w:t>
      </w:r>
      <w:r>
        <w:rPr>
          <w:rFonts w:hint="eastAsia"/>
        </w:rPr>
        <w:t>s2/w3</w:t>
      </w:r>
      <w:r>
        <w:t xml:space="preserve"> </w:t>
      </w:r>
      <w:r>
        <w:rPr>
          <w:rFonts w:hint="eastAsia"/>
        </w:rPr>
        <w:t>的</w:t>
      </w:r>
      <w:r>
        <w:t xml:space="preserve"> P99 </w:t>
      </w:r>
      <w:r>
        <w:rPr>
          <w:rFonts w:hint="eastAsia"/>
        </w:rPr>
        <w:t>由</w:t>
      </w:r>
      <w:r>
        <w:t xml:space="preserve"> 23.48 s </w:t>
      </w:r>
      <w:r>
        <w:rPr>
          <w:rFonts w:hint="eastAsia"/>
        </w:rPr>
        <w:t>降至</w:t>
      </w:r>
      <w:r>
        <w:t xml:space="preserve"> 4.00 </w:t>
      </w:r>
      <w:r>
        <w:rPr>
          <w:rFonts w:hint="eastAsia"/>
        </w:rPr>
        <w:t>s</w:t>
      </w:r>
      <w:r>
        <w:rPr>
          <w:rFonts w:hint="eastAsia"/>
        </w:rPr>
        <w:t>（降低</w:t>
      </w:r>
      <w:r>
        <w:t xml:space="preserve"> </w:t>
      </w:r>
      <w:r>
        <w:rPr>
          <w:rFonts w:hint="eastAsia"/>
        </w:rPr>
        <w:t>82.9%</w:t>
      </w:r>
      <w:r>
        <w:rPr>
          <w:rFonts w:hint="eastAsia"/>
        </w:rPr>
        <w:t>），</w:t>
      </w:r>
      <w:r>
        <w:rPr>
          <w:rFonts w:hint="eastAsia"/>
        </w:rPr>
        <w:t>s3/w3</w:t>
      </w:r>
      <w:r>
        <w:rPr>
          <w:rFonts w:hint="eastAsia"/>
        </w:rPr>
        <w:t>（</w:t>
      </w:r>
      <w:r>
        <w:rPr>
          <w:rFonts w:hint="eastAsia"/>
        </w:rPr>
        <w:t>inst1</w:t>
      </w:r>
      <w:r>
        <w:rPr>
          <w:rFonts w:hint="eastAsia"/>
        </w:rPr>
        <w:t>）由</w:t>
      </w:r>
      <w:r>
        <w:t xml:space="preserve"> 32.57 s </w:t>
      </w:r>
      <w:r>
        <w:rPr>
          <w:rFonts w:hint="eastAsia"/>
        </w:rPr>
        <w:t>降至</w:t>
      </w:r>
      <w:r>
        <w:t xml:space="preserve"> 16.22 </w:t>
      </w:r>
      <w:r>
        <w:rPr>
          <w:rFonts w:hint="eastAsia"/>
        </w:rPr>
        <w:t>s</w:t>
      </w:r>
      <w:r>
        <w:rPr>
          <w:rFonts w:hint="eastAsia"/>
        </w:rPr>
        <w:t>（降低</w:t>
      </w:r>
      <w:r>
        <w:t xml:space="preserve"> </w:t>
      </w:r>
      <w:r>
        <w:rPr>
          <w:rFonts w:hint="eastAsia"/>
        </w:rPr>
        <w:t>50.2%</w:t>
      </w:r>
      <w:r>
        <w:rPr>
          <w:rFonts w:hint="eastAsia"/>
        </w:rPr>
        <w:t>），</w:t>
      </w:r>
      <w:r>
        <w:rPr>
          <w:rFonts w:hint="eastAsia"/>
        </w:rPr>
        <w:t>s3/w4</w:t>
      </w:r>
      <w:r>
        <w:rPr>
          <w:rFonts w:hint="eastAsia"/>
        </w:rPr>
        <w:t>（</w:t>
      </w:r>
      <w:r>
        <w:rPr>
          <w:rFonts w:hint="eastAsia"/>
        </w:rPr>
        <w:t>inst3</w:t>
      </w:r>
      <w:r>
        <w:rPr>
          <w:rFonts w:hint="eastAsia"/>
        </w:rPr>
        <w:t>）降低</w:t>
      </w:r>
      <w:r>
        <w:t xml:space="preserve"> </w:t>
      </w:r>
      <w:r>
        <w:rPr>
          <w:rFonts w:hint="eastAsia"/>
        </w:rPr>
        <w:t>49.7%</w:t>
      </w:r>
      <w:r>
        <w:rPr>
          <w:rFonts w:hint="eastAsia"/>
        </w:rPr>
        <w:t>，</w:t>
      </w:r>
      <w:r>
        <w:rPr>
          <w:rFonts w:hint="eastAsia"/>
        </w:rPr>
        <w:t>s4/w3</w:t>
      </w:r>
      <w:r>
        <w:rPr>
          <w:rFonts w:hint="eastAsia"/>
        </w:rPr>
        <w:t>（</w:t>
      </w:r>
      <w:r>
        <w:rPr>
          <w:rFonts w:hint="eastAsia"/>
        </w:rPr>
        <w:t>inst3</w:t>
      </w:r>
      <w:r>
        <w:rPr>
          <w:rFonts w:hint="eastAsia"/>
        </w:rPr>
        <w:t>）降低</w:t>
      </w:r>
      <w:r>
        <w:t xml:space="preserve"> </w:t>
      </w:r>
      <w:r>
        <w:rPr>
          <w:rFonts w:hint="eastAsia"/>
        </w:rPr>
        <w:t>33.4%</w:t>
      </w:r>
      <w:r>
        <w:rPr>
          <w:rFonts w:hint="eastAsia"/>
        </w:rPr>
        <w:t>。多实例配置下两者的绝对延迟都进入亚秒级（</w:t>
      </w:r>
      <w:r>
        <w:rPr>
          <w:rFonts w:hint="eastAsia"/>
        </w:rPr>
        <w:t>s3/w3</w:t>
      </w:r>
      <w:r>
        <w:t xml:space="preserve"> </w:t>
      </w:r>
      <w:r>
        <w:rPr>
          <w:rFonts w:hint="eastAsia"/>
        </w:rPr>
        <w:t>inst3</w:t>
      </w:r>
      <w:r>
        <w:rPr>
          <w:rFonts w:hint="eastAsia"/>
        </w:rPr>
        <w:t>：</w:t>
      </w:r>
      <w:r>
        <w:rPr>
          <w:rFonts w:hint="eastAsia"/>
        </w:rPr>
        <w:t>ENO</w:t>
      </w:r>
      <w:r>
        <w:t xml:space="preserve"> 0.127 s</w:t>
      </w:r>
      <w:r>
        <w:t>、</w:t>
      </w:r>
      <w:r>
        <w:t xml:space="preserve">Gödel 0.150 </w:t>
      </w:r>
      <w:r>
        <w:rPr>
          <w:rFonts w:hint="eastAsia"/>
        </w:rPr>
        <w:t>s</w:t>
      </w:r>
      <w:r>
        <w:rPr>
          <w:rFonts w:hint="eastAsia"/>
        </w:rPr>
        <w:t>），说明增加实例数能同时缓解两种架构的排队压力、差距收窄。未饱和的</w:t>
      </w:r>
      <w:r>
        <w:t xml:space="preserve"> s2/w2 </w:t>
      </w:r>
      <w:r>
        <w:rPr>
          <w:rFonts w:hint="eastAsia"/>
        </w:rPr>
        <w:t>差距很小：</w:t>
      </w:r>
      <w:r>
        <w:rPr>
          <w:rFonts w:hint="eastAsia"/>
        </w:rPr>
        <w:t>ENO</w:t>
      </w:r>
      <w:r>
        <w:t xml:space="preserve"> P99 </w:t>
      </w:r>
      <w:r>
        <w:rPr>
          <w:rFonts w:hint="eastAsia"/>
        </w:rPr>
        <w:t>为</w:t>
      </w:r>
      <w:r>
        <w:t xml:space="preserve"> 0.123 s</w:t>
      </w:r>
      <w:r>
        <w:t>、</w:t>
      </w:r>
      <w:r>
        <w:t xml:space="preserve">Gödel </w:t>
      </w:r>
      <w:r>
        <w:rPr>
          <w:rFonts w:hint="eastAsia"/>
        </w:rPr>
        <w:t>为</w:t>
      </w:r>
      <w:r>
        <w:t xml:space="preserve"> 0.112 </w:t>
      </w:r>
      <w:r>
        <w:rPr>
          <w:rFonts w:hint="eastAsia"/>
        </w:rPr>
        <w:t>s</w:t>
      </w:r>
      <w:r>
        <w:rPr>
          <w:rFonts w:hint="eastAsia"/>
        </w:rPr>
        <w:t>，绝对差</w:t>
      </w:r>
      <w:r>
        <w:t xml:space="preserve"> 0.011 </w:t>
      </w:r>
      <w:r>
        <w:rPr>
          <w:rFonts w:hint="eastAsia"/>
        </w:rPr>
        <w:t>s</w:t>
      </w:r>
      <w:r>
        <w:rPr>
          <w:rFonts w:hint="eastAsia"/>
        </w:rPr>
        <w:t>。三个</w:t>
      </w:r>
      <w:r>
        <w:t xml:space="preserve"> Gang </w:t>
      </w:r>
      <w:r>
        <w:rPr>
          <w:rFonts w:hint="eastAsia"/>
        </w:rPr>
        <w:t>场景（</w:t>
      </w:r>
      <w:r>
        <w:rPr>
          <w:rFonts w:hint="eastAsia"/>
        </w:rPr>
        <w:t>s3/w6</w:t>
      </w:r>
      <w:r>
        <w:t xml:space="preserve"> </w:t>
      </w:r>
      <w:r>
        <w:rPr>
          <w:rFonts w:hint="eastAsia"/>
        </w:rPr>
        <w:t>的</w:t>
      </w:r>
      <w:r>
        <w:t xml:space="preserve"> </w:t>
      </w:r>
      <w:r>
        <w:lastRenderedPageBreak/>
        <w:t xml:space="preserve">inst1 </w:t>
      </w:r>
      <w:r>
        <w:rPr>
          <w:rFonts w:hint="eastAsia"/>
        </w:rPr>
        <w:t>与</w:t>
      </w:r>
      <w:r>
        <w:t xml:space="preserve"> inst3</w:t>
      </w:r>
      <w:r>
        <w:t>、</w:t>
      </w:r>
      <w:r>
        <w:t xml:space="preserve">s4/w6 </w:t>
      </w:r>
      <w:r>
        <w:rPr>
          <w:rFonts w:hint="eastAsia"/>
        </w:rPr>
        <w:t>的</w:t>
      </w:r>
      <w:r>
        <w:t xml:space="preserve"> </w:t>
      </w:r>
      <w:r>
        <w:rPr>
          <w:rFonts w:hint="eastAsia"/>
        </w:rPr>
        <w:t>inst3</w:t>
      </w:r>
      <w:r>
        <w:rPr>
          <w:rFonts w:hint="eastAsia"/>
        </w:rPr>
        <w:t>）方向相反：</w:t>
      </w:r>
      <w:r>
        <w:rPr>
          <w:rFonts w:hint="eastAsia"/>
        </w:rPr>
        <w:t>ENO</w:t>
      </w:r>
      <w:r>
        <w:t xml:space="preserve"> </w:t>
      </w:r>
      <w:r>
        <w:rPr>
          <w:rFonts w:hint="eastAsia"/>
        </w:rPr>
        <w:t>明显更高，</w:t>
      </w:r>
      <w:r>
        <w:rPr>
          <w:rFonts w:hint="eastAsia"/>
        </w:rPr>
        <w:t>P99</w:t>
      </w:r>
      <w:r>
        <w:t xml:space="preserve"> </w:t>
      </w:r>
      <w:r>
        <w:rPr>
          <w:rFonts w:hint="eastAsia"/>
        </w:rPr>
        <w:t>相差</w:t>
      </w:r>
      <w:r>
        <w:t xml:space="preserve"> 1.6~4.1 </w:t>
      </w:r>
      <w:r>
        <w:rPr>
          <w:rFonts w:hint="eastAsia"/>
        </w:rPr>
        <w:t>倍。</w:t>
      </w:r>
      <w:r>
        <w:rPr>
          <w:rFonts w:hint="eastAsia"/>
        </w:rPr>
        <w:t>Gang</w:t>
      </w:r>
      <w:r>
        <w:t xml:space="preserve"> </w:t>
      </w:r>
      <w:r>
        <w:rPr>
          <w:rFonts w:hint="eastAsia"/>
        </w:rPr>
        <w:t>负载下</w:t>
      </w:r>
      <w:r>
        <w:t xml:space="preserve"> ENO </w:t>
      </w:r>
      <w:r>
        <w:rPr>
          <w:rFonts w:hint="eastAsia"/>
        </w:rPr>
        <w:t>的完成时间反而更短（表</w:t>
      </w:r>
      <w:r>
        <w:t xml:space="preserve"> </w:t>
      </w:r>
      <w:r>
        <w:rPr>
          <w:rFonts w:hint="eastAsia"/>
        </w:rPr>
        <w:t>9</w:t>
      </w:r>
      <w:r>
        <w:rPr>
          <w:rFonts w:hint="eastAsia"/>
        </w:rPr>
        <w:t>），这一”吞吐与延迟方向相反”的现象及其可能的入计口径原因见</w:t>
      </w:r>
      <w:r>
        <w:t xml:space="preserve"> 6.4.3.4 </w:t>
      </w:r>
      <w:r>
        <w:rPr>
          <w:rFonts w:hint="eastAsia"/>
        </w:rPr>
        <w:t>与</w:t>
      </w:r>
      <w:r>
        <w:t xml:space="preserve"> 6.7 </w:t>
      </w:r>
      <w:r>
        <w:rPr>
          <w:rFonts w:hint="eastAsia"/>
        </w:rPr>
        <w:t>节第（</w:t>
      </w:r>
      <w:r>
        <w:rPr>
          <w:rFonts w:hint="eastAsia"/>
        </w:rPr>
        <w:t>2</w:t>
      </w:r>
      <w:r>
        <w:rPr>
          <w:rFonts w:hint="eastAsia"/>
        </w:rPr>
        <w:t>）条。</w:t>
      </w:r>
    </w:p>
    <w:p w14:paraId="544A2A9B" w14:textId="77777777" w:rsidR="00957881" w:rsidRDefault="00000000">
      <w:pPr>
        <w:pStyle w:val="Heading4"/>
        <w:spacing w:before="156" w:after="156"/>
      </w:pPr>
      <w:bookmarkStart w:id="365" w:name="pod-e2e-延迟dispatcher-bound"/>
      <w:bookmarkEnd w:id="364"/>
      <w:r>
        <w:t>6.4.3.4</w:t>
      </w:r>
      <w:r>
        <w:t xml:space="preserve">　</w:t>
      </w:r>
      <w:r>
        <w:t xml:space="preserve">Pod E2E </w:t>
      </w:r>
      <w:r>
        <w:rPr>
          <w:rFonts w:hint="eastAsia"/>
        </w:rPr>
        <w:t>延迟（</w:t>
      </w:r>
      <w:r>
        <w:rPr>
          <w:rFonts w:hint="eastAsia"/>
        </w:rPr>
        <w:t>Dispatcher</w:t>
      </w:r>
      <w:r>
        <w:t xml:space="preserve"> → </w:t>
      </w:r>
      <w:r>
        <w:rPr>
          <w:rFonts w:hint="eastAsia"/>
        </w:rPr>
        <w:t>Bound</w:t>
      </w:r>
      <w:r>
        <w:rPr>
          <w:rFonts w:hint="eastAsia"/>
        </w:rPr>
        <w:t>）</w:t>
      </w:r>
    </w:p>
    <w:p w14:paraId="3C517146" w14:textId="77777777" w:rsidR="00957881" w:rsidRDefault="00000000">
      <w:pPr>
        <w:pStyle w:val="CaptionedFigure"/>
      </w:pPr>
      <w:r>
        <w:rPr>
          <w:noProof/>
        </w:rPr>
        <w:drawing>
          <wp:inline distT="0" distB="0" distL="0" distR="0" wp14:anchorId="1E5C7B1D" wp14:editId="5CEBC1C1">
            <wp:extent cx="5753100" cy="2113659"/>
            <wp:effectExtent l="0" t="0" r="0" b="0"/>
            <wp:docPr id="178" name="Picture" descr="图 20 ENO 与 Gödel Pod E2E 延迟 P99 15 场景对比（pod_e2e_latency_p99，n=3 中位数，s1/w1 无有效采样，log 纵轴）"/>
            <wp:cNvGraphicFramePr/>
            <a:graphic xmlns:a="http://schemas.openxmlformats.org/drawingml/2006/main">
              <a:graphicData uri="http://schemas.openxmlformats.org/drawingml/2006/picture">
                <pic:pic xmlns:pic="http://schemas.openxmlformats.org/drawingml/2006/picture">
                  <pic:nvPicPr>
                    <pic:cNvPr id="179" name="Picture" descr="../figures/fig6-8-e2e-latency-p99-all.png"/>
                    <pic:cNvPicPr>
                      <a:picLocks noChangeAspect="1" noChangeArrowheads="1"/>
                    </pic:cNvPicPr>
                  </pic:nvPicPr>
                  <pic:blipFill>
                    <a:blip r:embed="rId27"/>
                    <a:stretch>
                      <a:fillRect/>
                    </a:stretch>
                  </pic:blipFill>
                  <pic:spPr bwMode="auto">
                    <a:xfrm>
                      <a:off x="0" y="0"/>
                      <a:ext cx="5753100" cy="2113659"/>
                    </a:xfrm>
                    <a:prstGeom prst="rect">
                      <a:avLst/>
                    </a:prstGeom>
                    <a:noFill/>
                    <a:ln w="9525">
                      <a:noFill/>
                      <a:headEnd/>
                      <a:tailEnd/>
                    </a:ln>
                  </pic:spPr>
                </pic:pic>
              </a:graphicData>
            </a:graphic>
          </wp:inline>
        </w:drawing>
      </w:r>
    </w:p>
    <w:p w14:paraId="1B7352AA" w14:textId="77777777" w:rsidR="00957881" w:rsidRDefault="00000000">
      <w:pPr>
        <w:pStyle w:val="ImageCaption"/>
      </w:pPr>
      <w:r>
        <w:rPr>
          <w:rFonts w:hint="eastAsia"/>
        </w:rPr>
        <w:t>图</w:t>
      </w:r>
      <w:r>
        <w:t xml:space="preserve"> 20 ENO </w:t>
      </w:r>
      <w:r>
        <w:rPr>
          <w:rFonts w:hint="eastAsia"/>
        </w:rPr>
        <w:t>与</w:t>
      </w:r>
      <w:r>
        <w:t xml:space="preserve"> Gödel Pod E2E </w:t>
      </w:r>
      <w:r>
        <w:rPr>
          <w:rFonts w:hint="eastAsia"/>
        </w:rPr>
        <w:t>延迟</w:t>
      </w:r>
      <w:r>
        <w:t xml:space="preserve"> P99 15 </w:t>
      </w:r>
      <w:r>
        <w:rPr>
          <w:rFonts w:hint="eastAsia"/>
        </w:rPr>
        <w:t>场景对比（</w:t>
      </w:r>
      <w:r>
        <w:rPr>
          <w:rFonts w:hint="eastAsia"/>
        </w:rPr>
        <w:t>pod_e2e_latency_p99</w:t>
      </w:r>
      <w:r>
        <w:rPr>
          <w:rFonts w:hint="eastAsia"/>
        </w:rPr>
        <w:t>，</w:t>
      </w:r>
      <w:r>
        <w:rPr>
          <w:rFonts w:hint="eastAsia"/>
        </w:rPr>
        <w:t>n=3</w:t>
      </w:r>
      <w:r>
        <w:t xml:space="preserve"> </w:t>
      </w:r>
      <w:r>
        <w:rPr>
          <w:rFonts w:hint="eastAsia"/>
        </w:rPr>
        <w:t>中位数，</w:t>
      </w:r>
      <w:r>
        <w:rPr>
          <w:rFonts w:hint="eastAsia"/>
        </w:rPr>
        <w:t>s1/w1</w:t>
      </w:r>
      <w:r>
        <w:t xml:space="preserve"> </w:t>
      </w:r>
      <w:r>
        <w:rPr>
          <w:rFonts w:hint="eastAsia"/>
        </w:rPr>
        <w:t>无有效采样，</w:t>
      </w:r>
      <w:r>
        <w:rPr>
          <w:rFonts w:hint="eastAsia"/>
        </w:rPr>
        <w:t>log</w:t>
      </w:r>
      <w:r>
        <w:t xml:space="preserve"> </w:t>
      </w:r>
      <w:r>
        <w:rPr>
          <w:rFonts w:hint="eastAsia"/>
        </w:rPr>
        <w:t>纵轴）</w:t>
      </w:r>
    </w:p>
    <w:p w14:paraId="3236FB22" w14:textId="77777777" w:rsidR="00957881" w:rsidRDefault="00000000">
      <w:pPr>
        <w:pStyle w:val="TableCaption"/>
      </w:pPr>
      <w:r>
        <w:rPr>
          <w:rFonts w:hint="eastAsia"/>
        </w:rPr>
        <w:t>表</w:t>
      </w:r>
      <w:r>
        <w:t xml:space="preserve"> 11 ENO </w:t>
      </w:r>
      <w:r>
        <w:rPr>
          <w:rFonts w:hint="eastAsia"/>
        </w:rPr>
        <w:t>与</w:t>
      </w:r>
      <w:r>
        <w:t xml:space="preserve"> Gödel Pod E2E </w:t>
      </w:r>
      <w:r>
        <w:rPr>
          <w:rFonts w:hint="eastAsia"/>
        </w:rPr>
        <w:t>延迟对比（</w:t>
      </w:r>
      <w:r>
        <w:rPr>
          <w:rFonts w:hint="eastAsia"/>
        </w:rPr>
        <w:t>pod_e2e_latency_p99</w:t>
      </w:r>
      <w:r>
        <w:rPr>
          <w:rFonts w:hint="eastAsia"/>
        </w:rPr>
        <w:t>，秒，</w:t>
      </w:r>
      <w:r>
        <w:rPr>
          <w:rFonts w:hint="eastAsia"/>
        </w:rPr>
        <w:t>n=3</w:t>
      </w:r>
      <w:r>
        <w:t xml:space="preserve"> </w:t>
      </w:r>
      <w:r>
        <w:rPr>
          <w:rFonts w:hint="eastAsia"/>
        </w:rPr>
        <w:t>中位数，口径同表</w:t>
      </w:r>
      <w:r>
        <w:t xml:space="preserve"> </w:t>
      </w:r>
      <w:r>
        <w:rPr>
          <w:rFonts w:hint="eastAsia"/>
        </w:rPr>
        <w:t>10</w:t>
      </w:r>
      <w:r>
        <w:rPr>
          <w:rFonts w:hint="eastAsia"/>
        </w:rPr>
        <w:t>）</w:t>
      </w:r>
    </w:p>
    <w:tbl>
      <w:tblPr>
        <w:tblStyle w:val="Table"/>
        <w:tblW w:w="9072" w:type="dxa"/>
        <w:tblInd w:w="0" w:type="dxa"/>
        <w:tblLook w:val="0020" w:firstRow="1" w:lastRow="0" w:firstColumn="0" w:lastColumn="0" w:noHBand="0" w:noVBand="0"/>
        <w:tblCaption w:val="表 11 ENO 与 Gödel Pod E2E 延迟对比（pod_e2e_latency_p99，秒，n=3 中位数，口径同表 10）"/>
      </w:tblPr>
      <w:tblGrid>
        <w:gridCol w:w="4297"/>
        <w:gridCol w:w="1473"/>
        <w:gridCol w:w="1473"/>
        <w:gridCol w:w="1829"/>
      </w:tblGrid>
      <w:tr w:rsidR="00957881" w14:paraId="36CEF6FC" w14:textId="77777777" w:rsidTr="00957881">
        <w:trPr>
          <w:cnfStyle w:val="100000000000" w:firstRow="1" w:lastRow="0" w:firstColumn="0" w:lastColumn="0" w:oddVBand="0" w:evenVBand="0" w:oddHBand="0" w:evenHBand="0" w:firstRowFirstColumn="0" w:firstRowLastColumn="0" w:lastRowFirstColumn="0" w:lastRowLastColumn="0"/>
          <w:tblHeader/>
        </w:trPr>
        <w:tc>
          <w:tcPr>
            <w:tcW w:w="0" w:type="auto"/>
          </w:tcPr>
          <w:p w14:paraId="024D03BF" w14:textId="77777777" w:rsidR="00957881" w:rsidRDefault="00000000">
            <w:pPr>
              <w:pStyle w:val="TableCell"/>
            </w:pPr>
            <w:r>
              <w:rPr>
                <w:rFonts w:hint="eastAsia"/>
              </w:rPr>
              <w:t>场景（实例配置）</w:t>
            </w:r>
          </w:p>
        </w:tc>
        <w:tc>
          <w:tcPr>
            <w:tcW w:w="0" w:type="auto"/>
          </w:tcPr>
          <w:p w14:paraId="5F95794C" w14:textId="77777777" w:rsidR="00957881" w:rsidRDefault="00000000">
            <w:pPr>
              <w:pStyle w:val="TableCell"/>
            </w:pPr>
            <w:r>
              <w:t>ENO</w:t>
            </w:r>
          </w:p>
        </w:tc>
        <w:tc>
          <w:tcPr>
            <w:tcW w:w="0" w:type="auto"/>
          </w:tcPr>
          <w:p w14:paraId="045B3A52" w14:textId="77777777" w:rsidR="00957881" w:rsidRDefault="00000000">
            <w:pPr>
              <w:pStyle w:val="TableCell"/>
            </w:pPr>
            <w:r>
              <w:t>Gödel</w:t>
            </w:r>
          </w:p>
        </w:tc>
        <w:tc>
          <w:tcPr>
            <w:tcW w:w="0" w:type="auto"/>
          </w:tcPr>
          <w:p w14:paraId="3AD920E0" w14:textId="77777777" w:rsidR="00957881" w:rsidRDefault="00000000">
            <w:pPr>
              <w:pStyle w:val="TableCell"/>
            </w:pPr>
            <w:r>
              <w:rPr>
                <w:rFonts w:hint="eastAsia"/>
              </w:rPr>
              <w:t>改善</w:t>
            </w:r>
          </w:p>
        </w:tc>
      </w:tr>
      <w:tr w:rsidR="00957881" w14:paraId="61CD2A2F" w14:textId="77777777">
        <w:tc>
          <w:tcPr>
            <w:tcW w:w="0" w:type="auto"/>
          </w:tcPr>
          <w:p w14:paraId="3CE5F192" w14:textId="77777777" w:rsidR="00957881" w:rsidRDefault="00000000">
            <w:pPr>
              <w:pStyle w:val="TableCell"/>
            </w:pPr>
            <w:r>
              <w:rPr>
                <w:rFonts w:hint="eastAsia"/>
              </w:rPr>
              <w:t>s2/w2</w:t>
            </w:r>
            <w:r>
              <w:rPr>
                <w:rFonts w:hint="eastAsia"/>
              </w:rPr>
              <w:t>（</w:t>
            </w:r>
            <w:r>
              <w:rPr>
                <w:rFonts w:hint="eastAsia"/>
              </w:rPr>
              <w:t>inst1</w:t>
            </w:r>
            <w:r>
              <w:rPr>
                <w:rFonts w:hint="eastAsia"/>
              </w:rPr>
              <w:t>）</w:t>
            </w:r>
          </w:p>
        </w:tc>
        <w:tc>
          <w:tcPr>
            <w:tcW w:w="0" w:type="auto"/>
          </w:tcPr>
          <w:p w14:paraId="5C714794" w14:textId="77777777" w:rsidR="00957881" w:rsidRDefault="00000000">
            <w:pPr>
              <w:pStyle w:val="TableCell"/>
            </w:pPr>
            <w:r>
              <w:t>0.231</w:t>
            </w:r>
          </w:p>
        </w:tc>
        <w:tc>
          <w:tcPr>
            <w:tcW w:w="0" w:type="auto"/>
          </w:tcPr>
          <w:p w14:paraId="00D3D4EE" w14:textId="77777777" w:rsidR="00957881" w:rsidRDefault="00000000">
            <w:pPr>
              <w:pStyle w:val="TableCell"/>
            </w:pPr>
            <w:r>
              <w:t>0.240</w:t>
            </w:r>
          </w:p>
        </w:tc>
        <w:tc>
          <w:tcPr>
            <w:tcW w:w="0" w:type="auto"/>
          </w:tcPr>
          <w:p w14:paraId="599C71F8" w14:textId="77777777" w:rsidR="00957881" w:rsidRDefault="00000000">
            <w:pPr>
              <w:pStyle w:val="TableCell"/>
            </w:pPr>
            <w:r>
              <w:t>3.5%</w:t>
            </w:r>
          </w:p>
        </w:tc>
      </w:tr>
      <w:tr w:rsidR="00957881" w14:paraId="76D4F131" w14:textId="77777777">
        <w:tc>
          <w:tcPr>
            <w:tcW w:w="0" w:type="auto"/>
          </w:tcPr>
          <w:p w14:paraId="16D83261" w14:textId="77777777" w:rsidR="00957881" w:rsidRDefault="00000000">
            <w:pPr>
              <w:pStyle w:val="TableCell"/>
            </w:pPr>
            <w:r>
              <w:rPr>
                <w:rFonts w:hint="eastAsia"/>
              </w:rPr>
              <w:t>s2/w3</w:t>
            </w:r>
            <w:r>
              <w:rPr>
                <w:rFonts w:hint="eastAsia"/>
              </w:rPr>
              <w:t>（</w:t>
            </w:r>
            <w:r>
              <w:rPr>
                <w:rFonts w:hint="eastAsia"/>
              </w:rPr>
              <w:t>inst1</w:t>
            </w:r>
            <w:r>
              <w:rPr>
                <w:rFonts w:hint="eastAsia"/>
              </w:rPr>
              <w:t>）</w:t>
            </w:r>
          </w:p>
        </w:tc>
        <w:tc>
          <w:tcPr>
            <w:tcW w:w="0" w:type="auto"/>
          </w:tcPr>
          <w:p w14:paraId="7F117CE4" w14:textId="77777777" w:rsidR="00957881" w:rsidRDefault="00000000">
            <w:pPr>
              <w:pStyle w:val="TableCell"/>
            </w:pPr>
            <w:r>
              <w:t>4.016</w:t>
            </w:r>
          </w:p>
        </w:tc>
        <w:tc>
          <w:tcPr>
            <w:tcW w:w="0" w:type="auto"/>
          </w:tcPr>
          <w:p w14:paraId="5CF125DF" w14:textId="77777777" w:rsidR="00957881" w:rsidRDefault="00000000">
            <w:pPr>
              <w:pStyle w:val="TableCell"/>
            </w:pPr>
            <w:r>
              <w:t>16.260</w:t>
            </w:r>
          </w:p>
        </w:tc>
        <w:tc>
          <w:tcPr>
            <w:tcW w:w="0" w:type="auto"/>
          </w:tcPr>
          <w:p w14:paraId="2A46BD32" w14:textId="77777777" w:rsidR="00957881" w:rsidRDefault="00000000">
            <w:pPr>
              <w:pStyle w:val="TableCell"/>
            </w:pPr>
            <w:r>
              <w:t>75.3%</w:t>
            </w:r>
          </w:p>
        </w:tc>
      </w:tr>
      <w:tr w:rsidR="00957881" w14:paraId="13FBC9E1" w14:textId="77777777">
        <w:tc>
          <w:tcPr>
            <w:tcW w:w="0" w:type="auto"/>
          </w:tcPr>
          <w:p w14:paraId="6235D052" w14:textId="77777777" w:rsidR="00957881" w:rsidRDefault="00000000">
            <w:pPr>
              <w:pStyle w:val="TableCell"/>
            </w:pPr>
            <w:r>
              <w:rPr>
                <w:rFonts w:hint="eastAsia"/>
              </w:rPr>
              <w:t>s3/w2</w:t>
            </w:r>
            <w:r>
              <w:rPr>
                <w:rFonts w:hint="eastAsia"/>
              </w:rPr>
              <w:t>（</w:t>
            </w:r>
            <w:r>
              <w:rPr>
                <w:rFonts w:hint="eastAsia"/>
              </w:rPr>
              <w:t>inst1</w:t>
            </w:r>
            <w:r>
              <w:rPr>
                <w:rFonts w:hint="eastAsia"/>
              </w:rPr>
              <w:t>）</w:t>
            </w:r>
          </w:p>
        </w:tc>
        <w:tc>
          <w:tcPr>
            <w:tcW w:w="0" w:type="auto"/>
          </w:tcPr>
          <w:p w14:paraId="4585CCCE" w14:textId="77777777" w:rsidR="00957881" w:rsidRDefault="00000000">
            <w:pPr>
              <w:pStyle w:val="TableCell"/>
            </w:pPr>
            <w:r>
              <w:t>0.255</w:t>
            </w:r>
          </w:p>
        </w:tc>
        <w:tc>
          <w:tcPr>
            <w:tcW w:w="0" w:type="auto"/>
          </w:tcPr>
          <w:p w14:paraId="390ECDB5" w14:textId="77777777" w:rsidR="00957881" w:rsidRDefault="00000000">
            <w:pPr>
              <w:pStyle w:val="TableCell"/>
            </w:pPr>
            <w:r>
              <w:t>0.396</w:t>
            </w:r>
          </w:p>
        </w:tc>
        <w:tc>
          <w:tcPr>
            <w:tcW w:w="0" w:type="auto"/>
          </w:tcPr>
          <w:p w14:paraId="07F66E8D" w14:textId="77777777" w:rsidR="00957881" w:rsidRDefault="00000000">
            <w:pPr>
              <w:pStyle w:val="TableCell"/>
            </w:pPr>
            <w:r>
              <w:t>35.5%</w:t>
            </w:r>
          </w:p>
        </w:tc>
      </w:tr>
      <w:tr w:rsidR="00957881" w14:paraId="629730BF" w14:textId="77777777">
        <w:tc>
          <w:tcPr>
            <w:tcW w:w="0" w:type="auto"/>
          </w:tcPr>
          <w:p w14:paraId="3D7C681F" w14:textId="77777777" w:rsidR="00957881" w:rsidRDefault="00000000">
            <w:pPr>
              <w:pStyle w:val="TableCell"/>
            </w:pPr>
            <w:r>
              <w:rPr>
                <w:rFonts w:hint="eastAsia"/>
              </w:rPr>
              <w:t>s3/w3</w:t>
            </w:r>
            <w:r>
              <w:rPr>
                <w:rFonts w:hint="eastAsia"/>
              </w:rPr>
              <w:t>（</w:t>
            </w:r>
            <w:r>
              <w:rPr>
                <w:rFonts w:hint="eastAsia"/>
              </w:rPr>
              <w:t>inst1</w:t>
            </w:r>
            <w:r>
              <w:rPr>
                <w:rFonts w:hint="eastAsia"/>
              </w:rPr>
              <w:t>）</w:t>
            </w:r>
          </w:p>
        </w:tc>
        <w:tc>
          <w:tcPr>
            <w:tcW w:w="0" w:type="auto"/>
          </w:tcPr>
          <w:p w14:paraId="68B34D9E" w14:textId="77777777" w:rsidR="00957881" w:rsidRDefault="00000000">
            <w:pPr>
              <w:pStyle w:val="TableCell"/>
            </w:pPr>
            <w:r>
              <w:t>16.216</w:t>
            </w:r>
          </w:p>
        </w:tc>
        <w:tc>
          <w:tcPr>
            <w:tcW w:w="0" w:type="auto"/>
          </w:tcPr>
          <w:p w14:paraId="41B596DE" w14:textId="77777777" w:rsidR="00957881" w:rsidRDefault="00000000">
            <w:pPr>
              <w:pStyle w:val="TableCell"/>
            </w:pPr>
            <w:r>
              <w:t>32.497</w:t>
            </w:r>
          </w:p>
        </w:tc>
        <w:tc>
          <w:tcPr>
            <w:tcW w:w="0" w:type="auto"/>
          </w:tcPr>
          <w:p w14:paraId="6E698EC6" w14:textId="77777777" w:rsidR="00957881" w:rsidRDefault="00000000">
            <w:pPr>
              <w:pStyle w:val="TableCell"/>
            </w:pPr>
            <w:r>
              <w:t>50.1%</w:t>
            </w:r>
          </w:p>
        </w:tc>
      </w:tr>
      <w:tr w:rsidR="00957881" w14:paraId="37083B81" w14:textId="77777777">
        <w:tc>
          <w:tcPr>
            <w:tcW w:w="0" w:type="auto"/>
          </w:tcPr>
          <w:p w14:paraId="5D36021A" w14:textId="77777777" w:rsidR="00957881" w:rsidRDefault="00000000">
            <w:pPr>
              <w:pStyle w:val="TableCell"/>
            </w:pPr>
            <w:r>
              <w:rPr>
                <w:rFonts w:hint="eastAsia"/>
              </w:rPr>
              <w:t>s3/w3</w:t>
            </w:r>
            <w:r>
              <w:rPr>
                <w:rFonts w:hint="eastAsia"/>
              </w:rPr>
              <w:t>（</w:t>
            </w:r>
            <w:r>
              <w:rPr>
                <w:rFonts w:hint="eastAsia"/>
              </w:rPr>
              <w:t>inst3</w:t>
            </w:r>
            <w:r>
              <w:rPr>
                <w:rFonts w:hint="eastAsia"/>
              </w:rPr>
              <w:t>）</w:t>
            </w:r>
          </w:p>
        </w:tc>
        <w:tc>
          <w:tcPr>
            <w:tcW w:w="0" w:type="auto"/>
          </w:tcPr>
          <w:p w14:paraId="7BFB7CCD" w14:textId="77777777" w:rsidR="00957881" w:rsidRDefault="00000000">
            <w:pPr>
              <w:pStyle w:val="TableCell"/>
            </w:pPr>
            <w:r>
              <w:t>0.450</w:t>
            </w:r>
          </w:p>
        </w:tc>
        <w:tc>
          <w:tcPr>
            <w:tcW w:w="0" w:type="auto"/>
          </w:tcPr>
          <w:p w14:paraId="79EFD11C" w14:textId="77777777" w:rsidR="00957881" w:rsidRDefault="00000000">
            <w:pPr>
              <w:pStyle w:val="TableCell"/>
            </w:pPr>
            <w:r>
              <w:t>0.935</w:t>
            </w:r>
          </w:p>
        </w:tc>
        <w:tc>
          <w:tcPr>
            <w:tcW w:w="0" w:type="auto"/>
          </w:tcPr>
          <w:p w14:paraId="00361D21" w14:textId="77777777" w:rsidR="00957881" w:rsidRDefault="00000000">
            <w:pPr>
              <w:pStyle w:val="TableCell"/>
            </w:pPr>
            <w:r>
              <w:t>51.9%</w:t>
            </w:r>
          </w:p>
        </w:tc>
      </w:tr>
      <w:tr w:rsidR="00957881" w14:paraId="4CADFDE6" w14:textId="77777777">
        <w:tc>
          <w:tcPr>
            <w:tcW w:w="0" w:type="auto"/>
          </w:tcPr>
          <w:p w14:paraId="51DF8666" w14:textId="77777777" w:rsidR="00957881" w:rsidRDefault="00000000">
            <w:pPr>
              <w:pStyle w:val="TableCell"/>
            </w:pPr>
            <w:r>
              <w:rPr>
                <w:rFonts w:hint="eastAsia"/>
              </w:rPr>
              <w:t>s3/w4</w:t>
            </w:r>
            <w:r>
              <w:rPr>
                <w:rFonts w:hint="eastAsia"/>
              </w:rPr>
              <w:t>（</w:t>
            </w:r>
            <w:r>
              <w:rPr>
                <w:rFonts w:hint="eastAsia"/>
              </w:rPr>
              <w:t>inst3</w:t>
            </w:r>
            <w:r>
              <w:rPr>
                <w:rFonts w:hint="eastAsia"/>
              </w:rPr>
              <w:t>）</w:t>
            </w:r>
          </w:p>
        </w:tc>
        <w:tc>
          <w:tcPr>
            <w:tcW w:w="0" w:type="auto"/>
          </w:tcPr>
          <w:p w14:paraId="0733EAAC" w14:textId="77777777" w:rsidR="00957881" w:rsidRDefault="00000000">
            <w:pPr>
              <w:pStyle w:val="TableCell"/>
            </w:pPr>
            <w:r>
              <w:t>14.811</w:t>
            </w:r>
          </w:p>
        </w:tc>
        <w:tc>
          <w:tcPr>
            <w:tcW w:w="0" w:type="auto"/>
          </w:tcPr>
          <w:p w14:paraId="6DBE865F" w14:textId="77777777" w:rsidR="00957881" w:rsidRDefault="00000000">
            <w:pPr>
              <w:pStyle w:val="TableCell"/>
            </w:pPr>
            <w:r>
              <w:t>22.880</w:t>
            </w:r>
          </w:p>
        </w:tc>
        <w:tc>
          <w:tcPr>
            <w:tcW w:w="0" w:type="auto"/>
          </w:tcPr>
          <w:p w14:paraId="4135EC10" w14:textId="77777777" w:rsidR="00957881" w:rsidRDefault="00000000">
            <w:pPr>
              <w:pStyle w:val="TableCell"/>
            </w:pPr>
            <w:r>
              <w:t>35.3%</w:t>
            </w:r>
          </w:p>
        </w:tc>
      </w:tr>
      <w:tr w:rsidR="00957881" w14:paraId="0DBA69CF" w14:textId="77777777">
        <w:tc>
          <w:tcPr>
            <w:tcW w:w="0" w:type="auto"/>
          </w:tcPr>
          <w:p w14:paraId="49F24376" w14:textId="77777777" w:rsidR="00957881" w:rsidRDefault="00000000">
            <w:pPr>
              <w:pStyle w:val="TableCell"/>
            </w:pPr>
            <w:r>
              <w:rPr>
                <w:rFonts w:hint="eastAsia"/>
              </w:rPr>
              <w:t>s3/w5</w:t>
            </w:r>
            <w:r>
              <w:rPr>
                <w:rFonts w:hint="eastAsia"/>
              </w:rPr>
              <w:t>（</w:t>
            </w:r>
            <w:r>
              <w:rPr>
                <w:rFonts w:hint="eastAsia"/>
              </w:rPr>
              <w:t>inst3</w:t>
            </w:r>
            <w:r>
              <w:rPr>
                <w:rFonts w:hint="eastAsia"/>
              </w:rPr>
              <w:t>）</w:t>
            </w:r>
          </w:p>
        </w:tc>
        <w:tc>
          <w:tcPr>
            <w:tcW w:w="0" w:type="auto"/>
          </w:tcPr>
          <w:p w14:paraId="6E12D6B6" w14:textId="77777777" w:rsidR="00957881" w:rsidRDefault="00000000">
            <w:pPr>
              <w:pStyle w:val="TableCell"/>
            </w:pPr>
            <w:r>
              <w:t>0.932</w:t>
            </w:r>
          </w:p>
        </w:tc>
        <w:tc>
          <w:tcPr>
            <w:tcW w:w="0" w:type="auto"/>
          </w:tcPr>
          <w:p w14:paraId="63C403F1" w14:textId="77777777" w:rsidR="00957881" w:rsidRDefault="00000000">
            <w:pPr>
              <w:pStyle w:val="TableCell"/>
            </w:pPr>
            <w:r>
              <w:t>2.015</w:t>
            </w:r>
          </w:p>
        </w:tc>
        <w:tc>
          <w:tcPr>
            <w:tcW w:w="0" w:type="auto"/>
          </w:tcPr>
          <w:p w14:paraId="71D8301B" w14:textId="77777777" w:rsidR="00957881" w:rsidRDefault="00000000">
            <w:pPr>
              <w:pStyle w:val="TableCell"/>
            </w:pPr>
            <w:r>
              <w:t>53.8%</w:t>
            </w:r>
          </w:p>
        </w:tc>
      </w:tr>
      <w:tr w:rsidR="00957881" w14:paraId="5A0B7584" w14:textId="77777777">
        <w:tc>
          <w:tcPr>
            <w:tcW w:w="0" w:type="auto"/>
          </w:tcPr>
          <w:p w14:paraId="4379D030" w14:textId="77777777" w:rsidR="00957881" w:rsidRDefault="00000000">
            <w:pPr>
              <w:pStyle w:val="TableCell"/>
            </w:pPr>
            <w:r>
              <w:rPr>
                <w:rFonts w:hint="eastAsia"/>
              </w:rPr>
              <w:t>s3/w6</w:t>
            </w:r>
            <w:r>
              <w:rPr>
                <w:rFonts w:hint="eastAsia"/>
              </w:rPr>
              <w:t>（</w:t>
            </w:r>
            <w:r>
              <w:rPr>
                <w:rFonts w:hint="eastAsia"/>
              </w:rPr>
              <w:t>inst1</w:t>
            </w:r>
            <w:r>
              <w:rPr>
                <w:rFonts w:hint="eastAsia"/>
              </w:rPr>
              <w:t>）</w:t>
            </w:r>
          </w:p>
        </w:tc>
        <w:tc>
          <w:tcPr>
            <w:tcW w:w="0" w:type="auto"/>
          </w:tcPr>
          <w:p w14:paraId="33349ECD" w14:textId="77777777" w:rsidR="00957881" w:rsidRDefault="00000000">
            <w:pPr>
              <w:pStyle w:val="TableCell"/>
            </w:pPr>
            <w:r>
              <w:t>0.662</w:t>
            </w:r>
          </w:p>
        </w:tc>
        <w:tc>
          <w:tcPr>
            <w:tcW w:w="0" w:type="auto"/>
          </w:tcPr>
          <w:p w14:paraId="04BCDE64" w14:textId="77777777" w:rsidR="00957881" w:rsidRDefault="00000000">
            <w:pPr>
              <w:pStyle w:val="TableCell"/>
            </w:pPr>
            <w:r>
              <w:t>0.546</w:t>
            </w:r>
          </w:p>
        </w:tc>
        <w:tc>
          <w:tcPr>
            <w:tcW w:w="0" w:type="auto"/>
          </w:tcPr>
          <w:p w14:paraId="5CAC537B" w14:textId="77777777" w:rsidR="00957881" w:rsidRDefault="00000000">
            <w:pPr>
              <w:pStyle w:val="TableCell"/>
            </w:pPr>
            <w:r>
              <w:t>-21.2%</w:t>
            </w:r>
          </w:p>
        </w:tc>
      </w:tr>
      <w:tr w:rsidR="00957881" w14:paraId="12E18494" w14:textId="77777777">
        <w:tc>
          <w:tcPr>
            <w:tcW w:w="0" w:type="auto"/>
          </w:tcPr>
          <w:p w14:paraId="04A82F02" w14:textId="77777777" w:rsidR="00957881" w:rsidRDefault="00000000">
            <w:pPr>
              <w:pStyle w:val="TableCell"/>
            </w:pPr>
            <w:r>
              <w:rPr>
                <w:rFonts w:hint="eastAsia"/>
              </w:rPr>
              <w:t>s3/w6</w:t>
            </w:r>
            <w:r>
              <w:rPr>
                <w:rFonts w:hint="eastAsia"/>
              </w:rPr>
              <w:t>（</w:t>
            </w:r>
            <w:r>
              <w:rPr>
                <w:rFonts w:hint="eastAsia"/>
              </w:rPr>
              <w:t>inst3</w:t>
            </w:r>
            <w:r>
              <w:rPr>
                <w:rFonts w:hint="eastAsia"/>
              </w:rPr>
              <w:t>）</w:t>
            </w:r>
          </w:p>
        </w:tc>
        <w:tc>
          <w:tcPr>
            <w:tcW w:w="0" w:type="auto"/>
          </w:tcPr>
          <w:p w14:paraId="43202257" w14:textId="77777777" w:rsidR="00957881" w:rsidRDefault="00000000">
            <w:pPr>
              <w:pStyle w:val="TableCell"/>
            </w:pPr>
            <w:r>
              <w:t>1.779</w:t>
            </w:r>
          </w:p>
        </w:tc>
        <w:tc>
          <w:tcPr>
            <w:tcW w:w="0" w:type="auto"/>
          </w:tcPr>
          <w:p w14:paraId="42D22970" w14:textId="77777777" w:rsidR="00957881" w:rsidRDefault="00000000">
            <w:pPr>
              <w:pStyle w:val="TableCell"/>
            </w:pPr>
            <w:r>
              <w:t>0.800</w:t>
            </w:r>
          </w:p>
        </w:tc>
        <w:tc>
          <w:tcPr>
            <w:tcW w:w="0" w:type="auto"/>
          </w:tcPr>
          <w:p w14:paraId="138C929E" w14:textId="77777777" w:rsidR="00957881" w:rsidRDefault="00000000">
            <w:pPr>
              <w:pStyle w:val="TableCell"/>
            </w:pPr>
            <w:r>
              <w:t>-122.2%</w:t>
            </w:r>
          </w:p>
        </w:tc>
      </w:tr>
      <w:tr w:rsidR="00957881" w14:paraId="67CEEB28" w14:textId="77777777">
        <w:tc>
          <w:tcPr>
            <w:tcW w:w="0" w:type="auto"/>
          </w:tcPr>
          <w:p w14:paraId="70A7D8AF" w14:textId="77777777" w:rsidR="00957881" w:rsidRDefault="00000000">
            <w:pPr>
              <w:pStyle w:val="TableCell"/>
            </w:pPr>
            <w:r>
              <w:rPr>
                <w:rFonts w:hint="eastAsia"/>
              </w:rPr>
              <w:t>s3/w7</w:t>
            </w:r>
            <w:r>
              <w:rPr>
                <w:rFonts w:hint="eastAsia"/>
              </w:rPr>
              <w:t>（</w:t>
            </w:r>
            <w:r>
              <w:rPr>
                <w:rFonts w:hint="eastAsia"/>
              </w:rPr>
              <w:t>inst3</w:t>
            </w:r>
            <w:r>
              <w:rPr>
                <w:rFonts w:hint="eastAsia"/>
              </w:rPr>
              <w:t>）</w:t>
            </w:r>
          </w:p>
        </w:tc>
        <w:tc>
          <w:tcPr>
            <w:tcW w:w="0" w:type="auto"/>
          </w:tcPr>
          <w:p w14:paraId="7230B73E" w14:textId="77777777" w:rsidR="00957881" w:rsidRDefault="00000000">
            <w:pPr>
              <w:pStyle w:val="TableCell"/>
            </w:pPr>
            <w:r>
              <w:t>0.109</w:t>
            </w:r>
          </w:p>
        </w:tc>
        <w:tc>
          <w:tcPr>
            <w:tcW w:w="0" w:type="auto"/>
          </w:tcPr>
          <w:p w14:paraId="51F2C786" w14:textId="77777777" w:rsidR="00957881" w:rsidRDefault="00000000">
            <w:pPr>
              <w:pStyle w:val="TableCell"/>
            </w:pPr>
            <w:r>
              <w:t>0.343</w:t>
            </w:r>
          </w:p>
        </w:tc>
        <w:tc>
          <w:tcPr>
            <w:tcW w:w="0" w:type="auto"/>
          </w:tcPr>
          <w:p w14:paraId="69DD3F36" w14:textId="77777777" w:rsidR="00957881" w:rsidRDefault="00000000">
            <w:pPr>
              <w:pStyle w:val="TableCell"/>
            </w:pPr>
            <w:r>
              <w:t>68.2%</w:t>
            </w:r>
          </w:p>
        </w:tc>
      </w:tr>
      <w:tr w:rsidR="00957881" w14:paraId="296BC1F9" w14:textId="77777777">
        <w:tc>
          <w:tcPr>
            <w:tcW w:w="0" w:type="auto"/>
          </w:tcPr>
          <w:p w14:paraId="082056FE" w14:textId="77777777" w:rsidR="00957881" w:rsidRDefault="00000000">
            <w:pPr>
              <w:pStyle w:val="TableCell"/>
            </w:pPr>
            <w:r>
              <w:rPr>
                <w:rFonts w:hint="eastAsia"/>
              </w:rPr>
              <w:t>s4/w3</w:t>
            </w:r>
            <w:r>
              <w:rPr>
                <w:rFonts w:hint="eastAsia"/>
              </w:rPr>
              <w:t>（</w:t>
            </w:r>
            <w:r>
              <w:rPr>
                <w:rFonts w:hint="eastAsia"/>
              </w:rPr>
              <w:t>inst3</w:t>
            </w:r>
            <w:r>
              <w:rPr>
                <w:rFonts w:hint="eastAsia"/>
              </w:rPr>
              <w:t>）</w:t>
            </w:r>
          </w:p>
        </w:tc>
        <w:tc>
          <w:tcPr>
            <w:tcW w:w="0" w:type="auto"/>
          </w:tcPr>
          <w:p w14:paraId="5BB6129B" w14:textId="77777777" w:rsidR="00957881" w:rsidRDefault="00000000">
            <w:pPr>
              <w:pStyle w:val="TableCell"/>
            </w:pPr>
            <w:r>
              <w:t>0.574</w:t>
            </w:r>
          </w:p>
        </w:tc>
        <w:tc>
          <w:tcPr>
            <w:tcW w:w="0" w:type="auto"/>
          </w:tcPr>
          <w:p w14:paraId="72F4B752" w14:textId="77777777" w:rsidR="00957881" w:rsidRDefault="00000000">
            <w:pPr>
              <w:pStyle w:val="TableCell"/>
            </w:pPr>
            <w:r>
              <w:t>0.923</w:t>
            </w:r>
          </w:p>
        </w:tc>
        <w:tc>
          <w:tcPr>
            <w:tcW w:w="0" w:type="auto"/>
          </w:tcPr>
          <w:p w14:paraId="3129BE06" w14:textId="77777777" w:rsidR="00957881" w:rsidRDefault="00000000">
            <w:pPr>
              <w:pStyle w:val="TableCell"/>
            </w:pPr>
            <w:r>
              <w:t>37.9%</w:t>
            </w:r>
          </w:p>
        </w:tc>
      </w:tr>
      <w:tr w:rsidR="00957881" w14:paraId="7261E22F" w14:textId="77777777">
        <w:tc>
          <w:tcPr>
            <w:tcW w:w="0" w:type="auto"/>
          </w:tcPr>
          <w:p w14:paraId="25FD4679" w14:textId="77777777" w:rsidR="00957881" w:rsidRDefault="00000000">
            <w:pPr>
              <w:pStyle w:val="TableCell"/>
            </w:pPr>
            <w:r>
              <w:rPr>
                <w:rFonts w:hint="eastAsia"/>
              </w:rPr>
              <w:t>s4/w4</w:t>
            </w:r>
            <w:r>
              <w:rPr>
                <w:rFonts w:hint="eastAsia"/>
              </w:rPr>
              <w:t>（</w:t>
            </w:r>
            <w:r>
              <w:rPr>
                <w:rFonts w:hint="eastAsia"/>
              </w:rPr>
              <w:t>inst3</w:t>
            </w:r>
            <w:r>
              <w:rPr>
                <w:rFonts w:hint="eastAsia"/>
              </w:rPr>
              <w:t>）</w:t>
            </w:r>
          </w:p>
        </w:tc>
        <w:tc>
          <w:tcPr>
            <w:tcW w:w="0" w:type="auto"/>
          </w:tcPr>
          <w:p w14:paraId="008561B5" w14:textId="77777777" w:rsidR="00957881" w:rsidRDefault="00000000">
            <w:pPr>
              <w:pStyle w:val="TableCell"/>
            </w:pPr>
            <w:r>
              <w:t>32.522</w:t>
            </w:r>
          </w:p>
        </w:tc>
        <w:tc>
          <w:tcPr>
            <w:tcW w:w="0" w:type="auto"/>
          </w:tcPr>
          <w:p w14:paraId="180216C0" w14:textId="77777777" w:rsidR="00957881" w:rsidRDefault="00000000">
            <w:pPr>
              <w:pStyle w:val="TableCell"/>
            </w:pPr>
            <w:r>
              <w:t>48.274</w:t>
            </w:r>
          </w:p>
        </w:tc>
        <w:tc>
          <w:tcPr>
            <w:tcW w:w="0" w:type="auto"/>
          </w:tcPr>
          <w:p w14:paraId="232F8DDB" w14:textId="77777777" w:rsidR="00957881" w:rsidRDefault="00000000">
            <w:pPr>
              <w:pStyle w:val="TableCell"/>
            </w:pPr>
            <w:r>
              <w:t>32.6%</w:t>
            </w:r>
          </w:p>
        </w:tc>
      </w:tr>
      <w:tr w:rsidR="00957881" w14:paraId="2F9C71AB" w14:textId="77777777">
        <w:tc>
          <w:tcPr>
            <w:tcW w:w="0" w:type="auto"/>
          </w:tcPr>
          <w:p w14:paraId="302F228B" w14:textId="77777777" w:rsidR="00957881" w:rsidRDefault="00000000">
            <w:pPr>
              <w:pStyle w:val="TableCell"/>
            </w:pPr>
            <w:r>
              <w:rPr>
                <w:rFonts w:hint="eastAsia"/>
              </w:rPr>
              <w:t>s4/w5</w:t>
            </w:r>
            <w:r>
              <w:rPr>
                <w:rFonts w:hint="eastAsia"/>
              </w:rPr>
              <w:t>（</w:t>
            </w:r>
            <w:r>
              <w:rPr>
                <w:rFonts w:hint="eastAsia"/>
              </w:rPr>
              <w:t>inst3</w:t>
            </w:r>
            <w:r>
              <w:rPr>
                <w:rFonts w:hint="eastAsia"/>
              </w:rPr>
              <w:t>）</w:t>
            </w:r>
          </w:p>
        </w:tc>
        <w:tc>
          <w:tcPr>
            <w:tcW w:w="0" w:type="auto"/>
          </w:tcPr>
          <w:p w14:paraId="1B4CFB26" w14:textId="77777777" w:rsidR="00957881" w:rsidRDefault="00000000">
            <w:pPr>
              <w:pStyle w:val="TableCell"/>
            </w:pPr>
            <w:r>
              <w:t>3.968</w:t>
            </w:r>
          </w:p>
        </w:tc>
        <w:tc>
          <w:tcPr>
            <w:tcW w:w="0" w:type="auto"/>
          </w:tcPr>
          <w:p w14:paraId="734BB3AC" w14:textId="77777777" w:rsidR="00957881" w:rsidRDefault="00000000">
            <w:pPr>
              <w:pStyle w:val="TableCell"/>
            </w:pPr>
            <w:r>
              <w:t>3.993</w:t>
            </w:r>
          </w:p>
        </w:tc>
        <w:tc>
          <w:tcPr>
            <w:tcW w:w="0" w:type="auto"/>
          </w:tcPr>
          <w:p w14:paraId="3A38C9A4" w14:textId="77777777" w:rsidR="00957881" w:rsidRDefault="00000000">
            <w:pPr>
              <w:pStyle w:val="TableCell"/>
            </w:pPr>
            <w:r>
              <w:t>0.6%</w:t>
            </w:r>
          </w:p>
        </w:tc>
      </w:tr>
      <w:tr w:rsidR="00957881" w14:paraId="70F3D8FF" w14:textId="77777777">
        <w:tc>
          <w:tcPr>
            <w:tcW w:w="0" w:type="auto"/>
          </w:tcPr>
          <w:p w14:paraId="1FC185D7" w14:textId="77777777" w:rsidR="00957881" w:rsidRDefault="00000000">
            <w:pPr>
              <w:pStyle w:val="TableCell"/>
            </w:pPr>
            <w:r>
              <w:rPr>
                <w:rFonts w:hint="eastAsia"/>
              </w:rPr>
              <w:t>s4/w6</w:t>
            </w:r>
            <w:r>
              <w:rPr>
                <w:rFonts w:hint="eastAsia"/>
              </w:rPr>
              <w:t>（</w:t>
            </w:r>
            <w:r>
              <w:rPr>
                <w:rFonts w:hint="eastAsia"/>
              </w:rPr>
              <w:t>inst3</w:t>
            </w:r>
            <w:r>
              <w:rPr>
                <w:rFonts w:hint="eastAsia"/>
              </w:rPr>
              <w:t>）</w:t>
            </w:r>
          </w:p>
        </w:tc>
        <w:tc>
          <w:tcPr>
            <w:tcW w:w="0" w:type="auto"/>
          </w:tcPr>
          <w:p w14:paraId="5E383EFA" w14:textId="77777777" w:rsidR="00957881" w:rsidRDefault="00000000">
            <w:pPr>
              <w:pStyle w:val="TableCell"/>
            </w:pPr>
            <w:r>
              <w:t>1.018</w:t>
            </w:r>
          </w:p>
        </w:tc>
        <w:tc>
          <w:tcPr>
            <w:tcW w:w="0" w:type="auto"/>
          </w:tcPr>
          <w:p w14:paraId="2ED4EDAA" w14:textId="77777777" w:rsidR="00957881" w:rsidRDefault="00000000">
            <w:pPr>
              <w:pStyle w:val="TableCell"/>
            </w:pPr>
            <w:r>
              <w:t>0.910</w:t>
            </w:r>
          </w:p>
        </w:tc>
        <w:tc>
          <w:tcPr>
            <w:tcW w:w="0" w:type="auto"/>
          </w:tcPr>
          <w:p w14:paraId="39AE5B5D" w14:textId="77777777" w:rsidR="00957881" w:rsidRDefault="00000000">
            <w:pPr>
              <w:pStyle w:val="TableCell"/>
            </w:pPr>
            <w:r>
              <w:t>-11.9%</w:t>
            </w:r>
          </w:p>
        </w:tc>
      </w:tr>
      <w:tr w:rsidR="00957881" w14:paraId="4C3C9FDD" w14:textId="77777777">
        <w:tc>
          <w:tcPr>
            <w:tcW w:w="0" w:type="auto"/>
          </w:tcPr>
          <w:p w14:paraId="55D8A326" w14:textId="77777777" w:rsidR="00957881" w:rsidRDefault="00000000">
            <w:pPr>
              <w:pStyle w:val="TableCell"/>
            </w:pPr>
            <w:r>
              <w:rPr>
                <w:rFonts w:hint="eastAsia"/>
              </w:rPr>
              <w:t>s4/w7</w:t>
            </w:r>
            <w:r>
              <w:rPr>
                <w:rFonts w:hint="eastAsia"/>
              </w:rPr>
              <w:t>（</w:t>
            </w:r>
            <w:r>
              <w:rPr>
                <w:rFonts w:hint="eastAsia"/>
              </w:rPr>
              <w:t>inst3</w:t>
            </w:r>
            <w:r>
              <w:rPr>
                <w:rFonts w:hint="eastAsia"/>
              </w:rPr>
              <w:t>）</w:t>
            </w:r>
          </w:p>
        </w:tc>
        <w:tc>
          <w:tcPr>
            <w:tcW w:w="0" w:type="auto"/>
          </w:tcPr>
          <w:p w14:paraId="72F7D406" w14:textId="77777777" w:rsidR="00957881" w:rsidRDefault="00000000">
            <w:pPr>
              <w:pStyle w:val="TableCell"/>
            </w:pPr>
            <w:r>
              <w:t>0.141</w:t>
            </w:r>
          </w:p>
        </w:tc>
        <w:tc>
          <w:tcPr>
            <w:tcW w:w="0" w:type="auto"/>
          </w:tcPr>
          <w:p w14:paraId="288DE79D" w14:textId="77777777" w:rsidR="00957881" w:rsidRDefault="00000000">
            <w:pPr>
              <w:pStyle w:val="TableCell"/>
            </w:pPr>
            <w:r>
              <w:t>0.300</w:t>
            </w:r>
          </w:p>
        </w:tc>
        <w:tc>
          <w:tcPr>
            <w:tcW w:w="0" w:type="auto"/>
          </w:tcPr>
          <w:p w14:paraId="66FB280E" w14:textId="77777777" w:rsidR="00957881" w:rsidRDefault="00000000">
            <w:pPr>
              <w:pStyle w:val="TableCell"/>
            </w:pPr>
            <w:r>
              <w:t>52.9%</w:t>
            </w:r>
          </w:p>
        </w:tc>
      </w:tr>
    </w:tbl>
    <w:p w14:paraId="4CCDC803" w14:textId="77777777" w:rsidR="00957881" w:rsidRDefault="00000000">
      <w:pPr>
        <w:pStyle w:val="BodyText"/>
      </w:pPr>
      <w:r>
        <w:rPr>
          <w:rFonts w:hint="eastAsia"/>
        </w:rPr>
        <w:lastRenderedPageBreak/>
        <w:t>结论：在</w:t>
      </w:r>
      <w:r>
        <w:t xml:space="preserve"> 12 </w:t>
      </w:r>
      <w:r>
        <w:rPr>
          <w:rFonts w:hint="eastAsia"/>
        </w:rPr>
        <w:t>个非</w:t>
      </w:r>
      <w:r>
        <w:t xml:space="preserve"> Gang </w:t>
      </w:r>
      <w:r>
        <w:rPr>
          <w:rFonts w:hint="eastAsia"/>
        </w:rPr>
        <w:t>场景中，</w:t>
      </w:r>
      <w:r>
        <w:rPr>
          <w:rFonts w:hint="eastAsia"/>
        </w:rPr>
        <w:t>ENO</w:t>
      </w:r>
      <w:r>
        <w:t xml:space="preserve"> </w:t>
      </w:r>
      <w:r>
        <w:rPr>
          <w:rFonts w:hint="eastAsia"/>
        </w:rPr>
        <w:t>的</w:t>
      </w:r>
      <w:r>
        <w:t xml:space="preserve"> Pod E2E P99 </w:t>
      </w:r>
      <w:r>
        <w:rPr>
          <w:rFonts w:hint="eastAsia"/>
        </w:rPr>
        <w:t>延迟都不高于</w:t>
      </w:r>
      <w:r>
        <w:t xml:space="preserve"> </w:t>
      </w:r>
      <w:r>
        <w:rPr>
          <w:rFonts w:hint="eastAsia"/>
        </w:rPr>
        <w:t>Gödel</w:t>
      </w:r>
      <w:r>
        <w:rPr>
          <w:rFonts w:hint="eastAsia"/>
        </w:rPr>
        <w:t>，改善</w:t>
      </w:r>
      <w:r>
        <w:t xml:space="preserve"> </w:t>
      </w:r>
      <w:r>
        <w:rPr>
          <w:rFonts w:hint="eastAsia"/>
        </w:rPr>
        <w:t>0.6%~75.3%</w:t>
      </w:r>
      <w:r>
        <w:rPr>
          <w:rFonts w:hint="eastAsia"/>
        </w:rPr>
        <w:t>，其中</w:t>
      </w:r>
      <w:r>
        <w:t xml:space="preserve"> s2/w3 </w:t>
      </w:r>
      <w:r>
        <w:rPr>
          <w:rFonts w:hint="eastAsia"/>
        </w:rPr>
        <w:t>降低</w:t>
      </w:r>
      <w:r>
        <w:t xml:space="preserve"> </w:t>
      </w:r>
      <w:r>
        <w:rPr>
          <w:rFonts w:hint="eastAsia"/>
        </w:rPr>
        <w:t>75.3%</w:t>
      </w:r>
      <w:r>
        <w:rPr>
          <w:rFonts w:hint="eastAsia"/>
        </w:rPr>
        <w:t>、</w:t>
      </w:r>
      <w:r>
        <w:rPr>
          <w:rFonts w:hint="eastAsia"/>
        </w:rPr>
        <w:t>s3/w7</w:t>
      </w:r>
      <w:r>
        <w:rPr>
          <w:rFonts w:hint="eastAsia"/>
        </w:rPr>
        <w:t>（</w:t>
      </w:r>
      <w:r>
        <w:rPr>
          <w:rFonts w:hint="eastAsia"/>
        </w:rPr>
        <w:t>inst3</w:t>
      </w:r>
      <w:r>
        <w:rPr>
          <w:rFonts w:hint="eastAsia"/>
        </w:rPr>
        <w:t>）降低</w:t>
      </w:r>
      <w:r>
        <w:t xml:space="preserve"> </w:t>
      </w:r>
      <w:r>
        <w:rPr>
          <w:rFonts w:hint="eastAsia"/>
        </w:rPr>
        <w:t>68.2%</w:t>
      </w:r>
      <w:r>
        <w:rPr>
          <w:rFonts w:hint="eastAsia"/>
        </w:rPr>
        <w:t>、</w:t>
      </w:r>
      <w:r>
        <w:rPr>
          <w:rFonts w:hint="eastAsia"/>
        </w:rPr>
        <w:t>s3/w5</w:t>
      </w:r>
      <w:r>
        <w:rPr>
          <w:rFonts w:hint="eastAsia"/>
        </w:rPr>
        <w:t>（</w:t>
      </w:r>
      <w:r>
        <w:rPr>
          <w:rFonts w:hint="eastAsia"/>
        </w:rPr>
        <w:t>inst3</w:t>
      </w:r>
      <w:r>
        <w:rPr>
          <w:rFonts w:hint="eastAsia"/>
        </w:rPr>
        <w:t>）降低</w:t>
      </w:r>
      <w:r>
        <w:t xml:space="preserve"> </w:t>
      </w:r>
      <w:r>
        <w:rPr>
          <w:rFonts w:hint="eastAsia"/>
        </w:rPr>
        <w:t>53.8%</w:t>
      </w:r>
      <w:r>
        <w:rPr>
          <w:rFonts w:hint="eastAsia"/>
        </w:rPr>
        <w:t>、</w:t>
      </w:r>
      <w:r>
        <w:rPr>
          <w:rFonts w:hint="eastAsia"/>
        </w:rPr>
        <w:t>s3/w3</w:t>
      </w:r>
      <w:r>
        <w:rPr>
          <w:rFonts w:hint="eastAsia"/>
        </w:rPr>
        <w:t>（</w:t>
      </w:r>
      <w:r>
        <w:rPr>
          <w:rFonts w:hint="eastAsia"/>
        </w:rPr>
        <w:t>inst3</w:t>
      </w:r>
      <w:r>
        <w:rPr>
          <w:rFonts w:hint="eastAsia"/>
        </w:rPr>
        <w:t>）降低</w:t>
      </w:r>
      <w:r>
        <w:t xml:space="preserve"> </w:t>
      </w:r>
      <w:r>
        <w:rPr>
          <w:rFonts w:hint="eastAsia"/>
        </w:rPr>
        <w:t>51.9%</w:t>
      </w:r>
      <w:r>
        <w:rPr>
          <w:rFonts w:hint="eastAsia"/>
        </w:rPr>
        <w:t>；改善幅度最小的是</w:t>
      </w:r>
      <w:r>
        <w:t xml:space="preserve"> </w:t>
      </w:r>
      <w:r>
        <w:rPr>
          <w:rFonts w:hint="eastAsia"/>
        </w:rPr>
        <w:t>s4/w5</w:t>
      </w:r>
      <w:r>
        <w:rPr>
          <w:rFonts w:hint="eastAsia"/>
        </w:rPr>
        <w:t>（</w:t>
      </w:r>
      <w:r>
        <w:rPr>
          <w:rFonts w:hint="eastAsia"/>
        </w:rPr>
        <w:t>inst3</w:t>
      </w:r>
      <w:r>
        <w:rPr>
          <w:rFonts w:hint="eastAsia"/>
        </w:rPr>
        <w:t>，</w:t>
      </w:r>
      <w:r>
        <w:rPr>
          <w:rFonts w:hint="eastAsia"/>
        </w:rPr>
        <w:t>0.6%</w:t>
      </w:r>
      <w:r>
        <w:rPr>
          <w:rFonts w:hint="eastAsia"/>
        </w:rPr>
        <w:t>，两者均在</w:t>
      </w:r>
      <w:r>
        <w:t xml:space="preserve"> 4 s </w:t>
      </w:r>
      <w:r>
        <w:rPr>
          <w:rFonts w:hint="eastAsia"/>
        </w:rPr>
        <w:t>上下），未饱和的</w:t>
      </w:r>
      <w:r>
        <w:t xml:space="preserve"> s2/w2 </w:t>
      </w:r>
      <w:r>
        <w:rPr>
          <w:rFonts w:hint="eastAsia"/>
        </w:rPr>
        <w:t>也仅有</w:t>
      </w:r>
      <w:r>
        <w:t xml:space="preserve"> 3.5% </w:t>
      </w:r>
      <w:r>
        <w:rPr>
          <w:rFonts w:hint="eastAsia"/>
        </w:rPr>
        <w:t>的改善（</w:t>
      </w:r>
      <w:r>
        <w:rPr>
          <w:rFonts w:hint="eastAsia"/>
        </w:rPr>
        <w:t>0.231</w:t>
      </w:r>
      <w:r>
        <w:t xml:space="preserve"> </w:t>
      </w:r>
      <w:r>
        <w:rPr>
          <w:rFonts w:hint="eastAsia"/>
        </w:rPr>
        <w:t>对</w:t>
      </w:r>
      <w:r>
        <w:t xml:space="preserve"> 0.240 </w:t>
      </w:r>
      <w:r>
        <w:rPr>
          <w:rFonts w:hint="eastAsia"/>
        </w:rPr>
        <w:t>s</w:t>
      </w:r>
      <w:r>
        <w:rPr>
          <w:rFonts w:hint="eastAsia"/>
        </w:rPr>
        <w:t>）。三个</w:t>
      </w:r>
      <w:r>
        <w:t xml:space="preserve"> Gang </w:t>
      </w:r>
      <w:r>
        <w:rPr>
          <w:rFonts w:hint="eastAsia"/>
        </w:rPr>
        <w:t>场景例外：</w:t>
      </w:r>
      <w:r>
        <w:rPr>
          <w:rFonts w:hint="eastAsia"/>
        </w:rPr>
        <w:t>ENO</w:t>
      </w:r>
      <w:r>
        <w:t xml:space="preserve"> </w:t>
      </w:r>
      <w:r>
        <w:rPr>
          <w:rFonts w:hint="eastAsia"/>
        </w:rPr>
        <w:t>分别为</w:t>
      </w:r>
      <w:r>
        <w:t xml:space="preserve"> 0.662</w:t>
      </w:r>
      <w:r>
        <w:t>、</w:t>
      </w:r>
      <w:r>
        <w:t>1.779</w:t>
      </w:r>
      <w:r>
        <w:t>、</w:t>
      </w:r>
      <w:r>
        <w:t xml:space="preserve">1.018 </w:t>
      </w:r>
      <w:r>
        <w:rPr>
          <w:rFonts w:hint="eastAsia"/>
        </w:rPr>
        <w:t>s</w:t>
      </w:r>
      <w:r>
        <w:rPr>
          <w:rFonts w:hint="eastAsia"/>
        </w:rPr>
        <w:t>，</w:t>
      </w:r>
      <w:r>
        <w:rPr>
          <w:rFonts w:hint="eastAsia"/>
        </w:rPr>
        <w:t>Gödel</w:t>
      </w:r>
      <w:r>
        <w:t xml:space="preserve"> </w:t>
      </w:r>
      <w:r>
        <w:rPr>
          <w:rFonts w:hint="eastAsia"/>
        </w:rPr>
        <w:t>为</w:t>
      </w:r>
      <w:r>
        <w:t xml:space="preserve"> 0.546</w:t>
      </w:r>
      <w:r>
        <w:t>、</w:t>
      </w:r>
      <w:r>
        <w:t>0.800</w:t>
      </w:r>
      <w:r>
        <w:t>、</w:t>
      </w:r>
      <w:r>
        <w:t xml:space="preserve">0.910 </w:t>
      </w:r>
      <w:r>
        <w:rPr>
          <w:rFonts w:hint="eastAsia"/>
        </w:rPr>
        <w:t>s</w:t>
      </w:r>
      <w:r>
        <w:rPr>
          <w:rFonts w:hint="eastAsia"/>
        </w:rPr>
        <w:t>，</w:t>
      </w:r>
      <w:r>
        <w:rPr>
          <w:rFonts w:hint="eastAsia"/>
        </w:rPr>
        <w:t>ENO</w:t>
      </w:r>
      <w:r>
        <w:t xml:space="preserve"> </w:t>
      </w:r>
      <w:r>
        <w:rPr>
          <w:rFonts w:hint="eastAsia"/>
        </w:rPr>
        <w:t>高出</w:t>
      </w:r>
      <w:r>
        <w:t xml:space="preserve"> 11.9%~122.2%</w:t>
      </w:r>
      <w:r>
        <w:t>。</w:t>
      </w:r>
      <w:r>
        <w:t xml:space="preserve">E2E </w:t>
      </w:r>
      <w:r>
        <w:rPr>
          <w:rFonts w:hint="eastAsia"/>
        </w:rPr>
        <w:t>延迟直接包含</w:t>
      </w:r>
      <w:r>
        <w:t xml:space="preserve"> Scheduler </w:t>
      </w:r>
      <w:r>
        <w:rPr>
          <w:rFonts w:hint="eastAsia"/>
        </w:rPr>
        <w:t>与</w:t>
      </w:r>
      <w:r>
        <w:t xml:space="preserve"> Binder </w:t>
      </w:r>
      <w:r>
        <w:rPr>
          <w:rFonts w:hint="eastAsia"/>
        </w:rPr>
        <w:t>之间的协作开销，非</w:t>
      </w:r>
      <w:r>
        <w:t xml:space="preserve"> Gang </w:t>
      </w:r>
      <w:r>
        <w:rPr>
          <w:rFonts w:hint="eastAsia"/>
        </w:rPr>
        <w:t>场景的结果量化验证了</w:t>
      </w:r>
      <w:r>
        <w:t xml:space="preserve"> ENO </w:t>
      </w:r>
      <w:r>
        <w:rPr>
          <w:rFonts w:hint="eastAsia"/>
        </w:rPr>
        <w:t>消除</w:t>
      </w:r>
      <w:r>
        <w:t xml:space="preserve"> Scheduler → Binder </w:t>
      </w:r>
      <w:r>
        <w:rPr>
          <w:rFonts w:hint="eastAsia"/>
        </w:rPr>
        <w:t>事件传递环节（第</w:t>
      </w:r>
      <w:r>
        <w:t xml:space="preserve"> 5 </w:t>
      </w:r>
      <w:r>
        <w:rPr>
          <w:rFonts w:hint="eastAsia"/>
        </w:rPr>
        <w:t>章</w:t>
      </w:r>
      <w:r>
        <w:t xml:space="preserve"> §5.1 </w:t>
      </w:r>
      <w:r>
        <w:rPr>
          <w:rFonts w:hint="eastAsia"/>
        </w:rPr>
        <w:t>步骤</w:t>
      </w:r>
      <w:r>
        <w:t xml:space="preserve"> </w:t>
      </w:r>
      <w:r>
        <w:rPr>
          <w:rFonts w:hint="eastAsia"/>
        </w:rPr>
        <w:t>④）对端到端时延的收益；</w:t>
      </w:r>
      <w:r>
        <w:rPr>
          <w:rFonts w:hint="eastAsia"/>
        </w:rPr>
        <w:t>Gang</w:t>
      </w:r>
      <w:r>
        <w:t xml:space="preserve"> </w:t>
      </w:r>
      <w:r>
        <w:rPr>
          <w:rFonts w:hint="eastAsia"/>
        </w:rPr>
        <w:t>场景的反向结果说明该收益在”同一时刻只处理少量同组</w:t>
      </w:r>
      <w:r>
        <w:t xml:space="preserve"> </w:t>
      </w:r>
      <w:r>
        <w:rPr>
          <w:rFonts w:hint="eastAsia"/>
        </w:rPr>
        <w:t>Pod</w:t>
      </w:r>
      <w:r>
        <w:rPr>
          <w:rFonts w:hint="eastAsia"/>
        </w:rPr>
        <w:t>”的负载形态下不再占主导。一个与架构一致的观察是：</w:t>
      </w:r>
      <w:r>
        <w:rPr>
          <w:rFonts w:hint="eastAsia"/>
        </w:rPr>
        <w:t>Gang</w:t>
      </w:r>
      <w:r>
        <w:t xml:space="preserve"> </w:t>
      </w:r>
      <w:r>
        <w:rPr>
          <w:rFonts w:hint="eastAsia"/>
        </w:rPr>
        <w:t>组调度要求同组</w:t>
      </w:r>
      <w:r>
        <w:t xml:space="preserve"> 5 </w:t>
      </w:r>
      <w:r>
        <w:rPr>
          <w:rFonts w:hint="eastAsia"/>
        </w:rPr>
        <w:t>个</w:t>
      </w:r>
      <w:r>
        <w:t xml:space="preserve"> Pod </w:t>
      </w:r>
      <w:r>
        <w:rPr>
          <w:rFonts w:hint="eastAsia"/>
        </w:rPr>
        <w:t>全部预留成功后才进入绑定，</w:t>
      </w:r>
      <w:r>
        <w:rPr>
          <w:rFonts w:hint="eastAsia"/>
        </w:rPr>
        <w:t>ENO</w:t>
      </w:r>
      <w:r>
        <w:t xml:space="preserve"> </w:t>
      </w:r>
      <w:r>
        <w:rPr>
          <w:rFonts w:hint="eastAsia"/>
        </w:rPr>
        <w:t>的绑定在调度进程内完成，同组成员的预留等待、绑定调用与后续</w:t>
      </w:r>
      <w:r>
        <w:t xml:space="preserve"> Pod </w:t>
      </w:r>
      <w:r>
        <w:rPr>
          <w:rFonts w:hint="eastAsia"/>
        </w:rPr>
        <w:t>的调度决策共用同一个进程与队列，因而单个</w:t>
      </w:r>
      <w:r>
        <w:t xml:space="preserve"> Pod </w:t>
      </w:r>
      <w:r>
        <w:rPr>
          <w:rFonts w:hint="eastAsia"/>
        </w:rPr>
        <w:t>的等待时间被拉长；</w:t>
      </w:r>
      <w:r>
        <w:rPr>
          <w:rFonts w:hint="eastAsia"/>
        </w:rPr>
        <w:t>Gödel</w:t>
      </w:r>
      <w:r>
        <w:t xml:space="preserve"> </w:t>
      </w:r>
      <w:r>
        <w:rPr>
          <w:rFonts w:hint="eastAsia"/>
        </w:rPr>
        <w:t>的绑定由独立</w:t>
      </w:r>
      <w:r>
        <w:t xml:space="preserve"> Binder Deployment </w:t>
      </w:r>
      <w:r>
        <w:rPr>
          <w:rFonts w:hint="eastAsia"/>
        </w:rPr>
        <w:t>承担，这部分等待仅部分计入调度器</w:t>
      </w:r>
      <w:r>
        <w:t xml:space="preserve"> </w:t>
      </w:r>
      <w:r>
        <w:rPr>
          <w:rFonts w:hint="eastAsia"/>
        </w:rPr>
        <w:t>histogram</w:t>
      </w:r>
      <w:r>
        <w:rPr>
          <w:rFonts w:hint="eastAsia"/>
        </w:rPr>
        <w:t>。该解释尚未通过独立的故障</w:t>
      </w:r>
      <w:r>
        <w:rPr>
          <w:rFonts w:hint="eastAsia"/>
        </w:rPr>
        <w:t>/</w:t>
      </w:r>
      <w:r>
        <w:rPr>
          <w:rFonts w:hint="eastAsia"/>
        </w:rPr>
        <w:t>计时实验分离验证，列为局限（</w:t>
      </w:r>
      <w:r>
        <w:rPr>
          <w:rFonts w:hint="eastAsia"/>
        </w:rPr>
        <w:t>6.7</w:t>
      </w:r>
      <w:r>
        <w:t xml:space="preserve"> </w:t>
      </w:r>
      <w:r>
        <w:rPr>
          <w:rFonts w:hint="eastAsia"/>
        </w:rPr>
        <w:t>节第（</w:t>
      </w:r>
      <w:r>
        <w:rPr>
          <w:rFonts w:hint="eastAsia"/>
        </w:rPr>
        <w:t>2</w:t>
      </w:r>
      <w:r>
        <w:rPr>
          <w:rFonts w:hint="eastAsia"/>
        </w:rPr>
        <w:t>）条）。</w:t>
      </w:r>
    </w:p>
    <w:p w14:paraId="0D7EF60E" w14:textId="77777777" w:rsidR="00957881" w:rsidRDefault="00000000">
      <w:pPr>
        <w:pStyle w:val="Heading4"/>
        <w:spacing w:before="156" w:after="156"/>
      </w:pPr>
      <w:bookmarkStart w:id="366" w:name="绑定成功率"/>
      <w:bookmarkEnd w:id="365"/>
      <w:r>
        <w:t>6.4.3.5</w:t>
      </w:r>
      <w:r>
        <w:t xml:space="preserve">　</w:t>
      </w:r>
      <w:r>
        <w:rPr>
          <w:rFonts w:hint="eastAsia"/>
        </w:rPr>
        <w:t>绑定成功率</w:t>
      </w:r>
    </w:p>
    <w:p w14:paraId="5AB23E31" w14:textId="77777777" w:rsidR="00957881" w:rsidRDefault="00000000">
      <w:pPr>
        <w:pStyle w:val="FirstParagraph"/>
      </w:pPr>
      <w:r>
        <w:rPr>
          <w:rFonts w:hint="eastAsia"/>
        </w:rPr>
        <w:t>结论：在全部已测场景（</w:t>
      </w:r>
      <w:r>
        <w:rPr>
          <w:rFonts w:hint="eastAsia"/>
        </w:rPr>
        <w:t>s1</w:t>
      </w:r>
      <w:r>
        <w:rPr>
          <w:vertAlign w:val="subscript"/>
        </w:rPr>
        <w:t>s4</w:t>
      </w:r>
      <w:r>
        <w:rPr>
          <w:vertAlign w:val="subscript"/>
        </w:rPr>
        <w:t>、</w:t>
      </w:r>
      <w:r>
        <w:rPr>
          <w:vertAlign w:val="subscript"/>
        </w:rPr>
        <w:t>w1</w:t>
      </w:r>
      <w:r>
        <w:rPr>
          <w:rFonts w:hint="eastAsia"/>
        </w:rPr>
        <w:t>w7</w:t>
      </w:r>
      <w:r>
        <w:rPr>
          <w:rFonts w:hint="eastAsia"/>
        </w:rPr>
        <w:t>、</w:t>
      </w:r>
      <w:r>
        <w:rPr>
          <w:rFonts w:hint="eastAsia"/>
        </w:rPr>
        <w:t>inst1/inst3</w:t>
      </w:r>
      <w:r>
        <w:rPr>
          <w:rFonts w:hint="eastAsia"/>
        </w:rPr>
        <w:t>）下，</w:t>
      </w:r>
      <w:r>
        <w:rPr>
          <w:rFonts w:hint="eastAsia"/>
        </w:rPr>
        <w:t>ENO</w:t>
      </w:r>
      <w:r>
        <w:t xml:space="preserve"> </w:t>
      </w:r>
      <w:r>
        <w:rPr>
          <w:rFonts w:hint="eastAsia"/>
        </w:rPr>
        <w:t>与</w:t>
      </w:r>
      <w:r>
        <w:t xml:space="preserve"> Gödel </w:t>
      </w:r>
      <w:r>
        <w:rPr>
          <w:rFonts w:hint="eastAsia"/>
        </w:rPr>
        <w:t>的绑定成功率均为</w:t>
      </w:r>
      <w:r>
        <w:t xml:space="preserve"> </w:t>
      </w:r>
      <w:r>
        <w:rPr>
          <w:rFonts w:hint="eastAsia"/>
        </w:rPr>
        <w:t>100%</w:t>
      </w:r>
      <w:r>
        <w:rPr>
          <w:rFonts w:hint="eastAsia"/>
        </w:rPr>
        <w:t>，未出现绑定失败或请求丢失。绑定成功率用于验证正确性而非性能：在</w:t>
      </w:r>
      <w:r>
        <w:t xml:space="preserve"> 1000~2000 pods/s </w:t>
      </w:r>
      <w:r>
        <w:rPr>
          <w:rFonts w:hint="eastAsia"/>
        </w:rPr>
        <w:t>的高压注入下两组均保持全量绑定成功，说明第</w:t>
      </w:r>
      <w:r>
        <w:t xml:space="preserve"> 4 </w:t>
      </w:r>
      <w:r>
        <w:rPr>
          <w:rFonts w:hint="eastAsia"/>
        </w:rPr>
        <w:t>章的分层容错机制在已测规模下正确工作，</w:t>
      </w:r>
      <w:r>
        <w:rPr>
          <w:rFonts w:hint="eastAsia"/>
        </w:rPr>
        <w:t>ENO</w:t>
      </w:r>
      <w:r>
        <w:t xml:space="preserve"> </w:t>
      </w:r>
      <w:r>
        <w:rPr>
          <w:rFonts w:hint="eastAsia"/>
        </w:rPr>
        <w:t>的架构改造未引入任何正确性回退。</w:t>
      </w:r>
    </w:p>
    <w:p w14:paraId="0308C61B" w14:textId="77777777" w:rsidR="00957881" w:rsidRDefault="00000000">
      <w:pPr>
        <w:pStyle w:val="Heading2"/>
        <w:spacing w:before="156" w:after="156"/>
      </w:pPr>
      <w:bookmarkStart w:id="367" w:name="_Toc241154090"/>
      <w:bookmarkStart w:id="368" w:name="分场景-drill-down时序图"/>
      <w:bookmarkEnd w:id="355"/>
      <w:bookmarkEnd w:id="358"/>
      <w:bookmarkEnd w:id="366"/>
      <w:r>
        <w:t>6.5</w:t>
      </w:r>
      <w:r>
        <w:t xml:space="preserve">　</w:t>
      </w:r>
      <w:r>
        <w:rPr>
          <w:rFonts w:hint="eastAsia"/>
        </w:rPr>
        <w:t>分场景</w:t>
      </w:r>
      <w:r>
        <w:t xml:space="preserve"> </w:t>
      </w:r>
      <w:r>
        <w:rPr>
          <w:rFonts w:hint="eastAsia"/>
        </w:rPr>
        <w:t>drill-down</w:t>
      </w:r>
      <w:r>
        <w:rPr>
          <w:rFonts w:hint="eastAsia"/>
        </w:rPr>
        <w:t>（时序图）</w:t>
      </w:r>
      <w:bookmarkEnd w:id="367"/>
    </w:p>
    <w:p w14:paraId="02A4A74B" w14:textId="77777777" w:rsidR="00957881" w:rsidRDefault="00000000">
      <w:pPr>
        <w:pStyle w:val="FirstParagraph"/>
      </w:pPr>
      <w:r>
        <w:rPr>
          <w:rFonts w:hint="eastAsia"/>
        </w:rPr>
        <w:t>本节按具体测试场景</w:t>
      </w:r>
      <w:r>
        <w:t xml:space="preserve"> drill-down </w:t>
      </w:r>
      <w:r>
        <w:rPr>
          <w:rFonts w:hint="eastAsia"/>
        </w:rPr>
        <w:t>到时序图，展示</w:t>
      </w:r>
      <w:r>
        <w:t xml:space="preserve"> 6.4 </w:t>
      </w:r>
      <w:r>
        <w:rPr>
          <w:rFonts w:hint="eastAsia"/>
        </w:rPr>
        <w:t>节汇总数据背后的分布形态。所有时序图均为</w:t>
      </w:r>
      <w:r>
        <w:t xml:space="preserve"> 3 </w:t>
      </w:r>
      <w:r>
        <w:rPr>
          <w:rFonts w:hint="eastAsia"/>
        </w:rPr>
        <w:t>次重复</w:t>
      </w:r>
      <w:r>
        <w:t xml:space="preserve"> run </w:t>
      </w:r>
      <w:r>
        <w:rPr>
          <w:rFonts w:hint="eastAsia"/>
        </w:rPr>
        <w:t>逐点中位数聚合的结果（</w:t>
      </w:r>
      <w:r>
        <w:t>plot-results.py --stat median</w:t>
      </w:r>
      <w:r>
        <w:rPr>
          <w:rFonts w:hint="eastAsia"/>
        </w:rPr>
        <w:t>）。</w:t>
      </w:r>
    </w:p>
    <w:p w14:paraId="01B2A58B" w14:textId="77777777" w:rsidR="00957881" w:rsidRDefault="00000000">
      <w:pPr>
        <w:pStyle w:val="Heading3"/>
        <w:spacing w:before="156" w:after="156"/>
      </w:pPr>
      <w:bookmarkStart w:id="369" w:name="主对比场景s3w3-inst1"/>
      <w:r>
        <w:t>6.5.1</w:t>
      </w:r>
      <w:r>
        <w:t xml:space="preserve">　</w:t>
      </w:r>
      <w:r>
        <w:rPr>
          <w:rFonts w:hint="eastAsia"/>
        </w:rPr>
        <w:t>主对比场景：</w:t>
      </w:r>
      <w:r>
        <w:rPr>
          <w:rFonts w:hint="eastAsia"/>
        </w:rPr>
        <w:t>s3/w3,</w:t>
      </w:r>
      <w:r>
        <w:t xml:space="preserve"> inst1</w:t>
      </w:r>
    </w:p>
    <w:p w14:paraId="3D857FF0" w14:textId="77777777" w:rsidR="00957881" w:rsidRDefault="00000000">
      <w:pPr>
        <w:pStyle w:val="FirstParagraph"/>
      </w:pPr>
      <w:r>
        <w:rPr>
          <w:rFonts w:hint="eastAsia"/>
        </w:rPr>
        <w:t>s3/w3</w:t>
      </w:r>
      <w:r>
        <w:rPr>
          <w:rFonts w:hint="eastAsia"/>
        </w:rPr>
        <w:t>（</w:t>
      </w:r>
      <w:r>
        <w:rPr>
          <w:rFonts w:hint="eastAsia"/>
        </w:rPr>
        <w:t>5000</w:t>
      </w:r>
      <w:r>
        <w:t xml:space="preserve"> </w:t>
      </w:r>
      <w:r>
        <w:rPr>
          <w:rFonts w:hint="eastAsia"/>
        </w:rPr>
        <w:t>节点，</w:t>
      </w:r>
      <w:r>
        <w:rPr>
          <w:rFonts w:hint="eastAsia"/>
        </w:rPr>
        <w:t>1000</w:t>
      </w:r>
      <w:r>
        <w:t xml:space="preserve"> </w:t>
      </w:r>
      <w:r>
        <w:rPr>
          <w:rFonts w:hint="eastAsia"/>
        </w:rPr>
        <w:t>pods/s</w:t>
      </w:r>
      <w:r>
        <w:rPr>
          <w:rFonts w:hint="eastAsia"/>
        </w:rPr>
        <w:t>，</w:t>
      </w:r>
      <w:r>
        <w:rPr>
          <w:rFonts w:hint="eastAsia"/>
        </w:rPr>
        <w:t>100</w:t>
      </w:r>
      <w:r>
        <w:t xml:space="preserve"> 000 </w:t>
      </w:r>
      <w:r>
        <w:rPr>
          <w:rFonts w:hint="eastAsia"/>
        </w:rPr>
        <w:t>pods</w:t>
      </w:r>
      <w:r>
        <w:rPr>
          <w:rFonts w:hint="eastAsia"/>
        </w:rPr>
        <w:t>）为本文的主评估场景，也是</w:t>
      </w:r>
      <w:r>
        <w:t xml:space="preserve"> ENO </w:t>
      </w:r>
      <w:r>
        <w:rPr>
          <w:rFonts w:hint="eastAsia"/>
        </w:rPr>
        <w:t>与</w:t>
      </w:r>
      <w:r>
        <w:t xml:space="preserve"> Gödel </w:t>
      </w:r>
      <w:r>
        <w:rPr>
          <w:rFonts w:hint="eastAsia"/>
        </w:rPr>
        <w:t>在</w:t>
      </w:r>
      <w:r>
        <w:t xml:space="preserve"> P99 </w:t>
      </w:r>
      <w:r>
        <w:rPr>
          <w:rFonts w:hint="eastAsia"/>
        </w:rPr>
        <w:t>延迟上差距最大的场景之一（表</w:t>
      </w:r>
      <w:r>
        <w:t xml:space="preserve"> </w:t>
      </w:r>
      <w:r>
        <w:rPr>
          <w:rFonts w:hint="eastAsia"/>
        </w:rPr>
        <w:t>10</w:t>
      </w:r>
      <w:r>
        <w:rPr>
          <w:rFonts w:hint="eastAsia"/>
        </w:rPr>
        <w:t>）。图</w:t>
      </w:r>
      <w:r>
        <w:t xml:space="preserve"> 21~23 </w:t>
      </w:r>
      <w:r>
        <w:rPr>
          <w:rFonts w:hint="eastAsia"/>
        </w:rPr>
        <w:t>分别给出该场景下的调度吞吐、</w:t>
      </w:r>
      <w:r>
        <w:rPr>
          <w:rFonts w:hint="eastAsia"/>
        </w:rPr>
        <w:t>P90</w:t>
      </w:r>
      <w:r>
        <w:t xml:space="preserve"> </w:t>
      </w:r>
      <w:r>
        <w:rPr>
          <w:rFonts w:hint="eastAsia"/>
        </w:rPr>
        <w:t>与</w:t>
      </w:r>
      <w:r>
        <w:t xml:space="preserve"> P99 </w:t>
      </w:r>
      <w:r>
        <w:rPr>
          <w:rFonts w:hint="eastAsia"/>
        </w:rPr>
        <w:t>调度延迟随时间的走势；</w:t>
      </w:r>
      <w:r>
        <w:rPr>
          <w:rFonts w:hint="eastAsia"/>
        </w:rPr>
        <w:t>Pod</w:t>
      </w:r>
      <w:r>
        <w:t xml:space="preserve"> E2E </w:t>
      </w:r>
      <w:r>
        <w:rPr>
          <w:rFonts w:hint="eastAsia"/>
        </w:rPr>
        <w:t>延迟与绑定成功率不再单列时序图——前者的全场景数值已在图</w:t>
      </w:r>
      <w:r>
        <w:t xml:space="preserve"> 20 </w:t>
      </w:r>
      <w:r>
        <w:rPr>
          <w:rFonts w:hint="eastAsia"/>
        </w:rPr>
        <w:t>与表</w:t>
      </w:r>
      <w:r>
        <w:t xml:space="preserve"> 11 </w:t>
      </w:r>
      <w:r>
        <w:rPr>
          <w:rFonts w:hint="eastAsia"/>
        </w:rPr>
        <w:t>汇总，后者在全部已测场景下始终为</w:t>
      </w:r>
      <w:r>
        <w:t xml:space="preserve"> </w:t>
      </w:r>
      <w:r>
        <w:rPr>
          <w:rFonts w:hint="eastAsia"/>
        </w:rPr>
        <w:t>100%</w:t>
      </w:r>
      <w:r>
        <w:rPr>
          <w:rFonts w:hint="eastAsia"/>
        </w:rPr>
        <w:t>（见</w:t>
      </w:r>
      <w:r>
        <w:t xml:space="preserve"> </w:t>
      </w:r>
      <w:r>
        <w:rPr>
          <w:rFonts w:hint="eastAsia"/>
        </w:rPr>
        <w:t>6.4.3.5</w:t>
      </w:r>
      <w:r>
        <w:rPr>
          <w:rFonts w:hint="eastAsia"/>
        </w:rPr>
        <w:t>）。</w:t>
      </w:r>
    </w:p>
    <w:p w14:paraId="4589E01D" w14:textId="77777777" w:rsidR="00957881" w:rsidRDefault="00000000">
      <w:pPr>
        <w:pStyle w:val="BodyText"/>
        <w:ind w:firstLine="482"/>
      </w:pPr>
      <w:r>
        <w:rPr>
          <w:rFonts w:hint="eastAsia"/>
          <w:b/>
          <w:bCs/>
        </w:rPr>
        <w:lastRenderedPageBreak/>
        <w:t>（</w:t>
      </w:r>
      <w:r>
        <w:rPr>
          <w:rFonts w:hint="eastAsia"/>
          <w:b/>
          <w:bCs/>
        </w:rPr>
        <w:t>1</w:t>
      </w:r>
      <w:r>
        <w:rPr>
          <w:rFonts w:hint="eastAsia"/>
          <w:b/>
          <w:bCs/>
        </w:rPr>
        <w:t>）调度吞吐</w:t>
      </w:r>
      <w:r>
        <w:rPr>
          <w:b/>
          <w:bCs/>
        </w:rPr>
        <w:t xml:space="preserve"> — s3/w3 · inst1</w:t>
      </w:r>
    </w:p>
    <w:p w14:paraId="5567858F" w14:textId="77777777" w:rsidR="00957881" w:rsidRDefault="00000000">
      <w:pPr>
        <w:pStyle w:val="CaptionedFigure"/>
      </w:pPr>
      <w:r>
        <w:rPr>
          <w:noProof/>
        </w:rPr>
        <w:drawing>
          <wp:inline distT="0" distB="0" distL="0" distR="0" wp14:anchorId="5B74E81F" wp14:editId="2EF9D364">
            <wp:extent cx="5753100" cy="2359417"/>
            <wp:effectExtent l="0" t="0" r="0" b="0"/>
            <wp:docPr id="185" name="Picture" descr="图 21 ENO 与 Gödel 调度吞吐时序（s3, w3, inst1，n=3 中位数）"/>
            <wp:cNvGraphicFramePr/>
            <a:graphic xmlns:a="http://schemas.openxmlformats.org/drawingml/2006/main">
              <a:graphicData uri="http://schemas.openxmlformats.org/drawingml/2006/picture">
                <pic:pic xmlns:pic="http://schemas.openxmlformats.org/drawingml/2006/picture">
                  <pic:nvPicPr>
                    <pic:cNvPr id="186" name="Picture" descr="../figures/fig6-throughput-s3-w3.png"/>
                    <pic:cNvPicPr>
                      <a:picLocks noChangeAspect="1" noChangeArrowheads="1"/>
                    </pic:cNvPicPr>
                  </pic:nvPicPr>
                  <pic:blipFill>
                    <a:blip r:embed="rId28"/>
                    <a:stretch>
                      <a:fillRect/>
                    </a:stretch>
                  </pic:blipFill>
                  <pic:spPr bwMode="auto">
                    <a:xfrm>
                      <a:off x="0" y="0"/>
                      <a:ext cx="5753100" cy="2359417"/>
                    </a:xfrm>
                    <a:prstGeom prst="rect">
                      <a:avLst/>
                    </a:prstGeom>
                    <a:noFill/>
                    <a:ln w="9525">
                      <a:noFill/>
                      <a:headEnd/>
                      <a:tailEnd/>
                    </a:ln>
                  </pic:spPr>
                </pic:pic>
              </a:graphicData>
            </a:graphic>
          </wp:inline>
        </w:drawing>
      </w:r>
    </w:p>
    <w:p w14:paraId="7F7BB4A8" w14:textId="77777777" w:rsidR="00957881" w:rsidRDefault="00000000">
      <w:pPr>
        <w:pStyle w:val="ImageCaption"/>
      </w:pPr>
      <w:r>
        <w:rPr>
          <w:rFonts w:hint="eastAsia"/>
        </w:rPr>
        <w:t>图</w:t>
      </w:r>
      <w:r>
        <w:t xml:space="preserve"> 21 ENO </w:t>
      </w:r>
      <w:r>
        <w:rPr>
          <w:rFonts w:hint="eastAsia"/>
        </w:rPr>
        <w:t>与</w:t>
      </w:r>
      <w:r>
        <w:t xml:space="preserve"> Gödel </w:t>
      </w:r>
      <w:r>
        <w:rPr>
          <w:rFonts w:hint="eastAsia"/>
        </w:rPr>
        <w:t>调度吞吐时序（</w:t>
      </w:r>
      <w:r>
        <w:rPr>
          <w:rFonts w:hint="eastAsia"/>
        </w:rPr>
        <w:t>s3,</w:t>
      </w:r>
      <w:r>
        <w:t xml:space="preserve"> w3, </w:t>
      </w:r>
      <w:r>
        <w:rPr>
          <w:rFonts w:hint="eastAsia"/>
        </w:rPr>
        <w:t>inst1</w:t>
      </w:r>
      <w:r>
        <w:rPr>
          <w:rFonts w:hint="eastAsia"/>
        </w:rPr>
        <w:t>，</w:t>
      </w:r>
      <w:r>
        <w:rPr>
          <w:rFonts w:hint="eastAsia"/>
        </w:rPr>
        <w:t>n=3</w:t>
      </w:r>
      <w:r>
        <w:t xml:space="preserve"> </w:t>
      </w:r>
      <w:r>
        <w:rPr>
          <w:rFonts w:hint="eastAsia"/>
        </w:rPr>
        <w:t>中位数）</w:t>
      </w:r>
    </w:p>
    <w:p w14:paraId="47CE9EF2" w14:textId="77777777" w:rsidR="00957881" w:rsidRDefault="00000000">
      <w:pPr>
        <w:pStyle w:val="BodyText"/>
        <w:ind w:firstLine="482"/>
      </w:pPr>
      <w:r>
        <w:rPr>
          <w:rFonts w:hint="eastAsia"/>
          <w:b/>
          <w:bCs/>
        </w:rPr>
        <w:t>（</w:t>
      </w:r>
      <w:r>
        <w:rPr>
          <w:rFonts w:hint="eastAsia"/>
          <w:b/>
          <w:bCs/>
        </w:rPr>
        <w:t>2</w:t>
      </w:r>
      <w:r>
        <w:rPr>
          <w:rFonts w:hint="eastAsia"/>
          <w:b/>
          <w:bCs/>
        </w:rPr>
        <w:t>）</w:t>
      </w:r>
      <w:r>
        <w:rPr>
          <w:rFonts w:hint="eastAsia"/>
          <w:b/>
          <w:bCs/>
        </w:rPr>
        <w:t>P90</w:t>
      </w:r>
      <w:r>
        <w:rPr>
          <w:b/>
          <w:bCs/>
        </w:rPr>
        <w:t xml:space="preserve"> </w:t>
      </w:r>
      <w:r>
        <w:rPr>
          <w:rFonts w:hint="eastAsia"/>
          <w:b/>
          <w:bCs/>
        </w:rPr>
        <w:t>调度延迟</w:t>
      </w:r>
      <w:r>
        <w:rPr>
          <w:b/>
          <w:bCs/>
        </w:rPr>
        <w:t xml:space="preserve"> — s3/w3 · inst1</w:t>
      </w:r>
    </w:p>
    <w:p w14:paraId="5CB484CD" w14:textId="77777777" w:rsidR="00957881" w:rsidRDefault="00000000">
      <w:pPr>
        <w:pStyle w:val="CaptionedFigure"/>
      </w:pPr>
      <w:r>
        <w:rPr>
          <w:noProof/>
        </w:rPr>
        <w:drawing>
          <wp:inline distT="0" distB="0" distL="0" distR="0" wp14:anchorId="412F6CE8" wp14:editId="5371E85B">
            <wp:extent cx="5753100" cy="2358092"/>
            <wp:effectExtent l="0" t="0" r="0" b="0"/>
            <wp:docPr id="188" name="Picture" descr="图 22 P90 调度延迟时序（s3, w3, inst1，n=3 中位数）"/>
            <wp:cNvGraphicFramePr/>
            <a:graphic xmlns:a="http://schemas.openxmlformats.org/drawingml/2006/main">
              <a:graphicData uri="http://schemas.openxmlformats.org/drawingml/2006/picture">
                <pic:pic xmlns:pic="http://schemas.openxmlformats.org/drawingml/2006/picture">
                  <pic:nvPicPr>
                    <pic:cNvPr id="189" name="Picture" descr="../figures/fig6-5-latency-p90-s3-w3.png"/>
                    <pic:cNvPicPr>
                      <a:picLocks noChangeAspect="1" noChangeArrowheads="1"/>
                    </pic:cNvPicPr>
                  </pic:nvPicPr>
                  <pic:blipFill>
                    <a:blip r:embed="rId29"/>
                    <a:stretch>
                      <a:fillRect/>
                    </a:stretch>
                  </pic:blipFill>
                  <pic:spPr bwMode="auto">
                    <a:xfrm>
                      <a:off x="0" y="0"/>
                      <a:ext cx="5753100" cy="2358092"/>
                    </a:xfrm>
                    <a:prstGeom prst="rect">
                      <a:avLst/>
                    </a:prstGeom>
                    <a:noFill/>
                    <a:ln w="9525">
                      <a:noFill/>
                      <a:headEnd/>
                      <a:tailEnd/>
                    </a:ln>
                  </pic:spPr>
                </pic:pic>
              </a:graphicData>
            </a:graphic>
          </wp:inline>
        </w:drawing>
      </w:r>
    </w:p>
    <w:p w14:paraId="145792FA" w14:textId="77777777" w:rsidR="00957881" w:rsidRDefault="00000000">
      <w:pPr>
        <w:pStyle w:val="ImageCaption"/>
      </w:pPr>
      <w:r>
        <w:rPr>
          <w:rFonts w:hint="eastAsia"/>
        </w:rPr>
        <w:t>图</w:t>
      </w:r>
      <w:r>
        <w:t xml:space="preserve"> 22 P90 </w:t>
      </w:r>
      <w:r>
        <w:rPr>
          <w:rFonts w:hint="eastAsia"/>
        </w:rPr>
        <w:t>调度延迟时序（</w:t>
      </w:r>
      <w:r>
        <w:rPr>
          <w:rFonts w:hint="eastAsia"/>
        </w:rPr>
        <w:t>s3,</w:t>
      </w:r>
      <w:r>
        <w:t xml:space="preserve"> w3, </w:t>
      </w:r>
      <w:r>
        <w:rPr>
          <w:rFonts w:hint="eastAsia"/>
        </w:rPr>
        <w:t>inst1</w:t>
      </w:r>
      <w:r>
        <w:rPr>
          <w:rFonts w:hint="eastAsia"/>
        </w:rPr>
        <w:t>，</w:t>
      </w:r>
      <w:r>
        <w:rPr>
          <w:rFonts w:hint="eastAsia"/>
        </w:rPr>
        <w:t>n=3</w:t>
      </w:r>
      <w:r>
        <w:t xml:space="preserve"> </w:t>
      </w:r>
      <w:r>
        <w:rPr>
          <w:rFonts w:hint="eastAsia"/>
        </w:rPr>
        <w:t>中位数）</w:t>
      </w:r>
    </w:p>
    <w:p w14:paraId="7EAE46E0" w14:textId="77777777" w:rsidR="00957881" w:rsidRDefault="00000000">
      <w:pPr>
        <w:pStyle w:val="BodyText"/>
        <w:ind w:firstLine="482"/>
      </w:pPr>
      <w:r>
        <w:rPr>
          <w:rFonts w:hint="eastAsia"/>
          <w:b/>
          <w:bCs/>
        </w:rPr>
        <w:t>（</w:t>
      </w:r>
      <w:r>
        <w:rPr>
          <w:rFonts w:hint="eastAsia"/>
          <w:b/>
          <w:bCs/>
        </w:rPr>
        <w:t>3</w:t>
      </w:r>
      <w:r>
        <w:rPr>
          <w:rFonts w:hint="eastAsia"/>
          <w:b/>
          <w:bCs/>
        </w:rPr>
        <w:t>）</w:t>
      </w:r>
      <w:r>
        <w:rPr>
          <w:rFonts w:hint="eastAsia"/>
          <w:b/>
          <w:bCs/>
        </w:rPr>
        <w:t>P99</w:t>
      </w:r>
      <w:r>
        <w:rPr>
          <w:b/>
          <w:bCs/>
        </w:rPr>
        <w:t xml:space="preserve"> </w:t>
      </w:r>
      <w:r>
        <w:rPr>
          <w:rFonts w:hint="eastAsia"/>
          <w:b/>
          <w:bCs/>
        </w:rPr>
        <w:t>调度延迟</w:t>
      </w:r>
      <w:r>
        <w:rPr>
          <w:b/>
          <w:bCs/>
        </w:rPr>
        <w:t xml:space="preserve"> — s3/w3 · inst1</w:t>
      </w:r>
    </w:p>
    <w:p w14:paraId="7EE1F934" w14:textId="77777777" w:rsidR="00957881" w:rsidRDefault="00000000">
      <w:pPr>
        <w:pStyle w:val="CaptionedFigure"/>
      </w:pPr>
      <w:r>
        <w:rPr>
          <w:noProof/>
        </w:rPr>
        <w:lastRenderedPageBreak/>
        <w:drawing>
          <wp:inline distT="0" distB="0" distL="0" distR="0" wp14:anchorId="53EBD05C" wp14:editId="18A54971">
            <wp:extent cx="5753100" cy="2358092"/>
            <wp:effectExtent l="0" t="0" r="0" b="0"/>
            <wp:docPr id="191" name="Picture" descr="图 23 P99 调度延迟时序（s3, w3, inst1，n=3 中位数）"/>
            <wp:cNvGraphicFramePr/>
            <a:graphic xmlns:a="http://schemas.openxmlformats.org/drawingml/2006/main">
              <a:graphicData uri="http://schemas.openxmlformats.org/drawingml/2006/picture">
                <pic:pic xmlns:pic="http://schemas.openxmlformats.org/drawingml/2006/picture">
                  <pic:nvPicPr>
                    <pic:cNvPr id="192" name="Picture" descr="../figures/fig6-6-latency-p99-s3-w3.png"/>
                    <pic:cNvPicPr>
                      <a:picLocks noChangeAspect="1" noChangeArrowheads="1"/>
                    </pic:cNvPicPr>
                  </pic:nvPicPr>
                  <pic:blipFill>
                    <a:blip r:embed="rId30"/>
                    <a:stretch>
                      <a:fillRect/>
                    </a:stretch>
                  </pic:blipFill>
                  <pic:spPr bwMode="auto">
                    <a:xfrm>
                      <a:off x="0" y="0"/>
                      <a:ext cx="5753100" cy="2358092"/>
                    </a:xfrm>
                    <a:prstGeom prst="rect">
                      <a:avLst/>
                    </a:prstGeom>
                    <a:noFill/>
                    <a:ln w="9525">
                      <a:noFill/>
                      <a:headEnd/>
                      <a:tailEnd/>
                    </a:ln>
                  </pic:spPr>
                </pic:pic>
              </a:graphicData>
            </a:graphic>
          </wp:inline>
        </w:drawing>
      </w:r>
    </w:p>
    <w:p w14:paraId="3E224D6E" w14:textId="77777777" w:rsidR="00957881" w:rsidRDefault="00000000">
      <w:pPr>
        <w:pStyle w:val="ImageCaption"/>
      </w:pPr>
      <w:r>
        <w:rPr>
          <w:rFonts w:hint="eastAsia"/>
        </w:rPr>
        <w:t>图</w:t>
      </w:r>
      <w:r>
        <w:t xml:space="preserve"> 23 P99 </w:t>
      </w:r>
      <w:r>
        <w:rPr>
          <w:rFonts w:hint="eastAsia"/>
        </w:rPr>
        <w:t>调度延迟时序（</w:t>
      </w:r>
      <w:r>
        <w:rPr>
          <w:rFonts w:hint="eastAsia"/>
        </w:rPr>
        <w:t>s3,</w:t>
      </w:r>
      <w:r>
        <w:t xml:space="preserve"> w3, </w:t>
      </w:r>
      <w:r>
        <w:rPr>
          <w:rFonts w:hint="eastAsia"/>
        </w:rPr>
        <w:t>inst1</w:t>
      </w:r>
      <w:r>
        <w:rPr>
          <w:rFonts w:hint="eastAsia"/>
        </w:rPr>
        <w:t>，</w:t>
      </w:r>
      <w:r>
        <w:rPr>
          <w:rFonts w:hint="eastAsia"/>
        </w:rPr>
        <w:t>n=3</w:t>
      </w:r>
      <w:r>
        <w:t xml:space="preserve"> </w:t>
      </w:r>
      <w:r>
        <w:rPr>
          <w:rFonts w:hint="eastAsia"/>
        </w:rPr>
        <w:t>中位数）</w:t>
      </w:r>
    </w:p>
    <w:p w14:paraId="45015372" w14:textId="77777777" w:rsidR="00957881" w:rsidRDefault="00000000">
      <w:pPr>
        <w:pStyle w:val="Heading3"/>
        <w:spacing w:before="156" w:after="156"/>
      </w:pPr>
      <w:bookmarkStart w:id="370" w:name="中等规模对照s2w3-inst1"/>
      <w:bookmarkEnd w:id="369"/>
      <w:r>
        <w:t>6.5.2</w:t>
      </w:r>
      <w:r>
        <w:t xml:space="preserve">　</w:t>
      </w:r>
      <w:r>
        <w:rPr>
          <w:rFonts w:hint="eastAsia"/>
        </w:rPr>
        <w:t>中等规模对照：</w:t>
      </w:r>
      <w:r>
        <w:rPr>
          <w:rFonts w:hint="eastAsia"/>
        </w:rPr>
        <w:t>s2/w3,</w:t>
      </w:r>
      <w:r>
        <w:t xml:space="preserve"> inst1</w:t>
      </w:r>
    </w:p>
    <w:p w14:paraId="5EEB1820" w14:textId="77777777" w:rsidR="00957881" w:rsidRDefault="00000000">
      <w:pPr>
        <w:pStyle w:val="FirstParagraph"/>
      </w:pPr>
      <w:r>
        <w:rPr>
          <w:rFonts w:hint="eastAsia"/>
        </w:rPr>
        <w:t>图</w:t>
      </w:r>
      <w:r>
        <w:t xml:space="preserve"> 24~26 </w:t>
      </w:r>
      <w:r>
        <w:rPr>
          <w:rFonts w:hint="eastAsia"/>
        </w:rPr>
        <w:t>切换到</w:t>
      </w:r>
      <w:r>
        <w:t xml:space="preserve"> 1000 </w:t>
      </w:r>
      <w:r>
        <w:rPr>
          <w:rFonts w:hint="eastAsia"/>
        </w:rPr>
        <w:t>节点规模同一</w:t>
      </w:r>
      <w:r>
        <w:t xml:space="preserve"> w3 </w:t>
      </w:r>
      <w:r>
        <w:rPr>
          <w:rFonts w:hint="eastAsia"/>
        </w:rPr>
        <w:t>负载，作为</w:t>
      </w:r>
      <w:r>
        <w:t xml:space="preserve"> s3/w3 </w:t>
      </w:r>
      <w:r>
        <w:rPr>
          <w:rFonts w:hint="eastAsia"/>
        </w:rPr>
        <w:t>的中等规模对照——该场景是</w:t>
      </w:r>
      <w:r>
        <w:t xml:space="preserve"> ENO </w:t>
      </w:r>
      <w:r>
        <w:rPr>
          <w:rFonts w:hint="eastAsia"/>
        </w:rPr>
        <w:t>相对</w:t>
      </w:r>
      <w:r>
        <w:t xml:space="preserve"> Gödel </w:t>
      </w:r>
      <w:r>
        <w:rPr>
          <w:rFonts w:hint="eastAsia"/>
        </w:rPr>
        <w:t>的</w:t>
      </w:r>
      <w:r>
        <w:t xml:space="preserve"> P99 </w:t>
      </w:r>
      <w:r>
        <w:rPr>
          <w:rFonts w:hint="eastAsia"/>
        </w:rPr>
        <w:t>改善幅度最大的场景（</w:t>
      </w:r>
      <w:r>
        <w:rPr>
          <w:rFonts w:hint="eastAsia"/>
        </w:rPr>
        <w:t>-82.9%</w:t>
      </w:r>
      <w:r>
        <w:rPr>
          <w:rFonts w:hint="eastAsia"/>
        </w:rPr>
        <w:t>，表</w:t>
      </w:r>
      <w:r>
        <w:t xml:space="preserve"> </w:t>
      </w:r>
      <w:r>
        <w:rPr>
          <w:rFonts w:hint="eastAsia"/>
        </w:rPr>
        <w:t>10</w:t>
      </w:r>
      <w:r>
        <w:rPr>
          <w:rFonts w:hint="eastAsia"/>
        </w:rPr>
        <w:t>）。</w:t>
      </w:r>
    </w:p>
    <w:p w14:paraId="7C096A0C" w14:textId="77777777" w:rsidR="00957881" w:rsidRDefault="00000000">
      <w:pPr>
        <w:pStyle w:val="BodyText"/>
        <w:ind w:firstLine="482"/>
      </w:pPr>
      <w:r>
        <w:rPr>
          <w:rFonts w:hint="eastAsia"/>
          <w:b/>
          <w:bCs/>
        </w:rPr>
        <w:t>（</w:t>
      </w:r>
      <w:r>
        <w:rPr>
          <w:rFonts w:hint="eastAsia"/>
          <w:b/>
          <w:bCs/>
        </w:rPr>
        <w:t>1</w:t>
      </w:r>
      <w:r>
        <w:rPr>
          <w:rFonts w:hint="eastAsia"/>
          <w:b/>
          <w:bCs/>
        </w:rPr>
        <w:t>）调度吞吐</w:t>
      </w:r>
      <w:r>
        <w:rPr>
          <w:b/>
          <w:bCs/>
        </w:rPr>
        <w:t xml:space="preserve"> — s2/w3 · inst1</w:t>
      </w:r>
    </w:p>
    <w:p w14:paraId="10365A2E" w14:textId="77777777" w:rsidR="00957881" w:rsidRDefault="00000000">
      <w:pPr>
        <w:pStyle w:val="CaptionedFigure"/>
      </w:pPr>
      <w:r>
        <w:rPr>
          <w:noProof/>
        </w:rPr>
        <w:drawing>
          <wp:inline distT="0" distB="0" distL="0" distR="0" wp14:anchorId="17FF3CBC" wp14:editId="35C9B31E">
            <wp:extent cx="5753100" cy="2359417"/>
            <wp:effectExtent l="0" t="0" r="0" b="0"/>
            <wp:docPr id="195" name="Picture" descr="图 24 ENO 与 Gödel 调度吞吐时序（s2, w3, inst1，n=3 中位数）"/>
            <wp:cNvGraphicFramePr/>
            <a:graphic xmlns:a="http://schemas.openxmlformats.org/drawingml/2006/main">
              <a:graphicData uri="http://schemas.openxmlformats.org/drawingml/2006/picture">
                <pic:pic xmlns:pic="http://schemas.openxmlformats.org/drawingml/2006/picture">
                  <pic:nvPicPr>
                    <pic:cNvPr id="196" name="Picture" descr="../figures/fig6-throughput-s2-w3.png"/>
                    <pic:cNvPicPr>
                      <a:picLocks noChangeAspect="1" noChangeArrowheads="1"/>
                    </pic:cNvPicPr>
                  </pic:nvPicPr>
                  <pic:blipFill>
                    <a:blip r:embed="rId31"/>
                    <a:stretch>
                      <a:fillRect/>
                    </a:stretch>
                  </pic:blipFill>
                  <pic:spPr bwMode="auto">
                    <a:xfrm>
                      <a:off x="0" y="0"/>
                      <a:ext cx="5753100" cy="2359417"/>
                    </a:xfrm>
                    <a:prstGeom prst="rect">
                      <a:avLst/>
                    </a:prstGeom>
                    <a:noFill/>
                    <a:ln w="9525">
                      <a:noFill/>
                      <a:headEnd/>
                      <a:tailEnd/>
                    </a:ln>
                  </pic:spPr>
                </pic:pic>
              </a:graphicData>
            </a:graphic>
          </wp:inline>
        </w:drawing>
      </w:r>
    </w:p>
    <w:p w14:paraId="102E47F1" w14:textId="77777777" w:rsidR="00957881" w:rsidRDefault="00000000">
      <w:pPr>
        <w:pStyle w:val="ImageCaption"/>
      </w:pPr>
      <w:r>
        <w:rPr>
          <w:rFonts w:hint="eastAsia"/>
        </w:rPr>
        <w:t>图</w:t>
      </w:r>
      <w:r>
        <w:t xml:space="preserve"> 24 ENO </w:t>
      </w:r>
      <w:r>
        <w:rPr>
          <w:rFonts w:hint="eastAsia"/>
        </w:rPr>
        <w:t>与</w:t>
      </w:r>
      <w:r>
        <w:t xml:space="preserve"> Gödel </w:t>
      </w:r>
      <w:r>
        <w:rPr>
          <w:rFonts w:hint="eastAsia"/>
        </w:rPr>
        <w:t>调度吞吐时序（</w:t>
      </w:r>
      <w:r>
        <w:rPr>
          <w:rFonts w:hint="eastAsia"/>
        </w:rPr>
        <w:t>s2,</w:t>
      </w:r>
      <w:r>
        <w:t xml:space="preserve"> w3, </w:t>
      </w:r>
      <w:r>
        <w:rPr>
          <w:rFonts w:hint="eastAsia"/>
        </w:rPr>
        <w:t>inst1</w:t>
      </w:r>
      <w:r>
        <w:rPr>
          <w:rFonts w:hint="eastAsia"/>
        </w:rPr>
        <w:t>，</w:t>
      </w:r>
      <w:r>
        <w:rPr>
          <w:rFonts w:hint="eastAsia"/>
        </w:rPr>
        <w:t>n=3</w:t>
      </w:r>
      <w:r>
        <w:t xml:space="preserve"> </w:t>
      </w:r>
      <w:r>
        <w:rPr>
          <w:rFonts w:hint="eastAsia"/>
        </w:rPr>
        <w:t>中位数）</w:t>
      </w:r>
    </w:p>
    <w:p w14:paraId="5A8AA8FD" w14:textId="77777777" w:rsidR="00957881" w:rsidRDefault="00000000">
      <w:pPr>
        <w:pStyle w:val="BodyText"/>
        <w:ind w:firstLine="482"/>
      </w:pPr>
      <w:r>
        <w:rPr>
          <w:rFonts w:hint="eastAsia"/>
          <w:b/>
          <w:bCs/>
        </w:rPr>
        <w:t>（</w:t>
      </w:r>
      <w:r>
        <w:rPr>
          <w:rFonts w:hint="eastAsia"/>
          <w:b/>
          <w:bCs/>
        </w:rPr>
        <w:t>2</w:t>
      </w:r>
      <w:r>
        <w:rPr>
          <w:rFonts w:hint="eastAsia"/>
          <w:b/>
          <w:bCs/>
        </w:rPr>
        <w:t>）</w:t>
      </w:r>
      <w:r>
        <w:rPr>
          <w:rFonts w:hint="eastAsia"/>
          <w:b/>
          <w:bCs/>
        </w:rPr>
        <w:t>P90</w:t>
      </w:r>
      <w:r>
        <w:rPr>
          <w:b/>
          <w:bCs/>
        </w:rPr>
        <w:t xml:space="preserve"> </w:t>
      </w:r>
      <w:r>
        <w:rPr>
          <w:rFonts w:hint="eastAsia"/>
          <w:b/>
          <w:bCs/>
        </w:rPr>
        <w:t>调度延迟</w:t>
      </w:r>
      <w:r>
        <w:rPr>
          <w:b/>
          <w:bCs/>
        </w:rPr>
        <w:t xml:space="preserve"> — s2/w3 · inst1</w:t>
      </w:r>
    </w:p>
    <w:p w14:paraId="1481D3D8" w14:textId="77777777" w:rsidR="00957881" w:rsidRDefault="00000000">
      <w:pPr>
        <w:pStyle w:val="CaptionedFigure"/>
      </w:pPr>
      <w:r>
        <w:rPr>
          <w:noProof/>
        </w:rPr>
        <w:lastRenderedPageBreak/>
        <w:drawing>
          <wp:inline distT="0" distB="0" distL="0" distR="0" wp14:anchorId="15E94FEE" wp14:editId="32AC229F">
            <wp:extent cx="5753100" cy="2358092"/>
            <wp:effectExtent l="0" t="0" r="0" b="0"/>
            <wp:docPr id="198" name="Picture" descr="图 25 P90 调度延迟时序（s2, w3, inst1，n=3 中位数）"/>
            <wp:cNvGraphicFramePr/>
            <a:graphic xmlns:a="http://schemas.openxmlformats.org/drawingml/2006/main">
              <a:graphicData uri="http://schemas.openxmlformats.org/drawingml/2006/picture">
                <pic:pic xmlns:pic="http://schemas.openxmlformats.org/drawingml/2006/picture">
                  <pic:nvPicPr>
                    <pic:cNvPr id="199" name="Picture" descr="../figures/fig6-latency-p90-s2-w3.png"/>
                    <pic:cNvPicPr>
                      <a:picLocks noChangeAspect="1" noChangeArrowheads="1"/>
                    </pic:cNvPicPr>
                  </pic:nvPicPr>
                  <pic:blipFill>
                    <a:blip r:embed="rId32"/>
                    <a:stretch>
                      <a:fillRect/>
                    </a:stretch>
                  </pic:blipFill>
                  <pic:spPr bwMode="auto">
                    <a:xfrm>
                      <a:off x="0" y="0"/>
                      <a:ext cx="5753100" cy="2358092"/>
                    </a:xfrm>
                    <a:prstGeom prst="rect">
                      <a:avLst/>
                    </a:prstGeom>
                    <a:noFill/>
                    <a:ln w="9525">
                      <a:noFill/>
                      <a:headEnd/>
                      <a:tailEnd/>
                    </a:ln>
                  </pic:spPr>
                </pic:pic>
              </a:graphicData>
            </a:graphic>
          </wp:inline>
        </w:drawing>
      </w:r>
    </w:p>
    <w:p w14:paraId="53A8C874" w14:textId="77777777" w:rsidR="00957881" w:rsidRDefault="00000000">
      <w:pPr>
        <w:pStyle w:val="ImageCaption"/>
      </w:pPr>
      <w:r>
        <w:rPr>
          <w:rFonts w:hint="eastAsia"/>
        </w:rPr>
        <w:t>图</w:t>
      </w:r>
      <w:r>
        <w:t xml:space="preserve"> 25 P90 </w:t>
      </w:r>
      <w:r>
        <w:rPr>
          <w:rFonts w:hint="eastAsia"/>
        </w:rPr>
        <w:t>调度延迟时序（</w:t>
      </w:r>
      <w:r>
        <w:rPr>
          <w:rFonts w:hint="eastAsia"/>
        </w:rPr>
        <w:t>s2,</w:t>
      </w:r>
      <w:r>
        <w:t xml:space="preserve"> w3, </w:t>
      </w:r>
      <w:r>
        <w:rPr>
          <w:rFonts w:hint="eastAsia"/>
        </w:rPr>
        <w:t>inst1</w:t>
      </w:r>
      <w:r>
        <w:rPr>
          <w:rFonts w:hint="eastAsia"/>
        </w:rPr>
        <w:t>，</w:t>
      </w:r>
      <w:r>
        <w:rPr>
          <w:rFonts w:hint="eastAsia"/>
        </w:rPr>
        <w:t>n=3</w:t>
      </w:r>
      <w:r>
        <w:t xml:space="preserve"> </w:t>
      </w:r>
      <w:r>
        <w:rPr>
          <w:rFonts w:hint="eastAsia"/>
        </w:rPr>
        <w:t>中位数）</w:t>
      </w:r>
    </w:p>
    <w:p w14:paraId="0D1EF2D2" w14:textId="77777777" w:rsidR="00957881" w:rsidRDefault="00000000">
      <w:pPr>
        <w:pStyle w:val="BodyText"/>
        <w:ind w:firstLine="482"/>
      </w:pPr>
      <w:r>
        <w:rPr>
          <w:rFonts w:hint="eastAsia"/>
          <w:b/>
          <w:bCs/>
        </w:rPr>
        <w:t>（</w:t>
      </w:r>
      <w:r>
        <w:rPr>
          <w:rFonts w:hint="eastAsia"/>
          <w:b/>
          <w:bCs/>
        </w:rPr>
        <w:t>3</w:t>
      </w:r>
      <w:r>
        <w:rPr>
          <w:rFonts w:hint="eastAsia"/>
          <w:b/>
          <w:bCs/>
        </w:rPr>
        <w:t>）</w:t>
      </w:r>
      <w:r>
        <w:rPr>
          <w:rFonts w:hint="eastAsia"/>
          <w:b/>
          <w:bCs/>
        </w:rPr>
        <w:t>P99</w:t>
      </w:r>
      <w:r>
        <w:rPr>
          <w:b/>
          <w:bCs/>
        </w:rPr>
        <w:t xml:space="preserve"> </w:t>
      </w:r>
      <w:r>
        <w:rPr>
          <w:rFonts w:hint="eastAsia"/>
          <w:b/>
          <w:bCs/>
        </w:rPr>
        <w:t>调度延迟</w:t>
      </w:r>
      <w:r>
        <w:rPr>
          <w:b/>
          <w:bCs/>
        </w:rPr>
        <w:t xml:space="preserve"> — s2/w3 · inst1</w:t>
      </w:r>
    </w:p>
    <w:p w14:paraId="77560C3F" w14:textId="77777777" w:rsidR="00957881" w:rsidRDefault="00000000">
      <w:pPr>
        <w:pStyle w:val="CaptionedFigure"/>
      </w:pPr>
      <w:r>
        <w:rPr>
          <w:noProof/>
        </w:rPr>
        <w:drawing>
          <wp:inline distT="0" distB="0" distL="0" distR="0" wp14:anchorId="10B8FA57" wp14:editId="2368A783">
            <wp:extent cx="5753100" cy="2358092"/>
            <wp:effectExtent l="0" t="0" r="0" b="0"/>
            <wp:docPr id="201" name="Picture" descr="图 26 P99 调度延迟时序（s2, w3, inst1，n=3 中位数）"/>
            <wp:cNvGraphicFramePr/>
            <a:graphic xmlns:a="http://schemas.openxmlformats.org/drawingml/2006/main">
              <a:graphicData uri="http://schemas.openxmlformats.org/drawingml/2006/picture">
                <pic:pic xmlns:pic="http://schemas.openxmlformats.org/drawingml/2006/picture">
                  <pic:nvPicPr>
                    <pic:cNvPr id="202" name="Picture" descr="../figures/fig6-11-latency-p99-s2-w3.png"/>
                    <pic:cNvPicPr>
                      <a:picLocks noChangeAspect="1" noChangeArrowheads="1"/>
                    </pic:cNvPicPr>
                  </pic:nvPicPr>
                  <pic:blipFill>
                    <a:blip r:embed="rId33"/>
                    <a:stretch>
                      <a:fillRect/>
                    </a:stretch>
                  </pic:blipFill>
                  <pic:spPr bwMode="auto">
                    <a:xfrm>
                      <a:off x="0" y="0"/>
                      <a:ext cx="5753100" cy="2358092"/>
                    </a:xfrm>
                    <a:prstGeom prst="rect">
                      <a:avLst/>
                    </a:prstGeom>
                    <a:noFill/>
                    <a:ln w="9525">
                      <a:noFill/>
                      <a:headEnd/>
                      <a:tailEnd/>
                    </a:ln>
                  </pic:spPr>
                </pic:pic>
              </a:graphicData>
            </a:graphic>
          </wp:inline>
        </w:drawing>
      </w:r>
    </w:p>
    <w:p w14:paraId="3B20C24D" w14:textId="77777777" w:rsidR="00957881" w:rsidRDefault="00000000">
      <w:pPr>
        <w:pStyle w:val="ImageCaption"/>
      </w:pPr>
      <w:r>
        <w:rPr>
          <w:rFonts w:hint="eastAsia"/>
        </w:rPr>
        <w:t>图</w:t>
      </w:r>
      <w:r>
        <w:t xml:space="preserve"> 26 P99 </w:t>
      </w:r>
      <w:r>
        <w:rPr>
          <w:rFonts w:hint="eastAsia"/>
        </w:rPr>
        <w:t>调度延迟时序（</w:t>
      </w:r>
      <w:r>
        <w:rPr>
          <w:rFonts w:hint="eastAsia"/>
        </w:rPr>
        <w:t>s2,</w:t>
      </w:r>
      <w:r>
        <w:t xml:space="preserve"> w3, </w:t>
      </w:r>
      <w:r>
        <w:rPr>
          <w:rFonts w:hint="eastAsia"/>
        </w:rPr>
        <w:t>inst1</w:t>
      </w:r>
      <w:r>
        <w:rPr>
          <w:rFonts w:hint="eastAsia"/>
        </w:rPr>
        <w:t>，</w:t>
      </w:r>
      <w:r>
        <w:rPr>
          <w:rFonts w:hint="eastAsia"/>
        </w:rPr>
        <w:t>n=3</w:t>
      </w:r>
      <w:r>
        <w:t xml:space="preserve"> </w:t>
      </w:r>
      <w:r>
        <w:rPr>
          <w:rFonts w:hint="eastAsia"/>
        </w:rPr>
        <w:t>中位数）</w:t>
      </w:r>
    </w:p>
    <w:p w14:paraId="72CACFB9" w14:textId="77777777" w:rsidR="00957881" w:rsidRDefault="00000000">
      <w:pPr>
        <w:pStyle w:val="Heading3"/>
        <w:spacing w:before="156" w:after="156"/>
      </w:pPr>
      <w:bookmarkStart w:id="371" w:name="集群规模扩展s3-s4w3-inst3"/>
      <w:bookmarkEnd w:id="370"/>
      <w:r>
        <w:t>6.5.3</w:t>
      </w:r>
      <w:r>
        <w:t xml:space="preserve">　</w:t>
      </w:r>
      <w:r>
        <w:rPr>
          <w:rFonts w:hint="eastAsia"/>
        </w:rPr>
        <w:t>集群规模扩展：</w:t>
      </w:r>
      <w:r>
        <w:rPr>
          <w:rFonts w:hint="eastAsia"/>
        </w:rPr>
        <w:t>s3</w:t>
      </w:r>
      <w:r>
        <w:t xml:space="preserve"> → </w:t>
      </w:r>
      <w:r>
        <w:rPr>
          <w:rFonts w:hint="eastAsia"/>
        </w:rPr>
        <w:t>s4</w:t>
      </w:r>
      <w:r>
        <w:rPr>
          <w:rFonts w:hint="eastAsia"/>
        </w:rPr>
        <w:t>（</w:t>
      </w:r>
      <w:r>
        <w:rPr>
          <w:rFonts w:hint="eastAsia"/>
        </w:rPr>
        <w:t>w3,</w:t>
      </w:r>
      <w:r>
        <w:t xml:space="preserve"> </w:t>
      </w:r>
      <w:r>
        <w:rPr>
          <w:rFonts w:hint="eastAsia"/>
        </w:rPr>
        <w:t>inst3</w:t>
      </w:r>
      <w:r>
        <w:rPr>
          <w:rFonts w:hint="eastAsia"/>
        </w:rPr>
        <w:t>）</w:t>
      </w:r>
    </w:p>
    <w:p w14:paraId="698FDE8C" w14:textId="77777777" w:rsidR="00957881" w:rsidRDefault="00000000">
      <w:pPr>
        <w:pStyle w:val="FirstParagraph"/>
      </w:pPr>
      <w:r>
        <w:rPr>
          <w:rFonts w:hint="eastAsia"/>
        </w:rPr>
        <w:t>表</w:t>
      </w:r>
      <w:r>
        <w:t xml:space="preserve"> 12 </w:t>
      </w:r>
      <w:r>
        <w:rPr>
          <w:rFonts w:hint="eastAsia"/>
        </w:rPr>
        <w:t>汇总在相同实例配置（</w:t>
      </w:r>
      <w:r>
        <w:rPr>
          <w:rFonts w:hint="eastAsia"/>
        </w:rPr>
        <w:t>inst3</w:t>
      </w:r>
      <w:r>
        <w:rPr>
          <w:rFonts w:hint="eastAsia"/>
        </w:rPr>
        <w:t>）与负载（</w:t>
      </w:r>
      <w:r>
        <w:rPr>
          <w:rFonts w:hint="eastAsia"/>
        </w:rPr>
        <w:t>w3</w:t>
      </w:r>
      <w:r>
        <w:rPr>
          <w:rFonts w:hint="eastAsia"/>
        </w:rPr>
        <w:t>）下，集群规模从</w:t>
      </w:r>
      <w:r>
        <w:t xml:space="preserve"> 5000 </w:t>
      </w:r>
      <w:r>
        <w:rPr>
          <w:rFonts w:hint="eastAsia"/>
        </w:rPr>
        <w:t>节点（</w:t>
      </w:r>
      <w:r>
        <w:rPr>
          <w:rFonts w:hint="eastAsia"/>
        </w:rPr>
        <w:t>s3</w:t>
      </w:r>
      <w:r>
        <w:rPr>
          <w:rFonts w:hint="eastAsia"/>
        </w:rPr>
        <w:t>）扩展到</w:t>
      </w:r>
      <w:r>
        <w:t xml:space="preserve"> 10000 </w:t>
      </w:r>
      <w:r>
        <w:rPr>
          <w:rFonts w:hint="eastAsia"/>
        </w:rPr>
        <w:t>节点（</w:t>
      </w:r>
      <w:r>
        <w:rPr>
          <w:rFonts w:hint="eastAsia"/>
        </w:rPr>
        <w:t>s4</w:t>
      </w:r>
      <w:r>
        <w:rPr>
          <w:rFonts w:hint="eastAsia"/>
        </w:rPr>
        <w:t>）时各指标的变化；图</w:t>
      </w:r>
      <w:r>
        <w:t xml:space="preserve"> 27~29 </w:t>
      </w:r>
      <w:r>
        <w:rPr>
          <w:rFonts w:hint="eastAsia"/>
        </w:rPr>
        <w:t>给出</w:t>
      </w:r>
      <w:r>
        <w:t xml:space="preserve"> s4/w3/inst3 </w:t>
      </w:r>
      <w:r>
        <w:rPr>
          <w:rFonts w:hint="eastAsia"/>
        </w:rPr>
        <w:t>场景下的调度吞吐、</w:t>
      </w:r>
      <w:r>
        <w:rPr>
          <w:rFonts w:hint="eastAsia"/>
        </w:rPr>
        <w:t>P90</w:t>
      </w:r>
      <w:r>
        <w:t xml:space="preserve"> </w:t>
      </w:r>
      <w:r>
        <w:rPr>
          <w:rFonts w:hint="eastAsia"/>
        </w:rPr>
        <w:t>与</w:t>
      </w:r>
      <w:r>
        <w:t xml:space="preserve"> P99 </w:t>
      </w:r>
      <w:r>
        <w:rPr>
          <w:rFonts w:hint="eastAsia"/>
        </w:rPr>
        <w:t>延迟时序。</w:t>
      </w:r>
    </w:p>
    <w:p w14:paraId="4F5981BE" w14:textId="77777777" w:rsidR="00957881" w:rsidRDefault="00000000">
      <w:pPr>
        <w:pStyle w:val="TableCaption"/>
      </w:pPr>
      <w:r>
        <w:rPr>
          <w:rFonts w:hint="eastAsia"/>
        </w:rPr>
        <w:t>表</w:t>
      </w:r>
      <w:r>
        <w:t xml:space="preserve"> 12 s3 → s4 </w:t>
      </w:r>
      <w:r>
        <w:rPr>
          <w:rFonts w:hint="eastAsia"/>
        </w:rPr>
        <w:t>规模扩展下的关键指标变化（</w:t>
      </w:r>
      <w:r>
        <w:rPr>
          <w:rFonts w:hint="eastAsia"/>
        </w:rPr>
        <w:t>w3,</w:t>
      </w:r>
      <w:r>
        <w:t xml:space="preserve"> </w:t>
      </w:r>
      <w:r>
        <w:rPr>
          <w:rFonts w:hint="eastAsia"/>
        </w:rPr>
        <w:t>inst3</w:t>
      </w:r>
      <w:r>
        <w:rPr>
          <w:rFonts w:hint="eastAsia"/>
        </w:rPr>
        <w:t>）</w:t>
      </w:r>
    </w:p>
    <w:tbl>
      <w:tblPr>
        <w:tblStyle w:val="Table"/>
        <w:tblW w:w="9072" w:type="dxa"/>
        <w:tblInd w:w="0" w:type="dxa"/>
        <w:tblLayout w:type="fixed"/>
        <w:tblLook w:val="0020" w:firstRow="1" w:lastRow="0" w:firstColumn="0" w:lastColumn="0" w:noHBand="0" w:noVBand="0"/>
        <w:tblCaption w:val="表 12 s3 → s4 规模扩展下的关键指标变化（w3, inst3）"/>
      </w:tblPr>
      <w:tblGrid>
        <w:gridCol w:w="3024"/>
        <w:gridCol w:w="3024"/>
        <w:gridCol w:w="3024"/>
      </w:tblGrid>
      <w:tr w:rsidR="00957881" w:rsidRPr="00916B71" w14:paraId="4FAE9485" w14:textId="77777777" w:rsidTr="00957881">
        <w:trPr>
          <w:cnfStyle w:val="100000000000" w:firstRow="1" w:lastRow="0" w:firstColumn="0" w:lastColumn="0" w:oddVBand="0" w:evenVBand="0" w:oddHBand="0" w:evenHBand="0" w:firstRowFirstColumn="0" w:firstRowLastColumn="0" w:lastRowFirstColumn="0" w:lastRowLastColumn="0"/>
          <w:tblHeader/>
        </w:trPr>
        <w:tc>
          <w:tcPr>
            <w:tcW w:w="3024" w:type="dxa"/>
          </w:tcPr>
          <w:p w14:paraId="37D32A8B" w14:textId="77777777" w:rsidR="00957881" w:rsidRDefault="00000000">
            <w:pPr>
              <w:pStyle w:val="TableCell"/>
            </w:pPr>
            <w:r>
              <w:rPr>
                <w:rFonts w:hint="eastAsia"/>
              </w:rPr>
              <w:t>指标</w:t>
            </w:r>
          </w:p>
        </w:tc>
        <w:tc>
          <w:tcPr>
            <w:tcW w:w="3024" w:type="dxa"/>
          </w:tcPr>
          <w:p w14:paraId="3B13EC24" w14:textId="77777777" w:rsidR="00957881" w:rsidRDefault="00000000">
            <w:pPr>
              <w:pStyle w:val="TableCell"/>
            </w:pPr>
            <w:r>
              <w:rPr>
                <w:rFonts w:hint="eastAsia"/>
              </w:rPr>
              <w:t>ENO</w:t>
            </w:r>
            <w:r>
              <w:rPr>
                <w:rFonts w:hint="eastAsia"/>
              </w:rPr>
              <w:t>（</w:t>
            </w:r>
            <w:r>
              <w:rPr>
                <w:rFonts w:hint="eastAsia"/>
              </w:rPr>
              <w:t>s3</w:t>
            </w:r>
            <w:r>
              <w:rPr>
                <w:rFonts w:hint="eastAsia"/>
              </w:rPr>
              <w:t>→</w:t>
            </w:r>
            <w:r>
              <w:rPr>
                <w:rFonts w:hint="eastAsia"/>
              </w:rPr>
              <w:t>s4</w:t>
            </w:r>
            <w:r>
              <w:rPr>
                <w:rFonts w:hint="eastAsia"/>
              </w:rPr>
              <w:t>）</w:t>
            </w:r>
          </w:p>
        </w:tc>
        <w:tc>
          <w:tcPr>
            <w:tcW w:w="3024" w:type="dxa"/>
          </w:tcPr>
          <w:p w14:paraId="0656EC29" w14:textId="77777777" w:rsidR="00957881" w:rsidRDefault="00000000">
            <w:pPr>
              <w:pStyle w:val="TableCell"/>
            </w:pPr>
            <w:r>
              <w:rPr>
                <w:rFonts w:hint="eastAsia"/>
              </w:rPr>
              <w:t>Gödel</w:t>
            </w:r>
            <w:r>
              <w:rPr>
                <w:rFonts w:hint="eastAsia"/>
              </w:rPr>
              <w:t>（</w:t>
            </w:r>
            <w:r>
              <w:rPr>
                <w:rFonts w:hint="eastAsia"/>
              </w:rPr>
              <w:t>s3</w:t>
            </w:r>
            <w:r>
              <w:rPr>
                <w:rFonts w:hint="eastAsia"/>
              </w:rPr>
              <w:t>→</w:t>
            </w:r>
            <w:r>
              <w:rPr>
                <w:rFonts w:hint="eastAsia"/>
              </w:rPr>
              <w:t>s4</w:t>
            </w:r>
            <w:r>
              <w:rPr>
                <w:rFonts w:hint="eastAsia"/>
              </w:rPr>
              <w:t>）</w:t>
            </w:r>
          </w:p>
        </w:tc>
      </w:tr>
      <w:tr w:rsidR="00957881" w14:paraId="1C3237DE" w14:textId="77777777">
        <w:tc>
          <w:tcPr>
            <w:tcW w:w="3024" w:type="dxa"/>
          </w:tcPr>
          <w:p w14:paraId="778491EC" w14:textId="77777777" w:rsidR="00957881" w:rsidRDefault="00000000">
            <w:pPr>
              <w:pStyle w:val="TableCell"/>
            </w:pPr>
            <w:r>
              <w:rPr>
                <w:rFonts w:hint="eastAsia"/>
              </w:rPr>
              <w:t>有效吞吐（</w:t>
            </w:r>
            <w:r>
              <w:rPr>
                <w:rFonts w:hint="eastAsia"/>
              </w:rPr>
              <w:t>pods/s</w:t>
            </w:r>
            <w:r>
              <w:rPr>
                <w:rFonts w:hint="eastAsia"/>
              </w:rPr>
              <w:t>）</w:t>
            </w:r>
          </w:p>
        </w:tc>
        <w:tc>
          <w:tcPr>
            <w:tcW w:w="3024" w:type="dxa"/>
          </w:tcPr>
          <w:p w14:paraId="33DF023F" w14:textId="77777777" w:rsidR="00957881" w:rsidRDefault="00000000">
            <w:pPr>
              <w:pStyle w:val="TableCell"/>
            </w:pPr>
            <w:r>
              <w:t xml:space="preserve">349.7 → </w:t>
            </w:r>
            <w:r>
              <w:rPr>
                <w:rFonts w:hint="eastAsia"/>
              </w:rPr>
              <w:t>296.7</w:t>
            </w:r>
            <w:r>
              <w:rPr>
                <w:rFonts w:hint="eastAsia"/>
              </w:rPr>
              <w:t>（</w:t>
            </w:r>
            <w:r>
              <w:rPr>
                <w:rFonts w:hint="eastAsia"/>
              </w:rPr>
              <w:t>-15.2%</w:t>
            </w:r>
            <w:r>
              <w:rPr>
                <w:rFonts w:hint="eastAsia"/>
              </w:rPr>
              <w:t>）</w:t>
            </w:r>
          </w:p>
        </w:tc>
        <w:tc>
          <w:tcPr>
            <w:tcW w:w="3024" w:type="dxa"/>
          </w:tcPr>
          <w:p w14:paraId="0D65F9F1" w14:textId="77777777" w:rsidR="00957881" w:rsidRDefault="00000000">
            <w:pPr>
              <w:pStyle w:val="TableCell"/>
            </w:pPr>
            <w:r>
              <w:t xml:space="preserve">287.4 → </w:t>
            </w:r>
            <w:r>
              <w:rPr>
                <w:rFonts w:hint="eastAsia"/>
              </w:rPr>
              <w:t>280.9</w:t>
            </w:r>
            <w:r>
              <w:rPr>
                <w:rFonts w:hint="eastAsia"/>
              </w:rPr>
              <w:t>（</w:t>
            </w:r>
            <w:r>
              <w:rPr>
                <w:rFonts w:hint="eastAsia"/>
              </w:rPr>
              <w:t>-2.3%</w:t>
            </w:r>
            <w:r>
              <w:rPr>
                <w:rFonts w:hint="eastAsia"/>
              </w:rPr>
              <w:t>）</w:t>
            </w:r>
          </w:p>
        </w:tc>
      </w:tr>
      <w:tr w:rsidR="00957881" w14:paraId="672D4AAC" w14:textId="77777777">
        <w:tc>
          <w:tcPr>
            <w:tcW w:w="3024" w:type="dxa"/>
          </w:tcPr>
          <w:p w14:paraId="4D9604A8" w14:textId="77777777" w:rsidR="00957881" w:rsidRDefault="00000000">
            <w:pPr>
              <w:pStyle w:val="TableCell"/>
            </w:pPr>
            <w:r>
              <w:t xml:space="preserve">P99 </w:t>
            </w:r>
            <w:r>
              <w:rPr>
                <w:rFonts w:hint="eastAsia"/>
              </w:rPr>
              <w:t>调度延迟（秒）</w:t>
            </w:r>
          </w:p>
        </w:tc>
        <w:tc>
          <w:tcPr>
            <w:tcW w:w="3024" w:type="dxa"/>
          </w:tcPr>
          <w:p w14:paraId="0F3D860A" w14:textId="77777777" w:rsidR="00957881" w:rsidRDefault="00000000">
            <w:pPr>
              <w:pStyle w:val="TableCell"/>
            </w:pPr>
            <w:r>
              <w:t xml:space="preserve">0.13 → </w:t>
            </w:r>
            <w:r>
              <w:rPr>
                <w:rFonts w:hint="eastAsia"/>
              </w:rPr>
              <w:t>0.19</w:t>
            </w:r>
            <w:r>
              <w:rPr>
                <w:rFonts w:hint="eastAsia"/>
              </w:rPr>
              <w:t>（</w:t>
            </w:r>
            <w:r>
              <w:rPr>
                <w:rFonts w:hint="eastAsia"/>
              </w:rPr>
              <w:t>+46.2%</w:t>
            </w:r>
            <w:r>
              <w:rPr>
                <w:rFonts w:hint="eastAsia"/>
              </w:rPr>
              <w:t>）</w:t>
            </w:r>
          </w:p>
        </w:tc>
        <w:tc>
          <w:tcPr>
            <w:tcW w:w="3024" w:type="dxa"/>
          </w:tcPr>
          <w:p w14:paraId="464BDB6A" w14:textId="77777777" w:rsidR="00957881" w:rsidRDefault="00000000">
            <w:pPr>
              <w:pStyle w:val="TableCell"/>
            </w:pPr>
            <w:r>
              <w:t xml:space="preserve">0.15 → </w:t>
            </w:r>
            <w:r>
              <w:rPr>
                <w:rFonts w:hint="eastAsia"/>
              </w:rPr>
              <w:t>0.28</w:t>
            </w:r>
            <w:r>
              <w:rPr>
                <w:rFonts w:hint="eastAsia"/>
              </w:rPr>
              <w:t>（</w:t>
            </w:r>
            <w:r>
              <w:rPr>
                <w:rFonts w:hint="eastAsia"/>
              </w:rPr>
              <w:t>+86.7%</w:t>
            </w:r>
            <w:r>
              <w:rPr>
                <w:rFonts w:hint="eastAsia"/>
              </w:rPr>
              <w:t>）</w:t>
            </w:r>
          </w:p>
        </w:tc>
      </w:tr>
      <w:tr w:rsidR="00957881" w14:paraId="49980F09" w14:textId="77777777">
        <w:tc>
          <w:tcPr>
            <w:tcW w:w="3024" w:type="dxa"/>
          </w:tcPr>
          <w:p w14:paraId="4F96882B" w14:textId="77777777" w:rsidR="00957881" w:rsidRDefault="00000000">
            <w:pPr>
              <w:pStyle w:val="TableCell"/>
            </w:pPr>
            <w:r>
              <w:t xml:space="preserve">Pod E2E </w:t>
            </w:r>
            <w:r>
              <w:rPr>
                <w:rFonts w:hint="eastAsia"/>
              </w:rPr>
              <w:t>延迟</w:t>
            </w:r>
            <w:r>
              <w:t xml:space="preserve"> </w:t>
            </w:r>
            <w:r>
              <w:rPr>
                <w:rFonts w:hint="eastAsia"/>
              </w:rPr>
              <w:t>P99</w:t>
            </w:r>
            <w:r>
              <w:rPr>
                <w:rFonts w:hint="eastAsia"/>
              </w:rPr>
              <w:t>（秒）</w:t>
            </w:r>
          </w:p>
        </w:tc>
        <w:tc>
          <w:tcPr>
            <w:tcW w:w="3024" w:type="dxa"/>
          </w:tcPr>
          <w:p w14:paraId="5CF2B1BC" w14:textId="77777777" w:rsidR="00957881" w:rsidRDefault="00000000">
            <w:pPr>
              <w:pStyle w:val="TableCell"/>
            </w:pPr>
            <w:r>
              <w:t xml:space="preserve">0.45 → </w:t>
            </w:r>
            <w:r>
              <w:rPr>
                <w:rFonts w:hint="eastAsia"/>
              </w:rPr>
              <w:t>0.57</w:t>
            </w:r>
            <w:r>
              <w:rPr>
                <w:rFonts w:hint="eastAsia"/>
              </w:rPr>
              <w:t>（</w:t>
            </w:r>
            <w:r>
              <w:rPr>
                <w:rFonts w:hint="eastAsia"/>
              </w:rPr>
              <w:t>+26.7%</w:t>
            </w:r>
            <w:r>
              <w:rPr>
                <w:rFonts w:hint="eastAsia"/>
              </w:rPr>
              <w:t>）</w:t>
            </w:r>
          </w:p>
        </w:tc>
        <w:tc>
          <w:tcPr>
            <w:tcW w:w="3024" w:type="dxa"/>
          </w:tcPr>
          <w:p w14:paraId="65996A83" w14:textId="77777777" w:rsidR="00957881" w:rsidRDefault="00000000">
            <w:pPr>
              <w:pStyle w:val="TableCell"/>
            </w:pPr>
            <w:r>
              <w:t xml:space="preserve">0.93 → </w:t>
            </w:r>
            <w:r>
              <w:rPr>
                <w:rFonts w:hint="eastAsia"/>
              </w:rPr>
              <w:t>0.92</w:t>
            </w:r>
            <w:r>
              <w:rPr>
                <w:rFonts w:hint="eastAsia"/>
              </w:rPr>
              <w:t>（</w:t>
            </w:r>
            <w:r>
              <w:rPr>
                <w:rFonts w:hint="eastAsia"/>
              </w:rPr>
              <w:t>-1.1%</w:t>
            </w:r>
            <w:r>
              <w:rPr>
                <w:rFonts w:hint="eastAsia"/>
              </w:rPr>
              <w:t>）</w:t>
            </w:r>
          </w:p>
        </w:tc>
      </w:tr>
      <w:tr w:rsidR="00957881" w14:paraId="26C72B38" w14:textId="77777777">
        <w:tc>
          <w:tcPr>
            <w:tcW w:w="3024" w:type="dxa"/>
          </w:tcPr>
          <w:p w14:paraId="6985B83D" w14:textId="77777777" w:rsidR="00957881" w:rsidRDefault="00000000">
            <w:pPr>
              <w:pStyle w:val="TableCell"/>
            </w:pPr>
            <w:r>
              <w:rPr>
                <w:rFonts w:hint="eastAsia"/>
              </w:rPr>
              <w:t>队列堆积峰值（</w:t>
            </w:r>
            <w:r>
              <w:rPr>
                <w:rFonts w:hint="eastAsia"/>
              </w:rPr>
              <w:t>pods</w:t>
            </w:r>
            <w:r>
              <w:rPr>
                <w:rFonts w:hint="eastAsia"/>
              </w:rPr>
              <w:t>）</w:t>
            </w:r>
          </w:p>
        </w:tc>
        <w:tc>
          <w:tcPr>
            <w:tcW w:w="3024" w:type="dxa"/>
          </w:tcPr>
          <w:p w14:paraId="49F9F28C" w14:textId="77777777" w:rsidR="00957881" w:rsidRDefault="00000000">
            <w:pPr>
              <w:pStyle w:val="TableCell"/>
            </w:pPr>
            <w:r>
              <w:t>20 → 9</w:t>
            </w:r>
          </w:p>
        </w:tc>
        <w:tc>
          <w:tcPr>
            <w:tcW w:w="3024" w:type="dxa"/>
          </w:tcPr>
          <w:p w14:paraId="14DABE67" w14:textId="77777777" w:rsidR="00957881" w:rsidRDefault="00000000">
            <w:pPr>
              <w:pStyle w:val="TableCell"/>
            </w:pPr>
            <w:r>
              <w:t>16 → 61</w:t>
            </w:r>
          </w:p>
        </w:tc>
      </w:tr>
    </w:tbl>
    <w:p w14:paraId="41D1C6DB" w14:textId="77777777" w:rsidR="00957881" w:rsidRDefault="00000000">
      <w:pPr>
        <w:pStyle w:val="BodyText"/>
        <w:ind w:firstLine="482"/>
      </w:pPr>
      <w:r>
        <w:rPr>
          <w:rFonts w:hint="eastAsia"/>
          <w:b/>
          <w:bCs/>
        </w:rPr>
        <w:lastRenderedPageBreak/>
        <w:t>（</w:t>
      </w:r>
      <w:r>
        <w:rPr>
          <w:rFonts w:hint="eastAsia"/>
          <w:b/>
          <w:bCs/>
        </w:rPr>
        <w:t>1</w:t>
      </w:r>
      <w:r>
        <w:rPr>
          <w:rFonts w:hint="eastAsia"/>
          <w:b/>
          <w:bCs/>
        </w:rPr>
        <w:t>）调度吞吐</w:t>
      </w:r>
      <w:r>
        <w:rPr>
          <w:b/>
          <w:bCs/>
        </w:rPr>
        <w:t xml:space="preserve"> — s4/w3 · inst3</w:t>
      </w:r>
    </w:p>
    <w:p w14:paraId="27C68C49" w14:textId="77777777" w:rsidR="00957881" w:rsidRDefault="00000000">
      <w:pPr>
        <w:pStyle w:val="CaptionedFigure"/>
      </w:pPr>
      <w:r>
        <w:rPr>
          <w:noProof/>
        </w:rPr>
        <w:drawing>
          <wp:inline distT="0" distB="0" distL="0" distR="0" wp14:anchorId="00EF0025" wp14:editId="6BE53DB7">
            <wp:extent cx="5753100" cy="2359417"/>
            <wp:effectExtent l="0" t="0" r="0" b="0"/>
            <wp:docPr id="205" name="Picture" descr="图 27 ENO 与 Gödel 调度吞吐时序（s4, w3, inst3，n=3 中位数）"/>
            <wp:cNvGraphicFramePr/>
            <a:graphic xmlns:a="http://schemas.openxmlformats.org/drawingml/2006/main">
              <a:graphicData uri="http://schemas.openxmlformats.org/drawingml/2006/picture">
                <pic:pic xmlns:pic="http://schemas.openxmlformats.org/drawingml/2006/picture">
                  <pic:nvPicPr>
                    <pic:cNvPr id="206" name="Picture" descr="../figures/fig6-12-throughput-s4-w3-inst3.png"/>
                    <pic:cNvPicPr>
                      <a:picLocks noChangeAspect="1" noChangeArrowheads="1"/>
                    </pic:cNvPicPr>
                  </pic:nvPicPr>
                  <pic:blipFill>
                    <a:blip r:embed="rId34"/>
                    <a:stretch>
                      <a:fillRect/>
                    </a:stretch>
                  </pic:blipFill>
                  <pic:spPr bwMode="auto">
                    <a:xfrm>
                      <a:off x="0" y="0"/>
                      <a:ext cx="5753100" cy="2359417"/>
                    </a:xfrm>
                    <a:prstGeom prst="rect">
                      <a:avLst/>
                    </a:prstGeom>
                    <a:noFill/>
                    <a:ln w="9525">
                      <a:noFill/>
                      <a:headEnd/>
                      <a:tailEnd/>
                    </a:ln>
                  </pic:spPr>
                </pic:pic>
              </a:graphicData>
            </a:graphic>
          </wp:inline>
        </w:drawing>
      </w:r>
    </w:p>
    <w:p w14:paraId="0700A65D" w14:textId="77777777" w:rsidR="00957881" w:rsidRDefault="00000000">
      <w:pPr>
        <w:pStyle w:val="ImageCaption"/>
      </w:pPr>
      <w:r>
        <w:rPr>
          <w:rFonts w:hint="eastAsia"/>
        </w:rPr>
        <w:t>图</w:t>
      </w:r>
      <w:r>
        <w:t xml:space="preserve"> 27 ENO </w:t>
      </w:r>
      <w:r>
        <w:rPr>
          <w:rFonts w:hint="eastAsia"/>
        </w:rPr>
        <w:t>与</w:t>
      </w:r>
      <w:r>
        <w:t xml:space="preserve"> Gödel </w:t>
      </w:r>
      <w:r>
        <w:rPr>
          <w:rFonts w:hint="eastAsia"/>
        </w:rPr>
        <w:t>调度吞吐时序（</w:t>
      </w:r>
      <w:r>
        <w:rPr>
          <w:rFonts w:hint="eastAsia"/>
        </w:rPr>
        <w:t>s4,</w:t>
      </w:r>
      <w:r>
        <w:t xml:space="preserve"> w3, </w:t>
      </w:r>
      <w:r>
        <w:rPr>
          <w:rFonts w:hint="eastAsia"/>
        </w:rPr>
        <w:t>inst3</w:t>
      </w:r>
      <w:r>
        <w:rPr>
          <w:rFonts w:hint="eastAsia"/>
        </w:rPr>
        <w:t>，</w:t>
      </w:r>
      <w:r>
        <w:rPr>
          <w:rFonts w:hint="eastAsia"/>
        </w:rPr>
        <w:t>n=3</w:t>
      </w:r>
      <w:r>
        <w:t xml:space="preserve"> </w:t>
      </w:r>
      <w:r>
        <w:rPr>
          <w:rFonts w:hint="eastAsia"/>
        </w:rPr>
        <w:t>中位数）</w:t>
      </w:r>
    </w:p>
    <w:p w14:paraId="3EFAE918" w14:textId="77777777" w:rsidR="00957881" w:rsidRDefault="00000000">
      <w:pPr>
        <w:pStyle w:val="BodyText"/>
        <w:ind w:firstLine="482"/>
      </w:pPr>
      <w:r>
        <w:rPr>
          <w:rFonts w:hint="eastAsia"/>
          <w:b/>
          <w:bCs/>
        </w:rPr>
        <w:t>（</w:t>
      </w:r>
      <w:r>
        <w:rPr>
          <w:rFonts w:hint="eastAsia"/>
          <w:b/>
          <w:bCs/>
        </w:rPr>
        <w:t>2</w:t>
      </w:r>
      <w:r>
        <w:rPr>
          <w:rFonts w:hint="eastAsia"/>
          <w:b/>
          <w:bCs/>
        </w:rPr>
        <w:t>）</w:t>
      </w:r>
      <w:r>
        <w:rPr>
          <w:rFonts w:hint="eastAsia"/>
          <w:b/>
          <w:bCs/>
        </w:rPr>
        <w:t>P90</w:t>
      </w:r>
      <w:r>
        <w:rPr>
          <w:b/>
          <w:bCs/>
        </w:rPr>
        <w:t xml:space="preserve"> </w:t>
      </w:r>
      <w:r>
        <w:rPr>
          <w:rFonts w:hint="eastAsia"/>
          <w:b/>
          <w:bCs/>
        </w:rPr>
        <w:t>调度延迟</w:t>
      </w:r>
      <w:r>
        <w:rPr>
          <w:b/>
          <w:bCs/>
        </w:rPr>
        <w:t xml:space="preserve"> — s4/w3 · inst3</w:t>
      </w:r>
    </w:p>
    <w:p w14:paraId="3ACD171C" w14:textId="77777777" w:rsidR="00957881" w:rsidRDefault="00000000">
      <w:pPr>
        <w:pStyle w:val="CaptionedFigure"/>
      </w:pPr>
      <w:r>
        <w:rPr>
          <w:noProof/>
        </w:rPr>
        <w:drawing>
          <wp:inline distT="0" distB="0" distL="0" distR="0" wp14:anchorId="547D911D" wp14:editId="7034DFAC">
            <wp:extent cx="5753100" cy="2359417"/>
            <wp:effectExtent l="0" t="0" r="0" b="0"/>
            <wp:docPr id="208" name="Picture" descr="图 28 P90 调度延迟时序（s4, w3, inst3，n=3 中位数）"/>
            <wp:cNvGraphicFramePr/>
            <a:graphic xmlns:a="http://schemas.openxmlformats.org/drawingml/2006/main">
              <a:graphicData uri="http://schemas.openxmlformats.org/drawingml/2006/picture">
                <pic:pic xmlns:pic="http://schemas.openxmlformats.org/drawingml/2006/picture">
                  <pic:nvPicPr>
                    <pic:cNvPr id="209" name="Picture" descr="../figures/fig6-latency-p90-s4-w3-inst3.png"/>
                    <pic:cNvPicPr>
                      <a:picLocks noChangeAspect="1" noChangeArrowheads="1"/>
                    </pic:cNvPicPr>
                  </pic:nvPicPr>
                  <pic:blipFill>
                    <a:blip r:embed="rId35"/>
                    <a:stretch>
                      <a:fillRect/>
                    </a:stretch>
                  </pic:blipFill>
                  <pic:spPr bwMode="auto">
                    <a:xfrm>
                      <a:off x="0" y="0"/>
                      <a:ext cx="5753100" cy="2359417"/>
                    </a:xfrm>
                    <a:prstGeom prst="rect">
                      <a:avLst/>
                    </a:prstGeom>
                    <a:noFill/>
                    <a:ln w="9525">
                      <a:noFill/>
                      <a:headEnd/>
                      <a:tailEnd/>
                    </a:ln>
                  </pic:spPr>
                </pic:pic>
              </a:graphicData>
            </a:graphic>
          </wp:inline>
        </w:drawing>
      </w:r>
    </w:p>
    <w:p w14:paraId="68FC5B65" w14:textId="77777777" w:rsidR="00957881" w:rsidRDefault="00000000">
      <w:pPr>
        <w:pStyle w:val="ImageCaption"/>
      </w:pPr>
      <w:r>
        <w:rPr>
          <w:rFonts w:hint="eastAsia"/>
        </w:rPr>
        <w:t>图</w:t>
      </w:r>
      <w:r>
        <w:t xml:space="preserve"> 28 P90 </w:t>
      </w:r>
      <w:r>
        <w:rPr>
          <w:rFonts w:hint="eastAsia"/>
        </w:rPr>
        <w:t>调度延迟时序（</w:t>
      </w:r>
      <w:r>
        <w:rPr>
          <w:rFonts w:hint="eastAsia"/>
        </w:rPr>
        <w:t>s4,</w:t>
      </w:r>
      <w:r>
        <w:t xml:space="preserve"> w3, </w:t>
      </w:r>
      <w:r>
        <w:rPr>
          <w:rFonts w:hint="eastAsia"/>
        </w:rPr>
        <w:t>inst3</w:t>
      </w:r>
      <w:r>
        <w:rPr>
          <w:rFonts w:hint="eastAsia"/>
        </w:rPr>
        <w:t>，</w:t>
      </w:r>
      <w:r>
        <w:rPr>
          <w:rFonts w:hint="eastAsia"/>
        </w:rPr>
        <w:t>n=3</w:t>
      </w:r>
      <w:r>
        <w:t xml:space="preserve"> </w:t>
      </w:r>
      <w:r>
        <w:rPr>
          <w:rFonts w:hint="eastAsia"/>
        </w:rPr>
        <w:t>中位数）</w:t>
      </w:r>
    </w:p>
    <w:p w14:paraId="344B23CF" w14:textId="77777777" w:rsidR="00957881" w:rsidRDefault="00000000">
      <w:pPr>
        <w:pStyle w:val="BodyText"/>
        <w:ind w:firstLine="482"/>
      </w:pPr>
      <w:r>
        <w:rPr>
          <w:rFonts w:hint="eastAsia"/>
          <w:b/>
          <w:bCs/>
        </w:rPr>
        <w:t>（</w:t>
      </w:r>
      <w:r>
        <w:rPr>
          <w:rFonts w:hint="eastAsia"/>
          <w:b/>
          <w:bCs/>
        </w:rPr>
        <w:t>3</w:t>
      </w:r>
      <w:r>
        <w:rPr>
          <w:rFonts w:hint="eastAsia"/>
          <w:b/>
          <w:bCs/>
        </w:rPr>
        <w:t>）</w:t>
      </w:r>
      <w:r>
        <w:rPr>
          <w:rFonts w:hint="eastAsia"/>
          <w:b/>
          <w:bCs/>
        </w:rPr>
        <w:t>P99</w:t>
      </w:r>
      <w:r>
        <w:rPr>
          <w:b/>
          <w:bCs/>
        </w:rPr>
        <w:t xml:space="preserve"> </w:t>
      </w:r>
      <w:r>
        <w:rPr>
          <w:rFonts w:hint="eastAsia"/>
          <w:b/>
          <w:bCs/>
        </w:rPr>
        <w:t>调度延迟</w:t>
      </w:r>
      <w:r>
        <w:rPr>
          <w:b/>
          <w:bCs/>
        </w:rPr>
        <w:t xml:space="preserve"> — s4/w3 · inst3</w:t>
      </w:r>
    </w:p>
    <w:p w14:paraId="41A9882D" w14:textId="77777777" w:rsidR="00957881" w:rsidRDefault="00000000">
      <w:pPr>
        <w:pStyle w:val="CaptionedFigure"/>
      </w:pPr>
      <w:r>
        <w:rPr>
          <w:noProof/>
        </w:rPr>
        <w:lastRenderedPageBreak/>
        <w:drawing>
          <wp:inline distT="0" distB="0" distL="0" distR="0" wp14:anchorId="3775B708" wp14:editId="39FB76D0">
            <wp:extent cx="5753100" cy="2359417"/>
            <wp:effectExtent l="0" t="0" r="0" b="0"/>
            <wp:docPr id="211" name="Picture" descr="图 29 ENO 与 Gödel P99 调度延迟时序（s4, w3, inst3，n=3 中位数）"/>
            <wp:cNvGraphicFramePr/>
            <a:graphic xmlns:a="http://schemas.openxmlformats.org/drawingml/2006/main">
              <a:graphicData uri="http://schemas.openxmlformats.org/drawingml/2006/picture">
                <pic:pic xmlns:pic="http://schemas.openxmlformats.org/drawingml/2006/picture">
                  <pic:nvPicPr>
                    <pic:cNvPr id="212" name="Picture" descr="../figures/fig6-13-latency-p99-s4-w3-inst3.png"/>
                    <pic:cNvPicPr>
                      <a:picLocks noChangeAspect="1" noChangeArrowheads="1"/>
                    </pic:cNvPicPr>
                  </pic:nvPicPr>
                  <pic:blipFill>
                    <a:blip r:embed="rId36"/>
                    <a:stretch>
                      <a:fillRect/>
                    </a:stretch>
                  </pic:blipFill>
                  <pic:spPr bwMode="auto">
                    <a:xfrm>
                      <a:off x="0" y="0"/>
                      <a:ext cx="5753100" cy="2359417"/>
                    </a:xfrm>
                    <a:prstGeom prst="rect">
                      <a:avLst/>
                    </a:prstGeom>
                    <a:noFill/>
                    <a:ln w="9525">
                      <a:noFill/>
                      <a:headEnd/>
                      <a:tailEnd/>
                    </a:ln>
                  </pic:spPr>
                </pic:pic>
              </a:graphicData>
            </a:graphic>
          </wp:inline>
        </w:drawing>
      </w:r>
    </w:p>
    <w:p w14:paraId="1FDA073B" w14:textId="77777777" w:rsidR="00957881" w:rsidRDefault="00000000">
      <w:pPr>
        <w:pStyle w:val="ImageCaption"/>
      </w:pPr>
      <w:r>
        <w:rPr>
          <w:rFonts w:hint="eastAsia"/>
        </w:rPr>
        <w:t>图</w:t>
      </w:r>
      <w:r>
        <w:t xml:space="preserve"> 29 ENO </w:t>
      </w:r>
      <w:r>
        <w:rPr>
          <w:rFonts w:hint="eastAsia"/>
        </w:rPr>
        <w:t>与</w:t>
      </w:r>
      <w:r>
        <w:t xml:space="preserve"> Gödel P99 </w:t>
      </w:r>
      <w:r>
        <w:rPr>
          <w:rFonts w:hint="eastAsia"/>
        </w:rPr>
        <w:t>调度延迟时序（</w:t>
      </w:r>
      <w:r>
        <w:rPr>
          <w:rFonts w:hint="eastAsia"/>
        </w:rPr>
        <w:t>s4,</w:t>
      </w:r>
      <w:r>
        <w:t xml:space="preserve"> w3, </w:t>
      </w:r>
      <w:r>
        <w:rPr>
          <w:rFonts w:hint="eastAsia"/>
        </w:rPr>
        <w:t>inst3</w:t>
      </w:r>
      <w:r>
        <w:rPr>
          <w:rFonts w:hint="eastAsia"/>
        </w:rPr>
        <w:t>，</w:t>
      </w:r>
      <w:r>
        <w:rPr>
          <w:rFonts w:hint="eastAsia"/>
        </w:rPr>
        <w:t>n=3</w:t>
      </w:r>
      <w:r>
        <w:t xml:space="preserve"> </w:t>
      </w:r>
      <w:r>
        <w:rPr>
          <w:rFonts w:hint="eastAsia"/>
        </w:rPr>
        <w:t>中位数）</w:t>
      </w:r>
    </w:p>
    <w:p w14:paraId="0A5436F5" w14:textId="77777777" w:rsidR="00957881" w:rsidRDefault="00000000">
      <w:pPr>
        <w:pStyle w:val="BodyText"/>
      </w:pPr>
      <w:r>
        <w:rPr>
          <w:rFonts w:hint="eastAsia"/>
        </w:rPr>
        <w:t>结论：规模从</w:t>
      </w:r>
      <w:r>
        <w:t xml:space="preserve"> 5000 </w:t>
      </w:r>
      <w:r>
        <w:rPr>
          <w:rFonts w:hint="eastAsia"/>
        </w:rPr>
        <w:t>节点扩展到</w:t>
      </w:r>
      <w:r>
        <w:t xml:space="preserve"> 10000 </w:t>
      </w:r>
      <w:r>
        <w:rPr>
          <w:rFonts w:hint="eastAsia"/>
        </w:rPr>
        <w:t>节点后，两者的处理速度都有所下降：</w:t>
      </w:r>
      <w:r>
        <w:rPr>
          <w:rFonts w:hint="eastAsia"/>
        </w:rPr>
        <w:t>ENO</w:t>
      </w:r>
      <w:r>
        <w:t xml:space="preserve"> </w:t>
      </w:r>
      <w:r>
        <w:rPr>
          <w:rFonts w:hint="eastAsia"/>
        </w:rPr>
        <w:t>有效吞吐下降</w:t>
      </w:r>
      <w:r>
        <w:t xml:space="preserve"> 15.2%</w:t>
      </w:r>
      <w:r>
        <w:t>、</w:t>
      </w:r>
      <w:r>
        <w:t xml:space="preserve">P99 </w:t>
      </w:r>
      <w:r>
        <w:rPr>
          <w:rFonts w:hint="eastAsia"/>
        </w:rPr>
        <w:t>延迟上升</w:t>
      </w:r>
      <w:r>
        <w:t xml:space="preserve"> </w:t>
      </w:r>
      <w:r>
        <w:rPr>
          <w:rFonts w:hint="eastAsia"/>
        </w:rPr>
        <w:t>46.2%</w:t>
      </w:r>
      <w:r>
        <w:rPr>
          <w:rFonts w:hint="eastAsia"/>
        </w:rPr>
        <w:t>，</w:t>
      </w:r>
      <w:r>
        <w:rPr>
          <w:rFonts w:hint="eastAsia"/>
        </w:rPr>
        <w:t>Gödel</w:t>
      </w:r>
      <w:r>
        <w:t xml:space="preserve"> </w:t>
      </w:r>
      <w:r>
        <w:rPr>
          <w:rFonts w:hint="eastAsia"/>
        </w:rPr>
        <w:t>吞吐基本持平（</w:t>
      </w:r>
      <w:r>
        <w:rPr>
          <w:rFonts w:hint="eastAsia"/>
        </w:rPr>
        <w:t>-2.3%</w:t>
      </w:r>
      <w:r>
        <w:rPr>
          <w:rFonts w:hint="eastAsia"/>
        </w:rPr>
        <w:t>）但</w:t>
      </w:r>
      <w:r>
        <w:t xml:space="preserve"> P99 </w:t>
      </w:r>
      <w:r>
        <w:rPr>
          <w:rFonts w:hint="eastAsia"/>
        </w:rPr>
        <w:t>延迟上升</w:t>
      </w:r>
      <w:r>
        <w:t xml:space="preserve"> 86.7%</w:t>
      </w:r>
      <w:r>
        <w:t>。</w:t>
      </w:r>
      <w:r>
        <w:t xml:space="preserve">ENO </w:t>
      </w:r>
      <w:r>
        <w:rPr>
          <w:rFonts w:hint="eastAsia"/>
        </w:rPr>
        <w:t>在</w:t>
      </w:r>
      <w:r>
        <w:t xml:space="preserve"> s4 </w:t>
      </w:r>
      <w:r>
        <w:rPr>
          <w:rFonts w:hint="eastAsia"/>
        </w:rPr>
        <w:t>场景仍保持领先——有效吞吐</w:t>
      </w:r>
      <w:r>
        <w:t xml:space="preserve"> 296.7 </w:t>
      </w:r>
      <w:r>
        <w:rPr>
          <w:rFonts w:hint="eastAsia"/>
        </w:rPr>
        <w:t>对</w:t>
      </w:r>
      <w:r>
        <w:t xml:space="preserve"> 280.9 </w:t>
      </w:r>
      <w:r>
        <w:rPr>
          <w:rFonts w:hint="eastAsia"/>
        </w:rPr>
        <w:t>pods/s</w:t>
      </w:r>
      <w:r>
        <w:rPr>
          <w:rFonts w:hint="eastAsia"/>
        </w:rPr>
        <w:t>（</w:t>
      </w:r>
      <w:r>
        <w:rPr>
          <w:rFonts w:hint="eastAsia"/>
        </w:rPr>
        <w:t>+5.6%</w:t>
      </w:r>
      <w:r>
        <w:rPr>
          <w:rFonts w:hint="eastAsia"/>
        </w:rPr>
        <w:t>）、</w:t>
      </w:r>
      <w:r>
        <w:rPr>
          <w:rFonts w:hint="eastAsia"/>
        </w:rPr>
        <w:t>P99</w:t>
      </w:r>
      <w:r>
        <w:t xml:space="preserve"> </w:t>
      </w:r>
      <w:r>
        <w:rPr>
          <w:rFonts w:hint="eastAsia"/>
        </w:rPr>
        <w:t>延迟</w:t>
      </w:r>
      <w:r>
        <w:t xml:space="preserve"> 0.19 </w:t>
      </w:r>
      <w:r>
        <w:rPr>
          <w:rFonts w:hint="eastAsia"/>
        </w:rPr>
        <w:t>对</w:t>
      </w:r>
      <w:r>
        <w:t xml:space="preserve"> 0.28 </w:t>
      </w:r>
      <w:r>
        <w:rPr>
          <w:rFonts w:hint="eastAsia"/>
        </w:rPr>
        <w:t>s</w:t>
      </w:r>
      <w:r>
        <w:rPr>
          <w:rFonts w:hint="eastAsia"/>
        </w:rPr>
        <w:t>（低</w:t>
      </w:r>
      <w:r>
        <w:t xml:space="preserve"> </w:t>
      </w:r>
      <w:r>
        <w:rPr>
          <w:rFonts w:hint="eastAsia"/>
        </w:rPr>
        <w:t>33.4%</w:t>
      </w:r>
      <w:r>
        <w:rPr>
          <w:rFonts w:hint="eastAsia"/>
        </w:rPr>
        <w:t>），队列堆积峰值也明显更低（</w:t>
      </w:r>
      <w:r>
        <w:rPr>
          <w:rFonts w:hint="eastAsia"/>
        </w:rPr>
        <w:t>9</w:t>
      </w:r>
      <w:r>
        <w:t xml:space="preserve"> </w:t>
      </w:r>
      <w:r>
        <w:rPr>
          <w:rFonts w:hint="eastAsia"/>
        </w:rPr>
        <w:t>对</w:t>
      </w:r>
      <w:r>
        <w:t xml:space="preserve"> </w:t>
      </w:r>
      <w:r>
        <w:rPr>
          <w:rFonts w:hint="eastAsia"/>
        </w:rPr>
        <w:t>61</w:t>
      </w:r>
      <w:r>
        <w:rPr>
          <w:rFonts w:hint="eastAsia"/>
        </w:rPr>
        <w:t>）。需要指出的是，</w:t>
      </w:r>
      <w:r>
        <w:rPr>
          <w:rFonts w:hint="eastAsia"/>
        </w:rPr>
        <w:t>s3</w:t>
      </w:r>
      <w:r>
        <w:t xml:space="preserve"> </w:t>
      </w:r>
      <w:r>
        <w:rPr>
          <w:rFonts w:hint="eastAsia"/>
        </w:rPr>
        <w:t>与</w:t>
      </w:r>
      <w:r>
        <w:t xml:space="preserve"> s4 </w:t>
      </w:r>
      <w:r>
        <w:rPr>
          <w:rFonts w:hint="eastAsia"/>
        </w:rPr>
        <w:t>均固定使用</w:t>
      </w:r>
      <w:r>
        <w:t xml:space="preserve"> 3 </w:t>
      </w:r>
      <w:r>
        <w:rPr>
          <w:rFonts w:hint="eastAsia"/>
        </w:rPr>
        <w:t>个实例，规模翻倍而未同步增加实例数，因此本节反映的是”实例数不变、规模增长”的情形，</w:t>
      </w:r>
      <w:r>
        <w:rPr>
          <w:rFonts w:hint="eastAsia"/>
        </w:rPr>
        <w:t>ENO</w:t>
      </w:r>
      <w:r>
        <w:t xml:space="preserve"> </w:t>
      </w:r>
      <w:r>
        <w:rPr>
          <w:rFonts w:hint="eastAsia"/>
        </w:rPr>
        <w:t>吞吐的回落与这一设定有关（</w:t>
      </w:r>
      <w:r>
        <w:rPr>
          <w:rFonts w:hint="eastAsia"/>
        </w:rPr>
        <w:t>6.7</w:t>
      </w:r>
      <w:r>
        <w:t xml:space="preserve"> </w:t>
      </w:r>
      <w:r>
        <w:rPr>
          <w:rFonts w:hint="eastAsia"/>
        </w:rPr>
        <w:t>节）。</w:t>
      </w:r>
    </w:p>
    <w:p w14:paraId="5BCD0448" w14:textId="77777777" w:rsidR="00957881" w:rsidRDefault="00000000">
      <w:pPr>
        <w:pStyle w:val="Heading3"/>
        <w:spacing w:before="156" w:after="156"/>
      </w:pPr>
      <w:bookmarkStart w:id="372" w:name="实例数扩展inst1-inst3s3-w3"/>
      <w:bookmarkEnd w:id="371"/>
      <w:r>
        <w:t>6.5.4</w:t>
      </w:r>
      <w:r>
        <w:t xml:space="preserve">　</w:t>
      </w:r>
      <w:r>
        <w:rPr>
          <w:rFonts w:hint="eastAsia"/>
        </w:rPr>
        <w:t>实例数扩展：</w:t>
      </w:r>
      <w:r>
        <w:rPr>
          <w:rFonts w:hint="eastAsia"/>
        </w:rPr>
        <w:t>inst1</w:t>
      </w:r>
      <w:r>
        <w:t xml:space="preserve"> → </w:t>
      </w:r>
      <w:r>
        <w:rPr>
          <w:rFonts w:hint="eastAsia"/>
        </w:rPr>
        <w:t>inst3</w:t>
      </w:r>
      <w:r>
        <w:rPr>
          <w:rFonts w:hint="eastAsia"/>
        </w:rPr>
        <w:t>（</w:t>
      </w:r>
      <w:r>
        <w:rPr>
          <w:rFonts w:hint="eastAsia"/>
        </w:rPr>
        <w:t>s3,</w:t>
      </w:r>
      <w:r>
        <w:t xml:space="preserve"> </w:t>
      </w:r>
      <w:r>
        <w:rPr>
          <w:rFonts w:hint="eastAsia"/>
        </w:rPr>
        <w:t>w3</w:t>
      </w:r>
      <w:r>
        <w:rPr>
          <w:rFonts w:hint="eastAsia"/>
        </w:rPr>
        <w:t>）</w:t>
      </w:r>
    </w:p>
    <w:p w14:paraId="632A2F99" w14:textId="77777777" w:rsidR="00957881" w:rsidRDefault="00000000">
      <w:pPr>
        <w:pStyle w:val="FirstParagraph"/>
      </w:pPr>
      <w:r>
        <w:rPr>
          <w:rFonts w:hint="eastAsia"/>
        </w:rPr>
        <w:t>表</w:t>
      </w:r>
      <w:r>
        <w:t xml:space="preserve"> 13 </w:t>
      </w:r>
      <w:r>
        <w:rPr>
          <w:rFonts w:hint="eastAsia"/>
        </w:rPr>
        <w:t>给出</w:t>
      </w:r>
      <w:r>
        <w:t xml:space="preserve"> s3/w3 </w:t>
      </w:r>
      <w:r>
        <w:rPr>
          <w:rFonts w:hint="eastAsia"/>
        </w:rPr>
        <w:t>场景下调度器实例数从</w:t>
      </w:r>
      <w:r>
        <w:t xml:space="preserve"> 1 </w:t>
      </w:r>
      <w:r>
        <w:rPr>
          <w:rFonts w:hint="eastAsia"/>
        </w:rPr>
        <w:t>增加到</w:t>
      </w:r>
      <w:r>
        <w:t xml:space="preserve"> 3 </w:t>
      </w:r>
      <w:r>
        <w:rPr>
          <w:rFonts w:hint="eastAsia"/>
        </w:rPr>
        <w:t>时的指标变化；图</w:t>
      </w:r>
      <w:r>
        <w:t xml:space="preserve"> 30~32 </w:t>
      </w:r>
      <w:r>
        <w:rPr>
          <w:rFonts w:hint="eastAsia"/>
        </w:rPr>
        <w:t>给出</w:t>
      </w:r>
      <w:r>
        <w:t xml:space="preserve"> s3/w3/inst3 </w:t>
      </w:r>
      <w:r>
        <w:rPr>
          <w:rFonts w:hint="eastAsia"/>
        </w:rPr>
        <w:t>场景下的调度吞吐、</w:t>
      </w:r>
      <w:r>
        <w:rPr>
          <w:rFonts w:hint="eastAsia"/>
        </w:rPr>
        <w:t>P90</w:t>
      </w:r>
      <w:r>
        <w:t xml:space="preserve"> </w:t>
      </w:r>
      <w:r>
        <w:rPr>
          <w:rFonts w:hint="eastAsia"/>
        </w:rPr>
        <w:t>与</w:t>
      </w:r>
      <w:r>
        <w:t xml:space="preserve"> P99 </w:t>
      </w:r>
      <w:r>
        <w:rPr>
          <w:rFonts w:hint="eastAsia"/>
        </w:rPr>
        <w:t>延迟时序，与</w:t>
      </w:r>
      <w:r>
        <w:t xml:space="preserve"> 6.5.1 </w:t>
      </w:r>
      <w:r>
        <w:rPr>
          <w:rFonts w:hint="eastAsia"/>
        </w:rPr>
        <w:t>节</w:t>
      </w:r>
      <w:r>
        <w:t xml:space="preserve"> inst1 </w:t>
      </w:r>
      <w:r>
        <w:rPr>
          <w:rFonts w:hint="eastAsia"/>
        </w:rPr>
        <w:t>时序形成</w:t>
      </w:r>
      <w:r>
        <w:t xml:space="preserve"> 1 vs 3 </w:t>
      </w:r>
      <w:r>
        <w:rPr>
          <w:rFonts w:hint="eastAsia"/>
        </w:rPr>
        <w:t>对照。</w:t>
      </w:r>
    </w:p>
    <w:p w14:paraId="6470DA92" w14:textId="77777777" w:rsidR="00957881" w:rsidRDefault="00000000">
      <w:pPr>
        <w:pStyle w:val="TableCaption"/>
      </w:pPr>
      <w:r>
        <w:rPr>
          <w:rFonts w:hint="eastAsia"/>
        </w:rPr>
        <w:t>表</w:t>
      </w:r>
      <w:r>
        <w:t xml:space="preserve"> 13 inst1 → inst3 </w:t>
      </w:r>
      <w:r>
        <w:rPr>
          <w:rFonts w:hint="eastAsia"/>
        </w:rPr>
        <w:t>实例扩展下的关键指标变化（</w:t>
      </w:r>
      <w:r>
        <w:rPr>
          <w:rFonts w:hint="eastAsia"/>
        </w:rPr>
        <w:t>s3,</w:t>
      </w:r>
      <w:r>
        <w:t xml:space="preserve"> </w:t>
      </w:r>
      <w:r>
        <w:rPr>
          <w:rFonts w:hint="eastAsia"/>
        </w:rPr>
        <w:t>w3</w:t>
      </w:r>
      <w:r>
        <w:rPr>
          <w:rFonts w:hint="eastAsia"/>
        </w:rPr>
        <w:t>）</w:t>
      </w:r>
    </w:p>
    <w:tbl>
      <w:tblPr>
        <w:tblStyle w:val="Table"/>
        <w:tblW w:w="9072" w:type="dxa"/>
        <w:tblInd w:w="0" w:type="dxa"/>
        <w:tblLayout w:type="fixed"/>
        <w:tblLook w:val="0020" w:firstRow="1" w:lastRow="0" w:firstColumn="0" w:lastColumn="0" w:noHBand="0" w:noVBand="0"/>
        <w:tblCaption w:val="表 13 inst1 → inst3 实例扩展下的关键指标变化（s3, w3）"/>
      </w:tblPr>
      <w:tblGrid>
        <w:gridCol w:w="3024"/>
        <w:gridCol w:w="3024"/>
        <w:gridCol w:w="3024"/>
      </w:tblGrid>
      <w:tr w:rsidR="00957881" w14:paraId="3919C39C" w14:textId="77777777" w:rsidTr="00957881">
        <w:trPr>
          <w:cnfStyle w:val="100000000000" w:firstRow="1" w:lastRow="0" w:firstColumn="0" w:lastColumn="0" w:oddVBand="0" w:evenVBand="0" w:oddHBand="0" w:evenHBand="0" w:firstRowFirstColumn="0" w:firstRowLastColumn="0" w:lastRowFirstColumn="0" w:lastRowLastColumn="0"/>
          <w:tblHeader/>
        </w:trPr>
        <w:tc>
          <w:tcPr>
            <w:tcW w:w="3024" w:type="dxa"/>
          </w:tcPr>
          <w:p w14:paraId="587DF2A5" w14:textId="77777777" w:rsidR="00957881" w:rsidRDefault="00000000">
            <w:pPr>
              <w:pStyle w:val="TableCell"/>
            </w:pPr>
            <w:r>
              <w:rPr>
                <w:rFonts w:hint="eastAsia"/>
              </w:rPr>
              <w:t>指标</w:t>
            </w:r>
          </w:p>
        </w:tc>
        <w:tc>
          <w:tcPr>
            <w:tcW w:w="3024" w:type="dxa"/>
          </w:tcPr>
          <w:p w14:paraId="72D29B73" w14:textId="77777777" w:rsidR="00957881" w:rsidRDefault="00000000">
            <w:pPr>
              <w:pStyle w:val="TableCell"/>
            </w:pPr>
            <w:r>
              <w:rPr>
                <w:rFonts w:hint="eastAsia"/>
              </w:rPr>
              <w:t>ENO</w:t>
            </w:r>
            <w:r>
              <w:rPr>
                <w:rFonts w:hint="eastAsia"/>
              </w:rPr>
              <w:t>（</w:t>
            </w:r>
            <w:r>
              <w:rPr>
                <w:rFonts w:hint="eastAsia"/>
              </w:rPr>
              <w:t>inst1</w:t>
            </w:r>
            <w:r>
              <w:rPr>
                <w:rFonts w:hint="eastAsia"/>
              </w:rPr>
              <w:t>→</w:t>
            </w:r>
            <w:r>
              <w:rPr>
                <w:rFonts w:hint="eastAsia"/>
              </w:rPr>
              <w:t>inst3</w:t>
            </w:r>
            <w:r>
              <w:rPr>
                <w:rFonts w:hint="eastAsia"/>
              </w:rPr>
              <w:t>）</w:t>
            </w:r>
          </w:p>
        </w:tc>
        <w:tc>
          <w:tcPr>
            <w:tcW w:w="3024" w:type="dxa"/>
          </w:tcPr>
          <w:p w14:paraId="14A2801E" w14:textId="77777777" w:rsidR="00957881" w:rsidRDefault="00000000">
            <w:pPr>
              <w:pStyle w:val="TableCell"/>
            </w:pPr>
            <w:r>
              <w:rPr>
                <w:rFonts w:hint="eastAsia"/>
              </w:rPr>
              <w:t>Gödel</w:t>
            </w:r>
            <w:r>
              <w:rPr>
                <w:rFonts w:hint="eastAsia"/>
              </w:rPr>
              <w:t>（</w:t>
            </w:r>
            <w:r>
              <w:rPr>
                <w:rFonts w:hint="eastAsia"/>
              </w:rPr>
              <w:t>inst1</w:t>
            </w:r>
            <w:r>
              <w:rPr>
                <w:rFonts w:hint="eastAsia"/>
              </w:rPr>
              <w:t>→</w:t>
            </w:r>
            <w:r>
              <w:rPr>
                <w:rFonts w:hint="eastAsia"/>
              </w:rPr>
              <w:t>inst3</w:t>
            </w:r>
            <w:r>
              <w:rPr>
                <w:rFonts w:hint="eastAsia"/>
              </w:rPr>
              <w:t>）</w:t>
            </w:r>
          </w:p>
        </w:tc>
      </w:tr>
      <w:tr w:rsidR="00957881" w14:paraId="05950DF2" w14:textId="77777777">
        <w:tc>
          <w:tcPr>
            <w:tcW w:w="3024" w:type="dxa"/>
          </w:tcPr>
          <w:p w14:paraId="2C7200CE" w14:textId="77777777" w:rsidR="00957881" w:rsidRDefault="00000000">
            <w:pPr>
              <w:pStyle w:val="TableCell"/>
            </w:pPr>
            <w:r>
              <w:rPr>
                <w:rFonts w:hint="eastAsia"/>
              </w:rPr>
              <w:t>有效吞吐（</w:t>
            </w:r>
            <w:r>
              <w:rPr>
                <w:rFonts w:hint="eastAsia"/>
              </w:rPr>
              <w:t>pods/s</w:t>
            </w:r>
            <w:r>
              <w:rPr>
                <w:rFonts w:hint="eastAsia"/>
              </w:rPr>
              <w:t>）</w:t>
            </w:r>
          </w:p>
        </w:tc>
        <w:tc>
          <w:tcPr>
            <w:tcW w:w="3024" w:type="dxa"/>
          </w:tcPr>
          <w:p w14:paraId="2C959D1A" w14:textId="77777777" w:rsidR="00957881" w:rsidRDefault="00000000">
            <w:pPr>
              <w:pStyle w:val="TableCell"/>
            </w:pPr>
            <w:r>
              <w:t xml:space="preserve">297.6 → </w:t>
            </w:r>
            <w:r>
              <w:rPr>
                <w:rFonts w:hint="eastAsia"/>
              </w:rPr>
              <w:t>349.7</w:t>
            </w:r>
            <w:r>
              <w:rPr>
                <w:rFonts w:hint="eastAsia"/>
              </w:rPr>
              <w:t>（</w:t>
            </w:r>
            <w:r>
              <w:rPr>
                <w:rFonts w:hint="eastAsia"/>
              </w:rPr>
              <w:t>+17.5%</w:t>
            </w:r>
            <w:r>
              <w:rPr>
                <w:rFonts w:hint="eastAsia"/>
              </w:rPr>
              <w:t>）</w:t>
            </w:r>
          </w:p>
        </w:tc>
        <w:tc>
          <w:tcPr>
            <w:tcW w:w="3024" w:type="dxa"/>
          </w:tcPr>
          <w:p w14:paraId="02B8C61E" w14:textId="77777777" w:rsidR="00957881" w:rsidRDefault="00000000">
            <w:pPr>
              <w:pStyle w:val="TableCell"/>
            </w:pPr>
            <w:r>
              <w:t xml:space="preserve">283.3 → </w:t>
            </w:r>
            <w:r>
              <w:rPr>
                <w:rFonts w:hint="eastAsia"/>
              </w:rPr>
              <w:t>287.4</w:t>
            </w:r>
            <w:r>
              <w:rPr>
                <w:rFonts w:hint="eastAsia"/>
              </w:rPr>
              <w:t>（</w:t>
            </w:r>
            <w:r>
              <w:rPr>
                <w:rFonts w:hint="eastAsia"/>
              </w:rPr>
              <w:t>+1.4%</w:t>
            </w:r>
            <w:r>
              <w:rPr>
                <w:rFonts w:hint="eastAsia"/>
              </w:rPr>
              <w:t>）</w:t>
            </w:r>
          </w:p>
        </w:tc>
      </w:tr>
      <w:tr w:rsidR="00957881" w14:paraId="44177424" w14:textId="77777777">
        <w:tc>
          <w:tcPr>
            <w:tcW w:w="3024" w:type="dxa"/>
          </w:tcPr>
          <w:p w14:paraId="4244B45D" w14:textId="77777777" w:rsidR="00957881" w:rsidRDefault="00000000">
            <w:pPr>
              <w:pStyle w:val="TableCell"/>
            </w:pPr>
            <w:r>
              <w:rPr>
                <w:rFonts w:hint="eastAsia"/>
              </w:rPr>
              <w:t>峰值吞吐（</w:t>
            </w:r>
            <w:r>
              <w:rPr>
                <w:rFonts w:hint="eastAsia"/>
              </w:rPr>
              <w:t>pods/s</w:t>
            </w:r>
            <w:r>
              <w:rPr>
                <w:rFonts w:hint="eastAsia"/>
              </w:rPr>
              <w:t>）</w:t>
            </w:r>
          </w:p>
        </w:tc>
        <w:tc>
          <w:tcPr>
            <w:tcW w:w="3024" w:type="dxa"/>
          </w:tcPr>
          <w:p w14:paraId="60C82E24" w14:textId="77777777" w:rsidR="00957881" w:rsidRDefault="00000000">
            <w:pPr>
              <w:pStyle w:val="TableCell"/>
            </w:pPr>
            <w:r>
              <w:t xml:space="preserve">858.2 → </w:t>
            </w:r>
            <w:r>
              <w:rPr>
                <w:rFonts w:hint="eastAsia"/>
              </w:rPr>
              <w:t>1023.1</w:t>
            </w:r>
            <w:r>
              <w:rPr>
                <w:rFonts w:hint="eastAsia"/>
              </w:rPr>
              <w:t>（</w:t>
            </w:r>
            <w:r>
              <w:rPr>
                <w:rFonts w:hint="eastAsia"/>
              </w:rPr>
              <w:t>+19.2%</w:t>
            </w:r>
            <w:r>
              <w:rPr>
                <w:rFonts w:hint="eastAsia"/>
              </w:rPr>
              <w:t>）</w:t>
            </w:r>
          </w:p>
        </w:tc>
        <w:tc>
          <w:tcPr>
            <w:tcW w:w="3024" w:type="dxa"/>
          </w:tcPr>
          <w:p w14:paraId="7A9F15E2" w14:textId="77777777" w:rsidR="00957881" w:rsidRDefault="00000000">
            <w:pPr>
              <w:pStyle w:val="TableCell"/>
            </w:pPr>
            <w:r>
              <w:t xml:space="preserve">752.8 → </w:t>
            </w:r>
            <w:r>
              <w:rPr>
                <w:rFonts w:hint="eastAsia"/>
              </w:rPr>
              <w:t>999.5</w:t>
            </w:r>
            <w:r>
              <w:rPr>
                <w:rFonts w:hint="eastAsia"/>
              </w:rPr>
              <w:t>（</w:t>
            </w:r>
            <w:r>
              <w:rPr>
                <w:rFonts w:hint="eastAsia"/>
              </w:rPr>
              <w:t>+32.8%</w:t>
            </w:r>
            <w:r>
              <w:rPr>
                <w:rFonts w:hint="eastAsia"/>
              </w:rPr>
              <w:t>）</w:t>
            </w:r>
          </w:p>
        </w:tc>
      </w:tr>
      <w:tr w:rsidR="00957881" w14:paraId="30DE4579" w14:textId="77777777">
        <w:tc>
          <w:tcPr>
            <w:tcW w:w="3024" w:type="dxa"/>
          </w:tcPr>
          <w:p w14:paraId="52CF5847" w14:textId="77777777" w:rsidR="00957881" w:rsidRDefault="00000000">
            <w:pPr>
              <w:pStyle w:val="TableCell"/>
            </w:pPr>
            <w:r>
              <w:t xml:space="preserve">P99 </w:t>
            </w:r>
            <w:r>
              <w:rPr>
                <w:rFonts w:hint="eastAsia"/>
              </w:rPr>
              <w:t>调度延迟（秒）</w:t>
            </w:r>
          </w:p>
        </w:tc>
        <w:tc>
          <w:tcPr>
            <w:tcW w:w="3024" w:type="dxa"/>
          </w:tcPr>
          <w:p w14:paraId="777A7567" w14:textId="77777777" w:rsidR="00957881" w:rsidRDefault="00000000">
            <w:pPr>
              <w:pStyle w:val="TableCell"/>
            </w:pPr>
            <w:r>
              <w:t xml:space="preserve">16.22 → </w:t>
            </w:r>
            <w:r>
              <w:rPr>
                <w:rFonts w:hint="eastAsia"/>
              </w:rPr>
              <w:t>0.13</w:t>
            </w:r>
            <w:r>
              <w:rPr>
                <w:rFonts w:hint="eastAsia"/>
              </w:rPr>
              <w:t>（</w:t>
            </w:r>
            <w:r>
              <w:rPr>
                <w:rFonts w:hint="eastAsia"/>
              </w:rPr>
              <w:t>-99.2%</w:t>
            </w:r>
            <w:r>
              <w:rPr>
                <w:rFonts w:hint="eastAsia"/>
              </w:rPr>
              <w:t>）</w:t>
            </w:r>
          </w:p>
        </w:tc>
        <w:tc>
          <w:tcPr>
            <w:tcW w:w="3024" w:type="dxa"/>
          </w:tcPr>
          <w:p w14:paraId="2FF6F9EA" w14:textId="77777777" w:rsidR="00957881" w:rsidRDefault="00000000">
            <w:pPr>
              <w:pStyle w:val="TableCell"/>
            </w:pPr>
            <w:r>
              <w:t xml:space="preserve">32.57 → </w:t>
            </w:r>
            <w:r>
              <w:rPr>
                <w:rFonts w:hint="eastAsia"/>
              </w:rPr>
              <w:t>0.15</w:t>
            </w:r>
            <w:r>
              <w:rPr>
                <w:rFonts w:hint="eastAsia"/>
              </w:rPr>
              <w:t>（</w:t>
            </w:r>
            <w:r>
              <w:rPr>
                <w:rFonts w:hint="eastAsia"/>
              </w:rPr>
              <w:t>-99.5%</w:t>
            </w:r>
            <w:r>
              <w:rPr>
                <w:rFonts w:hint="eastAsia"/>
              </w:rPr>
              <w:t>）</w:t>
            </w:r>
          </w:p>
        </w:tc>
      </w:tr>
      <w:tr w:rsidR="00957881" w14:paraId="20E8BBFA" w14:textId="77777777">
        <w:tc>
          <w:tcPr>
            <w:tcW w:w="3024" w:type="dxa"/>
          </w:tcPr>
          <w:p w14:paraId="5A1C0706" w14:textId="77777777" w:rsidR="00957881" w:rsidRDefault="00000000">
            <w:pPr>
              <w:pStyle w:val="TableCell"/>
            </w:pPr>
            <w:r>
              <w:t xml:space="preserve">Pod E2E </w:t>
            </w:r>
            <w:r>
              <w:rPr>
                <w:rFonts w:hint="eastAsia"/>
              </w:rPr>
              <w:t>延迟</w:t>
            </w:r>
            <w:r>
              <w:t xml:space="preserve"> </w:t>
            </w:r>
            <w:r>
              <w:rPr>
                <w:rFonts w:hint="eastAsia"/>
              </w:rPr>
              <w:t>P99</w:t>
            </w:r>
            <w:r>
              <w:rPr>
                <w:rFonts w:hint="eastAsia"/>
              </w:rPr>
              <w:t>（秒）</w:t>
            </w:r>
          </w:p>
        </w:tc>
        <w:tc>
          <w:tcPr>
            <w:tcW w:w="3024" w:type="dxa"/>
          </w:tcPr>
          <w:p w14:paraId="004669BE" w14:textId="77777777" w:rsidR="00957881" w:rsidRDefault="00000000">
            <w:pPr>
              <w:pStyle w:val="TableCell"/>
            </w:pPr>
            <w:r>
              <w:t xml:space="preserve">16.22 → </w:t>
            </w:r>
            <w:r>
              <w:rPr>
                <w:rFonts w:hint="eastAsia"/>
              </w:rPr>
              <w:t>0.45</w:t>
            </w:r>
            <w:r>
              <w:rPr>
                <w:rFonts w:hint="eastAsia"/>
              </w:rPr>
              <w:t>（</w:t>
            </w:r>
            <w:r>
              <w:rPr>
                <w:rFonts w:hint="eastAsia"/>
              </w:rPr>
              <w:t>-97.2%</w:t>
            </w:r>
            <w:r>
              <w:rPr>
                <w:rFonts w:hint="eastAsia"/>
              </w:rPr>
              <w:t>）</w:t>
            </w:r>
          </w:p>
        </w:tc>
        <w:tc>
          <w:tcPr>
            <w:tcW w:w="3024" w:type="dxa"/>
          </w:tcPr>
          <w:p w14:paraId="28535B77" w14:textId="77777777" w:rsidR="00957881" w:rsidRDefault="00000000">
            <w:pPr>
              <w:pStyle w:val="TableCell"/>
            </w:pPr>
            <w:r>
              <w:t xml:space="preserve">32.50 → </w:t>
            </w:r>
            <w:r>
              <w:rPr>
                <w:rFonts w:hint="eastAsia"/>
              </w:rPr>
              <w:t>0.93</w:t>
            </w:r>
            <w:r>
              <w:rPr>
                <w:rFonts w:hint="eastAsia"/>
              </w:rPr>
              <w:t>（</w:t>
            </w:r>
            <w:r>
              <w:rPr>
                <w:rFonts w:hint="eastAsia"/>
              </w:rPr>
              <w:t>-97.1%</w:t>
            </w:r>
            <w:r>
              <w:rPr>
                <w:rFonts w:hint="eastAsia"/>
              </w:rPr>
              <w:t>）</w:t>
            </w:r>
          </w:p>
        </w:tc>
      </w:tr>
      <w:tr w:rsidR="00957881" w14:paraId="5DB551FE" w14:textId="77777777">
        <w:tc>
          <w:tcPr>
            <w:tcW w:w="3024" w:type="dxa"/>
          </w:tcPr>
          <w:p w14:paraId="1B801C39" w14:textId="77777777" w:rsidR="00957881" w:rsidRDefault="00000000">
            <w:pPr>
              <w:pStyle w:val="TableCell"/>
            </w:pPr>
            <w:r>
              <w:rPr>
                <w:rFonts w:hint="eastAsia"/>
              </w:rPr>
              <w:t>队列堆积峰值（</w:t>
            </w:r>
            <w:r>
              <w:rPr>
                <w:rFonts w:hint="eastAsia"/>
              </w:rPr>
              <w:t>pods</w:t>
            </w:r>
            <w:r>
              <w:rPr>
                <w:rFonts w:hint="eastAsia"/>
              </w:rPr>
              <w:t>）</w:t>
            </w:r>
          </w:p>
        </w:tc>
        <w:tc>
          <w:tcPr>
            <w:tcW w:w="3024" w:type="dxa"/>
          </w:tcPr>
          <w:p w14:paraId="1CC7653D" w14:textId="77777777" w:rsidR="00957881" w:rsidRDefault="00000000">
            <w:pPr>
              <w:pStyle w:val="TableCell"/>
            </w:pPr>
            <w:r>
              <w:t>14 698 → 20</w:t>
            </w:r>
          </w:p>
        </w:tc>
        <w:tc>
          <w:tcPr>
            <w:tcW w:w="3024" w:type="dxa"/>
          </w:tcPr>
          <w:p w14:paraId="2883A749" w14:textId="77777777" w:rsidR="00957881" w:rsidRDefault="00000000">
            <w:pPr>
              <w:pStyle w:val="TableCell"/>
            </w:pPr>
            <w:r>
              <w:t>22 652 → 16</w:t>
            </w:r>
          </w:p>
        </w:tc>
      </w:tr>
    </w:tbl>
    <w:p w14:paraId="10175924" w14:textId="77777777" w:rsidR="00957881" w:rsidRDefault="00000000">
      <w:pPr>
        <w:pStyle w:val="BodyText"/>
        <w:ind w:firstLine="482"/>
      </w:pPr>
      <w:r>
        <w:rPr>
          <w:rFonts w:hint="eastAsia"/>
          <w:b/>
          <w:bCs/>
        </w:rPr>
        <w:t>（</w:t>
      </w:r>
      <w:r>
        <w:rPr>
          <w:rFonts w:hint="eastAsia"/>
          <w:b/>
          <w:bCs/>
        </w:rPr>
        <w:t>1</w:t>
      </w:r>
      <w:r>
        <w:rPr>
          <w:rFonts w:hint="eastAsia"/>
          <w:b/>
          <w:bCs/>
        </w:rPr>
        <w:t>）调度吞吐</w:t>
      </w:r>
      <w:r>
        <w:rPr>
          <w:b/>
          <w:bCs/>
        </w:rPr>
        <w:t xml:space="preserve"> — s3/w3 · inst3</w:t>
      </w:r>
    </w:p>
    <w:p w14:paraId="6AC361B7" w14:textId="77777777" w:rsidR="00957881" w:rsidRDefault="00000000">
      <w:pPr>
        <w:pStyle w:val="CaptionedFigure"/>
      </w:pPr>
      <w:r>
        <w:rPr>
          <w:noProof/>
        </w:rPr>
        <w:lastRenderedPageBreak/>
        <w:drawing>
          <wp:inline distT="0" distB="0" distL="0" distR="0" wp14:anchorId="7F09D948" wp14:editId="37E1A98D">
            <wp:extent cx="5753100" cy="2359417"/>
            <wp:effectExtent l="0" t="0" r="0" b="0"/>
            <wp:docPr id="215" name="Picture" descr="图 30 ENO 与 Gödel 调度吞吐时序（s3, w3, inst3，n=3 中位数）"/>
            <wp:cNvGraphicFramePr/>
            <a:graphic xmlns:a="http://schemas.openxmlformats.org/drawingml/2006/main">
              <a:graphicData uri="http://schemas.openxmlformats.org/drawingml/2006/picture">
                <pic:pic xmlns:pic="http://schemas.openxmlformats.org/drawingml/2006/picture">
                  <pic:nvPicPr>
                    <pic:cNvPr id="216" name="Picture" descr="../figures/fig6-16-throughput-s3-w3-inst3.png"/>
                    <pic:cNvPicPr>
                      <a:picLocks noChangeAspect="1" noChangeArrowheads="1"/>
                    </pic:cNvPicPr>
                  </pic:nvPicPr>
                  <pic:blipFill>
                    <a:blip r:embed="rId37"/>
                    <a:stretch>
                      <a:fillRect/>
                    </a:stretch>
                  </pic:blipFill>
                  <pic:spPr bwMode="auto">
                    <a:xfrm>
                      <a:off x="0" y="0"/>
                      <a:ext cx="5753100" cy="2359417"/>
                    </a:xfrm>
                    <a:prstGeom prst="rect">
                      <a:avLst/>
                    </a:prstGeom>
                    <a:noFill/>
                    <a:ln w="9525">
                      <a:noFill/>
                      <a:headEnd/>
                      <a:tailEnd/>
                    </a:ln>
                  </pic:spPr>
                </pic:pic>
              </a:graphicData>
            </a:graphic>
          </wp:inline>
        </w:drawing>
      </w:r>
    </w:p>
    <w:p w14:paraId="648886B0" w14:textId="77777777" w:rsidR="00957881" w:rsidRDefault="00000000">
      <w:pPr>
        <w:pStyle w:val="ImageCaption"/>
      </w:pPr>
      <w:r>
        <w:rPr>
          <w:rFonts w:hint="eastAsia"/>
        </w:rPr>
        <w:t>图</w:t>
      </w:r>
      <w:r>
        <w:t xml:space="preserve"> 30 ENO </w:t>
      </w:r>
      <w:r>
        <w:rPr>
          <w:rFonts w:hint="eastAsia"/>
        </w:rPr>
        <w:t>与</w:t>
      </w:r>
      <w:r>
        <w:t xml:space="preserve"> Gödel </w:t>
      </w:r>
      <w:r>
        <w:rPr>
          <w:rFonts w:hint="eastAsia"/>
        </w:rPr>
        <w:t>调度吞吐时序（</w:t>
      </w:r>
      <w:r>
        <w:rPr>
          <w:rFonts w:hint="eastAsia"/>
        </w:rPr>
        <w:t>s3,</w:t>
      </w:r>
      <w:r>
        <w:t xml:space="preserve"> w3, </w:t>
      </w:r>
      <w:r>
        <w:rPr>
          <w:rFonts w:hint="eastAsia"/>
        </w:rPr>
        <w:t>inst3</w:t>
      </w:r>
      <w:r>
        <w:rPr>
          <w:rFonts w:hint="eastAsia"/>
        </w:rPr>
        <w:t>，</w:t>
      </w:r>
      <w:r>
        <w:rPr>
          <w:rFonts w:hint="eastAsia"/>
        </w:rPr>
        <w:t>n=3</w:t>
      </w:r>
      <w:r>
        <w:t xml:space="preserve"> </w:t>
      </w:r>
      <w:r>
        <w:rPr>
          <w:rFonts w:hint="eastAsia"/>
        </w:rPr>
        <w:t>中位数）</w:t>
      </w:r>
    </w:p>
    <w:p w14:paraId="64A40CA4" w14:textId="77777777" w:rsidR="00957881" w:rsidRDefault="00000000">
      <w:pPr>
        <w:pStyle w:val="BodyText"/>
        <w:ind w:firstLine="482"/>
      </w:pPr>
      <w:r>
        <w:rPr>
          <w:rFonts w:hint="eastAsia"/>
          <w:b/>
          <w:bCs/>
        </w:rPr>
        <w:t>（</w:t>
      </w:r>
      <w:r>
        <w:rPr>
          <w:rFonts w:hint="eastAsia"/>
          <w:b/>
          <w:bCs/>
        </w:rPr>
        <w:t>2</w:t>
      </w:r>
      <w:r>
        <w:rPr>
          <w:rFonts w:hint="eastAsia"/>
          <w:b/>
          <w:bCs/>
        </w:rPr>
        <w:t>）</w:t>
      </w:r>
      <w:r>
        <w:rPr>
          <w:rFonts w:hint="eastAsia"/>
          <w:b/>
          <w:bCs/>
        </w:rPr>
        <w:t>P90</w:t>
      </w:r>
      <w:r>
        <w:rPr>
          <w:b/>
          <w:bCs/>
        </w:rPr>
        <w:t xml:space="preserve"> </w:t>
      </w:r>
      <w:r>
        <w:rPr>
          <w:rFonts w:hint="eastAsia"/>
          <w:b/>
          <w:bCs/>
        </w:rPr>
        <w:t>调度延迟</w:t>
      </w:r>
      <w:r>
        <w:rPr>
          <w:b/>
          <w:bCs/>
        </w:rPr>
        <w:t xml:space="preserve"> — s3/w3 · inst3</w:t>
      </w:r>
    </w:p>
    <w:p w14:paraId="0485CF57" w14:textId="77777777" w:rsidR="00957881" w:rsidRDefault="00000000">
      <w:pPr>
        <w:pStyle w:val="CaptionedFigure"/>
      </w:pPr>
      <w:r>
        <w:rPr>
          <w:noProof/>
        </w:rPr>
        <w:drawing>
          <wp:inline distT="0" distB="0" distL="0" distR="0" wp14:anchorId="67324C94" wp14:editId="0FB0B91D">
            <wp:extent cx="5753100" cy="2359417"/>
            <wp:effectExtent l="0" t="0" r="0" b="0"/>
            <wp:docPr id="218" name="Picture" descr="图 31 P90 调度延迟时序（s3, w3, inst3，n=3 中位数）"/>
            <wp:cNvGraphicFramePr/>
            <a:graphic xmlns:a="http://schemas.openxmlformats.org/drawingml/2006/main">
              <a:graphicData uri="http://schemas.openxmlformats.org/drawingml/2006/picture">
                <pic:pic xmlns:pic="http://schemas.openxmlformats.org/drawingml/2006/picture">
                  <pic:nvPicPr>
                    <pic:cNvPr id="219" name="Picture" descr="../figures/fig6-latency-p90-s3-w3-inst3.png"/>
                    <pic:cNvPicPr>
                      <a:picLocks noChangeAspect="1" noChangeArrowheads="1"/>
                    </pic:cNvPicPr>
                  </pic:nvPicPr>
                  <pic:blipFill>
                    <a:blip r:embed="rId38"/>
                    <a:stretch>
                      <a:fillRect/>
                    </a:stretch>
                  </pic:blipFill>
                  <pic:spPr bwMode="auto">
                    <a:xfrm>
                      <a:off x="0" y="0"/>
                      <a:ext cx="5753100" cy="2359417"/>
                    </a:xfrm>
                    <a:prstGeom prst="rect">
                      <a:avLst/>
                    </a:prstGeom>
                    <a:noFill/>
                    <a:ln w="9525">
                      <a:noFill/>
                      <a:headEnd/>
                      <a:tailEnd/>
                    </a:ln>
                  </pic:spPr>
                </pic:pic>
              </a:graphicData>
            </a:graphic>
          </wp:inline>
        </w:drawing>
      </w:r>
    </w:p>
    <w:p w14:paraId="1C6FF554" w14:textId="77777777" w:rsidR="00957881" w:rsidRDefault="00000000">
      <w:pPr>
        <w:pStyle w:val="ImageCaption"/>
      </w:pPr>
      <w:r>
        <w:rPr>
          <w:rFonts w:hint="eastAsia"/>
        </w:rPr>
        <w:t>图</w:t>
      </w:r>
      <w:r>
        <w:t xml:space="preserve"> 31 P90 </w:t>
      </w:r>
      <w:r>
        <w:rPr>
          <w:rFonts w:hint="eastAsia"/>
        </w:rPr>
        <w:t>调度延迟时序（</w:t>
      </w:r>
      <w:r>
        <w:rPr>
          <w:rFonts w:hint="eastAsia"/>
        </w:rPr>
        <w:t>s3,</w:t>
      </w:r>
      <w:r>
        <w:t xml:space="preserve"> w3, </w:t>
      </w:r>
      <w:r>
        <w:rPr>
          <w:rFonts w:hint="eastAsia"/>
        </w:rPr>
        <w:t>inst3</w:t>
      </w:r>
      <w:r>
        <w:rPr>
          <w:rFonts w:hint="eastAsia"/>
        </w:rPr>
        <w:t>，</w:t>
      </w:r>
      <w:r>
        <w:rPr>
          <w:rFonts w:hint="eastAsia"/>
        </w:rPr>
        <w:t>n=3</w:t>
      </w:r>
      <w:r>
        <w:t xml:space="preserve"> </w:t>
      </w:r>
      <w:r>
        <w:rPr>
          <w:rFonts w:hint="eastAsia"/>
        </w:rPr>
        <w:t>中位数）</w:t>
      </w:r>
    </w:p>
    <w:p w14:paraId="0E235E40" w14:textId="77777777" w:rsidR="00957881" w:rsidRDefault="00000000">
      <w:pPr>
        <w:pStyle w:val="BodyText"/>
        <w:ind w:firstLine="482"/>
      </w:pPr>
      <w:r>
        <w:rPr>
          <w:rFonts w:hint="eastAsia"/>
          <w:b/>
          <w:bCs/>
        </w:rPr>
        <w:t>（</w:t>
      </w:r>
      <w:r>
        <w:rPr>
          <w:rFonts w:hint="eastAsia"/>
          <w:b/>
          <w:bCs/>
        </w:rPr>
        <w:t>3</w:t>
      </w:r>
      <w:r>
        <w:rPr>
          <w:rFonts w:hint="eastAsia"/>
          <w:b/>
          <w:bCs/>
        </w:rPr>
        <w:t>）</w:t>
      </w:r>
      <w:r>
        <w:rPr>
          <w:rFonts w:hint="eastAsia"/>
          <w:b/>
          <w:bCs/>
        </w:rPr>
        <w:t>P99</w:t>
      </w:r>
      <w:r>
        <w:rPr>
          <w:b/>
          <w:bCs/>
        </w:rPr>
        <w:t xml:space="preserve"> </w:t>
      </w:r>
      <w:r>
        <w:rPr>
          <w:rFonts w:hint="eastAsia"/>
          <w:b/>
          <w:bCs/>
        </w:rPr>
        <w:t>调度延迟</w:t>
      </w:r>
      <w:r>
        <w:rPr>
          <w:b/>
          <w:bCs/>
        </w:rPr>
        <w:t xml:space="preserve"> — s3/w3 · inst3</w:t>
      </w:r>
    </w:p>
    <w:p w14:paraId="7DE382B4" w14:textId="77777777" w:rsidR="00957881" w:rsidRDefault="00000000">
      <w:pPr>
        <w:pStyle w:val="CaptionedFigure"/>
      </w:pPr>
      <w:r>
        <w:rPr>
          <w:noProof/>
        </w:rPr>
        <w:drawing>
          <wp:inline distT="0" distB="0" distL="0" distR="0" wp14:anchorId="09BA3DDE" wp14:editId="48E42731">
            <wp:extent cx="5753100" cy="2359417"/>
            <wp:effectExtent l="0" t="0" r="0" b="0"/>
            <wp:docPr id="221" name="Picture" descr="图 32 ENO 与 Gödel P99 调度延迟时序（s3, w3, inst3，n=3 中位数）"/>
            <wp:cNvGraphicFramePr/>
            <a:graphic xmlns:a="http://schemas.openxmlformats.org/drawingml/2006/main">
              <a:graphicData uri="http://schemas.openxmlformats.org/drawingml/2006/picture">
                <pic:pic xmlns:pic="http://schemas.openxmlformats.org/drawingml/2006/picture">
                  <pic:nvPicPr>
                    <pic:cNvPr id="222" name="Picture" descr="../figures/fig6-17-latency-p99-s3-w3-inst3.png"/>
                    <pic:cNvPicPr>
                      <a:picLocks noChangeAspect="1" noChangeArrowheads="1"/>
                    </pic:cNvPicPr>
                  </pic:nvPicPr>
                  <pic:blipFill>
                    <a:blip r:embed="rId39"/>
                    <a:stretch>
                      <a:fillRect/>
                    </a:stretch>
                  </pic:blipFill>
                  <pic:spPr bwMode="auto">
                    <a:xfrm>
                      <a:off x="0" y="0"/>
                      <a:ext cx="5753100" cy="2359417"/>
                    </a:xfrm>
                    <a:prstGeom prst="rect">
                      <a:avLst/>
                    </a:prstGeom>
                    <a:noFill/>
                    <a:ln w="9525">
                      <a:noFill/>
                      <a:headEnd/>
                      <a:tailEnd/>
                    </a:ln>
                  </pic:spPr>
                </pic:pic>
              </a:graphicData>
            </a:graphic>
          </wp:inline>
        </w:drawing>
      </w:r>
    </w:p>
    <w:p w14:paraId="1C1A4235" w14:textId="77777777" w:rsidR="00957881" w:rsidRDefault="00000000">
      <w:pPr>
        <w:pStyle w:val="ImageCaption"/>
      </w:pPr>
      <w:r>
        <w:rPr>
          <w:rFonts w:hint="eastAsia"/>
        </w:rPr>
        <w:lastRenderedPageBreak/>
        <w:t>图</w:t>
      </w:r>
      <w:r>
        <w:t xml:space="preserve"> 32 ENO </w:t>
      </w:r>
      <w:r>
        <w:rPr>
          <w:rFonts w:hint="eastAsia"/>
        </w:rPr>
        <w:t>与</w:t>
      </w:r>
      <w:r>
        <w:t xml:space="preserve"> Gödel P99 </w:t>
      </w:r>
      <w:r>
        <w:rPr>
          <w:rFonts w:hint="eastAsia"/>
        </w:rPr>
        <w:t>调度延迟时序（</w:t>
      </w:r>
      <w:r>
        <w:rPr>
          <w:rFonts w:hint="eastAsia"/>
        </w:rPr>
        <w:t>s3,</w:t>
      </w:r>
      <w:r>
        <w:t xml:space="preserve"> w3, </w:t>
      </w:r>
      <w:r>
        <w:rPr>
          <w:rFonts w:hint="eastAsia"/>
        </w:rPr>
        <w:t>inst3</w:t>
      </w:r>
      <w:r>
        <w:rPr>
          <w:rFonts w:hint="eastAsia"/>
        </w:rPr>
        <w:t>，</w:t>
      </w:r>
      <w:r>
        <w:rPr>
          <w:rFonts w:hint="eastAsia"/>
        </w:rPr>
        <w:t>n=3</w:t>
      </w:r>
      <w:r>
        <w:t xml:space="preserve"> </w:t>
      </w:r>
      <w:r>
        <w:rPr>
          <w:rFonts w:hint="eastAsia"/>
        </w:rPr>
        <w:t>中位数）</w:t>
      </w:r>
    </w:p>
    <w:p w14:paraId="366AA6AC" w14:textId="77777777" w:rsidR="00957881" w:rsidRDefault="00000000">
      <w:pPr>
        <w:pStyle w:val="BodyText"/>
      </w:pPr>
      <w:r>
        <w:rPr>
          <w:rFonts w:hint="eastAsia"/>
        </w:rPr>
        <w:t>结论：实例数从</w:t>
      </w:r>
      <w:r>
        <w:t xml:space="preserve"> 1 </w:t>
      </w:r>
      <w:r>
        <w:rPr>
          <w:rFonts w:hint="eastAsia"/>
        </w:rPr>
        <w:t>增至</w:t>
      </w:r>
      <w:r>
        <w:t xml:space="preserve"> 3 </w:t>
      </w:r>
      <w:r>
        <w:rPr>
          <w:rFonts w:hint="eastAsia"/>
        </w:rPr>
        <w:t>后，两种架构的延迟都出现数量级改善——</w:t>
      </w:r>
      <w:r>
        <w:rPr>
          <w:rFonts w:hint="eastAsia"/>
        </w:rPr>
        <w:t>P99</w:t>
      </w:r>
      <w:r>
        <w:t xml:space="preserve"> </w:t>
      </w:r>
      <w:r>
        <w:rPr>
          <w:rFonts w:hint="eastAsia"/>
        </w:rPr>
        <w:t>调度延迟下降约</w:t>
      </w:r>
      <w:r>
        <w:t xml:space="preserve"> 99%</w:t>
      </w:r>
      <w:r>
        <w:t>、</w:t>
      </w:r>
      <w:r>
        <w:t xml:space="preserve">Pod E2E </w:t>
      </w:r>
      <w:r>
        <w:rPr>
          <w:rFonts w:hint="eastAsia"/>
        </w:rPr>
        <w:t>延迟下降约</w:t>
      </w:r>
      <w:r>
        <w:t xml:space="preserve"> </w:t>
      </w:r>
      <w:r>
        <w:rPr>
          <w:rFonts w:hint="eastAsia"/>
        </w:rPr>
        <w:t>97%</w:t>
      </w:r>
      <w:r>
        <w:rPr>
          <w:rFonts w:hint="eastAsia"/>
        </w:rPr>
        <w:t>，队列堆积峰值从一万以上降至数十，说明原先的排队等待主要源于单实例处理能力不足，多实例分摊后瓶颈基本消除。有效吞吐方面两者表现不同：</w:t>
      </w:r>
      <w:r>
        <w:rPr>
          <w:rFonts w:hint="eastAsia"/>
        </w:rPr>
        <w:t>ENO</w:t>
      </w:r>
      <w:r>
        <w:t xml:space="preserve"> </w:t>
      </w:r>
      <w:r>
        <w:rPr>
          <w:rFonts w:hint="eastAsia"/>
        </w:rPr>
        <w:t>提升</w:t>
      </w:r>
      <w:r>
        <w:t xml:space="preserve"> </w:t>
      </w:r>
      <w:r>
        <w:rPr>
          <w:rFonts w:hint="eastAsia"/>
        </w:rPr>
        <w:t>17.5%</w:t>
      </w:r>
      <w:r>
        <w:rPr>
          <w:rFonts w:hint="eastAsia"/>
        </w:rPr>
        <w:t>，</w:t>
      </w:r>
      <w:r>
        <w:rPr>
          <w:rFonts w:hint="eastAsia"/>
        </w:rPr>
        <w:t>Gödel</w:t>
      </w:r>
      <w:r>
        <w:t xml:space="preserve"> </w:t>
      </w:r>
      <w:r>
        <w:rPr>
          <w:rFonts w:hint="eastAsia"/>
        </w:rPr>
        <w:t>仅提升</w:t>
      </w:r>
      <w:r>
        <w:t xml:space="preserve"> </w:t>
      </w:r>
      <w:r>
        <w:rPr>
          <w:rFonts w:hint="eastAsia"/>
        </w:rPr>
        <w:t>1.4%</w:t>
      </w:r>
      <w:r>
        <w:rPr>
          <w:rFonts w:hint="eastAsia"/>
        </w:rPr>
        <w:t>（两者峰值吞吐分别上升</w:t>
      </w:r>
      <w:r>
        <w:t xml:space="preserve"> 19.2% </w:t>
      </w:r>
      <w:r>
        <w:rPr>
          <w:rFonts w:hint="eastAsia"/>
        </w:rPr>
        <w:t>与</w:t>
      </w:r>
      <w:r>
        <w:t xml:space="preserve"> </w:t>
      </w:r>
      <w:r>
        <w:rPr>
          <w:rFonts w:hint="eastAsia"/>
        </w:rPr>
        <w:t>32.8%</w:t>
      </w:r>
      <w:r>
        <w:rPr>
          <w:rFonts w:hint="eastAsia"/>
        </w:rPr>
        <w:t>）。这说明</w:t>
      </w:r>
      <w:r>
        <w:t xml:space="preserve"> ENO </w:t>
      </w:r>
      <w:r>
        <w:rPr>
          <w:rFonts w:hint="eastAsia"/>
        </w:rPr>
        <w:t>能把增加的并发能力较完整地转化为端到端完成速度，而</w:t>
      </w:r>
      <w:r>
        <w:t xml:space="preserve"> Gödel </w:t>
      </w:r>
      <w:r>
        <w:rPr>
          <w:rFonts w:hint="eastAsia"/>
        </w:rPr>
        <w:t>增加的瞬时调度能力有相当一部分被下游独立</w:t>
      </w:r>
      <w:r>
        <w:t xml:space="preserve"> Binder </w:t>
      </w:r>
      <w:r>
        <w:rPr>
          <w:rFonts w:hint="eastAsia"/>
        </w:rPr>
        <w:t>的串行绑定环节吸收。</w:t>
      </w:r>
    </w:p>
    <w:p w14:paraId="3488EFE6" w14:textId="77777777" w:rsidR="00957881" w:rsidRDefault="00000000">
      <w:pPr>
        <w:pStyle w:val="Heading3"/>
        <w:spacing w:before="156" w:after="156"/>
      </w:pPr>
      <w:bookmarkStart w:id="373" w:name="复杂负载场景w4-极限-w5-突发"/>
      <w:bookmarkEnd w:id="372"/>
      <w:r>
        <w:t>6.5.5</w:t>
      </w:r>
      <w:r>
        <w:t xml:space="preserve">　</w:t>
      </w:r>
      <w:r>
        <w:rPr>
          <w:rFonts w:hint="eastAsia"/>
        </w:rPr>
        <w:t>复杂负载场景（</w:t>
      </w:r>
      <w:r>
        <w:rPr>
          <w:rFonts w:hint="eastAsia"/>
        </w:rPr>
        <w:t>w4</w:t>
      </w:r>
      <w:r>
        <w:t xml:space="preserve"> </w:t>
      </w:r>
      <w:r>
        <w:rPr>
          <w:rFonts w:hint="eastAsia"/>
        </w:rPr>
        <w:t>极限</w:t>
      </w:r>
      <w:r>
        <w:t xml:space="preserve"> / w5 </w:t>
      </w:r>
      <w:r>
        <w:rPr>
          <w:rFonts w:hint="eastAsia"/>
        </w:rPr>
        <w:t>突发）</w:t>
      </w:r>
    </w:p>
    <w:p w14:paraId="0468151D" w14:textId="77777777" w:rsidR="00957881" w:rsidRDefault="00000000">
      <w:pPr>
        <w:pStyle w:val="FirstParagraph"/>
      </w:pPr>
      <w:r>
        <w:rPr>
          <w:rFonts w:hint="eastAsia"/>
        </w:rPr>
        <w:t>表</w:t>
      </w:r>
      <w:r>
        <w:t xml:space="preserve"> 14 </w:t>
      </w:r>
      <w:r>
        <w:rPr>
          <w:rFonts w:hint="eastAsia"/>
        </w:rPr>
        <w:t>汇总极限负载与突发洪峰两类复杂负载下的有效吞吐与延迟对比（</w:t>
      </w:r>
      <w:r>
        <w:rPr>
          <w:rFonts w:hint="eastAsia"/>
        </w:rPr>
        <w:t>w6</w:t>
      </w:r>
      <w:r>
        <w:t xml:space="preserve"> Gang </w:t>
      </w:r>
      <w:r>
        <w:rPr>
          <w:rFonts w:hint="eastAsia"/>
        </w:rPr>
        <w:t>场景已在</w:t>
      </w:r>
      <w:r>
        <w:t xml:space="preserve"> 6.4.2 </w:t>
      </w:r>
      <w:r>
        <w:rPr>
          <w:rFonts w:hint="eastAsia"/>
        </w:rPr>
        <w:t>节独立展示，</w:t>
      </w:r>
      <w:r>
        <w:rPr>
          <w:rFonts w:hint="eastAsia"/>
        </w:rPr>
        <w:t>w7</w:t>
      </w:r>
      <w:r>
        <w:t xml:space="preserve"> </w:t>
      </w:r>
      <w:r>
        <w:rPr>
          <w:rFonts w:hint="eastAsia"/>
        </w:rPr>
        <w:t>异构资源无独立时序图，数据见表</w:t>
      </w:r>
      <w:r>
        <w:t xml:space="preserve"> 9~11 </w:t>
      </w:r>
      <w:r>
        <w:rPr>
          <w:rFonts w:hint="eastAsia"/>
        </w:rPr>
        <w:t>相应行）。图</w:t>
      </w:r>
      <w:r>
        <w:t xml:space="preserve"> 33~40 </w:t>
      </w:r>
      <w:r>
        <w:rPr>
          <w:rFonts w:hint="eastAsia"/>
        </w:rPr>
        <w:t>给出</w:t>
      </w:r>
      <w:r>
        <w:t xml:space="preserve"> w4/w5 </w:t>
      </w:r>
      <w:r>
        <w:rPr>
          <w:rFonts w:hint="eastAsia"/>
        </w:rPr>
        <w:t>在</w:t>
      </w:r>
      <w:r>
        <w:t xml:space="preserve"> s3</w:t>
      </w:r>
      <w:r>
        <w:t>、</w:t>
      </w:r>
      <w:r>
        <w:t xml:space="preserve">s4 </w:t>
      </w:r>
      <w:r>
        <w:rPr>
          <w:rFonts w:hint="eastAsia"/>
        </w:rPr>
        <w:t>两档规模下共</w:t>
      </w:r>
      <w:r>
        <w:t xml:space="preserve"> 4 </w:t>
      </w:r>
      <w:r>
        <w:rPr>
          <w:rFonts w:hint="eastAsia"/>
        </w:rPr>
        <w:t>个场景的调度吞吐与</w:t>
      </w:r>
      <w:r>
        <w:t xml:space="preserve"> P99 </w:t>
      </w:r>
      <w:r>
        <w:rPr>
          <w:rFonts w:hint="eastAsia"/>
        </w:rPr>
        <w:t>延迟时序，先按负载分组（</w:t>
      </w:r>
      <w:r>
        <w:rPr>
          <w:rFonts w:hint="eastAsia"/>
        </w:rPr>
        <w:t>w4</w:t>
      </w:r>
      <w:r>
        <w:t xml:space="preserve"> </w:t>
      </w:r>
      <w:r>
        <w:rPr>
          <w:rFonts w:hint="eastAsia"/>
        </w:rPr>
        <w:t>极限</w:t>
      </w:r>
      <w:r>
        <w:t xml:space="preserve"> → w5 </w:t>
      </w:r>
      <w:r>
        <w:rPr>
          <w:rFonts w:hint="eastAsia"/>
        </w:rPr>
        <w:t>突发），组内先</w:t>
      </w:r>
      <w:r>
        <w:t xml:space="preserve"> s3 </w:t>
      </w:r>
      <w:r>
        <w:rPr>
          <w:rFonts w:hint="eastAsia"/>
        </w:rPr>
        <w:t>再</w:t>
      </w:r>
      <w:r>
        <w:t xml:space="preserve"> s4</w:t>
      </w:r>
      <w:r>
        <w:t>。</w:t>
      </w:r>
    </w:p>
    <w:p w14:paraId="27FEA2BF" w14:textId="77777777" w:rsidR="00957881" w:rsidRDefault="00000000">
      <w:pPr>
        <w:pStyle w:val="TableCaption"/>
      </w:pPr>
      <w:r>
        <w:rPr>
          <w:rFonts w:hint="eastAsia"/>
        </w:rPr>
        <w:t>表</w:t>
      </w:r>
      <w:r>
        <w:t xml:space="preserve"> 14 </w:t>
      </w:r>
      <w:r>
        <w:rPr>
          <w:rFonts w:hint="eastAsia"/>
        </w:rPr>
        <w:t>复杂负载场景对比（有效吞吐单位</w:t>
      </w:r>
      <w:r>
        <w:t xml:space="preserve"> </w:t>
      </w:r>
      <w:r>
        <w:rPr>
          <w:rFonts w:hint="eastAsia"/>
        </w:rPr>
        <w:t>pods/s</w:t>
      </w:r>
      <w:r>
        <w:rPr>
          <w:rFonts w:hint="eastAsia"/>
        </w:rPr>
        <w:t>，延迟单位秒）</w:t>
      </w:r>
    </w:p>
    <w:tbl>
      <w:tblPr>
        <w:tblStyle w:val="Table"/>
        <w:tblW w:w="9072" w:type="dxa"/>
        <w:tblInd w:w="0" w:type="dxa"/>
        <w:tblLayout w:type="fixed"/>
        <w:tblLook w:val="0020" w:firstRow="1" w:lastRow="0" w:firstColumn="0" w:lastColumn="0" w:noHBand="0" w:noVBand="0"/>
        <w:tblCaption w:val="表 14 复杂负载场景对比（有效吞吐单位 pods/s，延迟单位秒）"/>
      </w:tblPr>
      <w:tblGrid>
        <w:gridCol w:w="1134"/>
        <w:gridCol w:w="1134"/>
        <w:gridCol w:w="1134"/>
        <w:gridCol w:w="1134"/>
        <w:gridCol w:w="1134"/>
        <w:gridCol w:w="1134"/>
        <w:gridCol w:w="1134"/>
        <w:gridCol w:w="1134"/>
      </w:tblGrid>
      <w:tr w:rsidR="00957881" w14:paraId="17F32A03" w14:textId="77777777" w:rsidTr="00957881">
        <w:trPr>
          <w:cnfStyle w:val="100000000000" w:firstRow="1" w:lastRow="0" w:firstColumn="0" w:lastColumn="0" w:oddVBand="0" w:evenVBand="0" w:oddHBand="0" w:evenHBand="0" w:firstRowFirstColumn="0" w:firstRowLastColumn="0" w:lastRowFirstColumn="0" w:lastRowLastColumn="0"/>
          <w:tblHeader/>
        </w:trPr>
        <w:tc>
          <w:tcPr>
            <w:tcW w:w="1134" w:type="dxa"/>
          </w:tcPr>
          <w:p w14:paraId="6EB64F7A" w14:textId="77777777" w:rsidR="00957881" w:rsidRDefault="00000000">
            <w:pPr>
              <w:pStyle w:val="TableCell"/>
            </w:pPr>
            <w:r>
              <w:rPr>
                <w:rFonts w:hint="eastAsia"/>
              </w:rPr>
              <w:t>负载（场景）</w:t>
            </w:r>
          </w:p>
        </w:tc>
        <w:tc>
          <w:tcPr>
            <w:tcW w:w="1134" w:type="dxa"/>
          </w:tcPr>
          <w:p w14:paraId="6313F035" w14:textId="77777777" w:rsidR="00957881" w:rsidRDefault="00000000">
            <w:pPr>
              <w:pStyle w:val="TableCell"/>
            </w:pPr>
            <w:r>
              <w:t xml:space="preserve">ENO </w:t>
            </w:r>
            <w:r>
              <w:rPr>
                <w:rFonts w:hint="eastAsia"/>
              </w:rPr>
              <w:t>有效吞吐</w:t>
            </w:r>
          </w:p>
        </w:tc>
        <w:tc>
          <w:tcPr>
            <w:tcW w:w="1134" w:type="dxa"/>
          </w:tcPr>
          <w:p w14:paraId="0EF308E2" w14:textId="77777777" w:rsidR="00957881" w:rsidRDefault="00000000">
            <w:pPr>
              <w:pStyle w:val="TableCell"/>
            </w:pPr>
            <w:r>
              <w:t xml:space="preserve">Gödel </w:t>
            </w:r>
            <w:r>
              <w:rPr>
                <w:rFonts w:hint="eastAsia"/>
              </w:rPr>
              <w:t>有效吞吐</w:t>
            </w:r>
          </w:p>
        </w:tc>
        <w:tc>
          <w:tcPr>
            <w:tcW w:w="1134" w:type="dxa"/>
          </w:tcPr>
          <w:p w14:paraId="1CA88199" w14:textId="77777777" w:rsidR="00957881" w:rsidRDefault="00000000">
            <w:pPr>
              <w:pStyle w:val="TableCell"/>
            </w:pPr>
            <w:r>
              <w:rPr>
                <w:rFonts w:hint="eastAsia"/>
              </w:rPr>
              <w:t>吞吐变化</w:t>
            </w:r>
          </w:p>
        </w:tc>
        <w:tc>
          <w:tcPr>
            <w:tcW w:w="1134" w:type="dxa"/>
          </w:tcPr>
          <w:p w14:paraId="0780869A" w14:textId="77777777" w:rsidR="00957881" w:rsidRDefault="00000000">
            <w:pPr>
              <w:pStyle w:val="TableCell"/>
            </w:pPr>
            <w:r>
              <w:t>ENO P99</w:t>
            </w:r>
          </w:p>
        </w:tc>
        <w:tc>
          <w:tcPr>
            <w:tcW w:w="1134" w:type="dxa"/>
          </w:tcPr>
          <w:p w14:paraId="68B88860" w14:textId="77777777" w:rsidR="00957881" w:rsidRDefault="00000000">
            <w:pPr>
              <w:pStyle w:val="TableCell"/>
            </w:pPr>
            <w:r>
              <w:t>Gödel P99</w:t>
            </w:r>
          </w:p>
        </w:tc>
        <w:tc>
          <w:tcPr>
            <w:tcW w:w="1134" w:type="dxa"/>
          </w:tcPr>
          <w:p w14:paraId="0A54C131" w14:textId="77777777" w:rsidR="00957881" w:rsidRDefault="00000000">
            <w:pPr>
              <w:pStyle w:val="TableCell"/>
            </w:pPr>
            <w:r>
              <w:t>ENO podE2E</w:t>
            </w:r>
          </w:p>
        </w:tc>
        <w:tc>
          <w:tcPr>
            <w:tcW w:w="1134" w:type="dxa"/>
          </w:tcPr>
          <w:p w14:paraId="70842101" w14:textId="77777777" w:rsidR="00957881" w:rsidRDefault="00000000">
            <w:pPr>
              <w:pStyle w:val="TableCell"/>
            </w:pPr>
            <w:r>
              <w:t>Gödel podE2E</w:t>
            </w:r>
          </w:p>
        </w:tc>
      </w:tr>
      <w:tr w:rsidR="00957881" w14:paraId="5E236128" w14:textId="77777777">
        <w:tc>
          <w:tcPr>
            <w:tcW w:w="1134" w:type="dxa"/>
          </w:tcPr>
          <w:p w14:paraId="669F784C" w14:textId="77777777" w:rsidR="00957881" w:rsidRDefault="00000000">
            <w:pPr>
              <w:pStyle w:val="TableCell"/>
            </w:pPr>
            <w:r>
              <w:t xml:space="preserve">w4 </w:t>
            </w:r>
            <w:r>
              <w:rPr>
                <w:rFonts w:hint="eastAsia"/>
              </w:rPr>
              <w:t>极限负载（</w:t>
            </w:r>
            <w:r>
              <w:rPr>
                <w:rFonts w:hint="eastAsia"/>
              </w:rPr>
              <w:t>s3,</w:t>
            </w:r>
            <w:r>
              <w:t xml:space="preserve"> </w:t>
            </w:r>
            <w:r>
              <w:rPr>
                <w:rFonts w:hint="eastAsia"/>
              </w:rPr>
              <w:t>inst3</w:t>
            </w:r>
            <w:r>
              <w:rPr>
                <w:rFonts w:hint="eastAsia"/>
              </w:rPr>
              <w:t>）</w:t>
            </w:r>
          </w:p>
        </w:tc>
        <w:tc>
          <w:tcPr>
            <w:tcW w:w="1134" w:type="dxa"/>
          </w:tcPr>
          <w:p w14:paraId="0ED6F931" w14:textId="77777777" w:rsidR="00957881" w:rsidRDefault="00000000">
            <w:pPr>
              <w:pStyle w:val="TableCell"/>
            </w:pPr>
            <w:r>
              <w:t>344.8</w:t>
            </w:r>
          </w:p>
        </w:tc>
        <w:tc>
          <w:tcPr>
            <w:tcW w:w="1134" w:type="dxa"/>
          </w:tcPr>
          <w:p w14:paraId="682290C2" w14:textId="77777777" w:rsidR="00957881" w:rsidRDefault="00000000">
            <w:pPr>
              <w:pStyle w:val="TableCell"/>
            </w:pPr>
            <w:r>
              <w:t>315.5</w:t>
            </w:r>
          </w:p>
        </w:tc>
        <w:tc>
          <w:tcPr>
            <w:tcW w:w="1134" w:type="dxa"/>
          </w:tcPr>
          <w:p w14:paraId="11185904" w14:textId="77777777" w:rsidR="00957881" w:rsidRDefault="00000000">
            <w:pPr>
              <w:pStyle w:val="TableCell"/>
            </w:pPr>
            <w:r>
              <w:t>+9.3%</w:t>
            </w:r>
          </w:p>
        </w:tc>
        <w:tc>
          <w:tcPr>
            <w:tcW w:w="1134" w:type="dxa"/>
          </w:tcPr>
          <w:p w14:paraId="6E1BAF90" w14:textId="77777777" w:rsidR="00957881" w:rsidRDefault="00000000">
            <w:pPr>
              <w:pStyle w:val="TableCell"/>
            </w:pPr>
            <w:r>
              <w:t>8.10</w:t>
            </w:r>
          </w:p>
        </w:tc>
        <w:tc>
          <w:tcPr>
            <w:tcW w:w="1134" w:type="dxa"/>
          </w:tcPr>
          <w:p w14:paraId="372B2199" w14:textId="77777777" w:rsidR="00957881" w:rsidRDefault="00000000">
            <w:pPr>
              <w:pStyle w:val="TableCell"/>
            </w:pPr>
            <w:r>
              <w:t>16.09</w:t>
            </w:r>
          </w:p>
        </w:tc>
        <w:tc>
          <w:tcPr>
            <w:tcW w:w="1134" w:type="dxa"/>
          </w:tcPr>
          <w:p w14:paraId="0CB4AED8" w14:textId="77777777" w:rsidR="00957881" w:rsidRDefault="00000000">
            <w:pPr>
              <w:pStyle w:val="TableCell"/>
            </w:pPr>
            <w:r>
              <w:t>14.81</w:t>
            </w:r>
          </w:p>
        </w:tc>
        <w:tc>
          <w:tcPr>
            <w:tcW w:w="1134" w:type="dxa"/>
          </w:tcPr>
          <w:p w14:paraId="0AA45A28" w14:textId="77777777" w:rsidR="00957881" w:rsidRDefault="00000000">
            <w:pPr>
              <w:pStyle w:val="TableCell"/>
            </w:pPr>
            <w:r>
              <w:t>22.88</w:t>
            </w:r>
          </w:p>
        </w:tc>
      </w:tr>
      <w:tr w:rsidR="00957881" w14:paraId="15BCFF97" w14:textId="77777777">
        <w:tc>
          <w:tcPr>
            <w:tcW w:w="1134" w:type="dxa"/>
          </w:tcPr>
          <w:p w14:paraId="0E533751" w14:textId="77777777" w:rsidR="00957881" w:rsidRDefault="00000000">
            <w:pPr>
              <w:pStyle w:val="TableCell"/>
            </w:pPr>
            <w:r>
              <w:t xml:space="preserve">w4 </w:t>
            </w:r>
            <w:r>
              <w:rPr>
                <w:rFonts w:hint="eastAsia"/>
              </w:rPr>
              <w:t>极限负载（</w:t>
            </w:r>
            <w:r>
              <w:rPr>
                <w:rFonts w:hint="eastAsia"/>
              </w:rPr>
              <w:t>s4,</w:t>
            </w:r>
            <w:r>
              <w:t xml:space="preserve"> </w:t>
            </w:r>
            <w:r>
              <w:rPr>
                <w:rFonts w:hint="eastAsia"/>
              </w:rPr>
              <w:t>inst3</w:t>
            </w:r>
            <w:r>
              <w:rPr>
                <w:rFonts w:hint="eastAsia"/>
              </w:rPr>
              <w:t>）</w:t>
            </w:r>
          </w:p>
        </w:tc>
        <w:tc>
          <w:tcPr>
            <w:tcW w:w="1134" w:type="dxa"/>
          </w:tcPr>
          <w:p w14:paraId="297DD49A" w14:textId="77777777" w:rsidR="00957881" w:rsidRDefault="00000000">
            <w:pPr>
              <w:pStyle w:val="TableCell"/>
            </w:pPr>
            <w:r>
              <w:t>319.5</w:t>
            </w:r>
          </w:p>
        </w:tc>
        <w:tc>
          <w:tcPr>
            <w:tcW w:w="1134" w:type="dxa"/>
          </w:tcPr>
          <w:p w14:paraId="5B51D7EF" w14:textId="77777777" w:rsidR="00957881" w:rsidRDefault="00000000">
            <w:pPr>
              <w:pStyle w:val="TableCell"/>
            </w:pPr>
            <w:r>
              <w:t>275.5</w:t>
            </w:r>
          </w:p>
        </w:tc>
        <w:tc>
          <w:tcPr>
            <w:tcW w:w="1134" w:type="dxa"/>
          </w:tcPr>
          <w:p w14:paraId="6DD5CA4E" w14:textId="77777777" w:rsidR="00957881" w:rsidRDefault="00000000">
            <w:pPr>
              <w:pStyle w:val="TableCell"/>
            </w:pPr>
            <w:r>
              <w:t>+16.0%</w:t>
            </w:r>
          </w:p>
        </w:tc>
        <w:tc>
          <w:tcPr>
            <w:tcW w:w="1134" w:type="dxa"/>
          </w:tcPr>
          <w:p w14:paraId="3DBF1469" w14:textId="77777777" w:rsidR="00957881" w:rsidRDefault="00000000">
            <w:pPr>
              <w:pStyle w:val="TableCell"/>
            </w:pPr>
            <w:r>
              <w:t>32.12</w:t>
            </w:r>
          </w:p>
        </w:tc>
        <w:tc>
          <w:tcPr>
            <w:tcW w:w="1134" w:type="dxa"/>
          </w:tcPr>
          <w:p w14:paraId="667EE692" w14:textId="77777777" w:rsidR="00957881" w:rsidRDefault="00000000">
            <w:pPr>
              <w:pStyle w:val="TableCell"/>
            </w:pPr>
            <w:r>
              <w:t>37.69</w:t>
            </w:r>
          </w:p>
        </w:tc>
        <w:tc>
          <w:tcPr>
            <w:tcW w:w="1134" w:type="dxa"/>
          </w:tcPr>
          <w:p w14:paraId="2D60547E" w14:textId="77777777" w:rsidR="00957881" w:rsidRDefault="00000000">
            <w:pPr>
              <w:pStyle w:val="TableCell"/>
            </w:pPr>
            <w:r>
              <w:t>32.52</w:t>
            </w:r>
          </w:p>
        </w:tc>
        <w:tc>
          <w:tcPr>
            <w:tcW w:w="1134" w:type="dxa"/>
          </w:tcPr>
          <w:p w14:paraId="63963D5D" w14:textId="77777777" w:rsidR="00957881" w:rsidRDefault="00000000">
            <w:pPr>
              <w:pStyle w:val="TableCell"/>
            </w:pPr>
            <w:r>
              <w:t>48.27</w:t>
            </w:r>
          </w:p>
        </w:tc>
      </w:tr>
      <w:tr w:rsidR="00957881" w14:paraId="3BD8FB0C" w14:textId="77777777">
        <w:tc>
          <w:tcPr>
            <w:tcW w:w="1134" w:type="dxa"/>
          </w:tcPr>
          <w:p w14:paraId="0EA5FF6D" w14:textId="77777777" w:rsidR="00957881" w:rsidRDefault="00000000">
            <w:pPr>
              <w:pStyle w:val="TableCell"/>
            </w:pPr>
            <w:r>
              <w:t xml:space="preserve">w5 </w:t>
            </w:r>
            <w:r>
              <w:rPr>
                <w:rFonts w:hint="eastAsia"/>
              </w:rPr>
              <w:t>突发洪峰（</w:t>
            </w:r>
            <w:r>
              <w:rPr>
                <w:rFonts w:hint="eastAsia"/>
              </w:rPr>
              <w:t>s3,</w:t>
            </w:r>
            <w:r>
              <w:t xml:space="preserve"> </w:t>
            </w:r>
            <w:r>
              <w:rPr>
                <w:rFonts w:hint="eastAsia"/>
              </w:rPr>
              <w:t>inst3</w:t>
            </w:r>
            <w:r>
              <w:rPr>
                <w:rFonts w:hint="eastAsia"/>
              </w:rPr>
              <w:t>）</w:t>
            </w:r>
          </w:p>
        </w:tc>
        <w:tc>
          <w:tcPr>
            <w:tcW w:w="1134" w:type="dxa"/>
          </w:tcPr>
          <w:p w14:paraId="1144BB96" w14:textId="77777777" w:rsidR="00957881" w:rsidRDefault="00000000">
            <w:pPr>
              <w:pStyle w:val="TableCell"/>
            </w:pPr>
            <w:r>
              <w:t>333.3</w:t>
            </w:r>
          </w:p>
        </w:tc>
        <w:tc>
          <w:tcPr>
            <w:tcW w:w="1134" w:type="dxa"/>
          </w:tcPr>
          <w:p w14:paraId="14DD2BCF" w14:textId="77777777" w:rsidR="00957881" w:rsidRDefault="00000000">
            <w:pPr>
              <w:pStyle w:val="TableCell"/>
            </w:pPr>
            <w:r>
              <w:t>274.7</w:t>
            </w:r>
          </w:p>
        </w:tc>
        <w:tc>
          <w:tcPr>
            <w:tcW w:w="1134" w:type="dxa"/>
          </w:tcPr>
          <w:p w14:paraId="03E64E2A" w14:textId="77777777" w:rsidR="00957881" w:rsidRDefault="00000000">
            <w:pPr>
              <w:pStyle w:val="TableCell"/>
            </w:pPr>
            <w:r>
              <w:t>+21.3%</w:t>
            </w:r>
          </w:p>
        </w:tc>
        <w:tc>
          <w:tcPr>
            <w:tcW w:w="1134" w:type="dxa"/>
          </w:tcPr>
          <w:p w14:paraId="355149F2" w14:textId="77777777" w:rsidR="00957881" w:rsidRDefault="00000000">
            <w:pPr>
              <w:pStyle w:val="TableCell"/>
            </w:pPr>
            <w:r>
              <w:t>0.75</w:t>
            </w:r>
          </w:p>
        </w:tc>
        <w:tc>
          <w:tcPr>
            <w:tcW w:w="1134" w:type="dxa"/>
          </w:tcPr>
          <w:p w14:paraId="0A8E9498" w14:textId="77777777" w:rsidR="00957881" w:rsidRDefault="00000000">
            <w:pPr>
              <w:pStyle w:val="TableCell"/>
            </w:pPr>
            <w:r>
              <w:t>0.92</w:t>
            </w:r>
          </w:p>
        </w:tc>
        <w:tc>
          <w:tcPr>
            <w:tcW w:w="1134" w:type="dxa"/>
          </w:tcPr>
          <w:p w14:paraId="1AE7503B" w14:textId="77777777" w:rsidR="00957881" w:rsidRDefault="00000000">
            <w:pPr>
              <w:pStyle w:val="TableCell"/>
            </w:pPr>
            <w:r>
              <w:t>0.93</w:t>
            </w:r>
          </w:p>
        </w:tc>
        <w:tc>
          <w:tcPr>
            <w:tcW w:w="1134" w:type="dxa"/>
          </w:tcPr>
          <w:p w14:paraId="36FDA613" w14:textId="77777777" w:rsidR="00957881" w:rsidRDefault="00000000">
            <w:pPr>
              <w:pStyle w:val="TableCell"/>
            </w:pPr>
            <w:r>
              <w:t>2.01</w:t>
            </w:r>
          </w:p>
        </w:tc>
      </w:tr>
      <w:tr w:rsidR="00957881" w14:paraId="7EEDCD51" w14:textId="77777777">
        <w:tc>
          <w:tcPr>
            <w:tcW w:w="1134" w:type="dxa"/>
          </w:tcPr>
          <w:p w14:paraId="0E23D487" w14:textId="77777777" w:rsidR="00957881" w:rsidRDefault="00000000">
            <w:pPr>
              <w:pStyle w:val="TableCell"/>
            </w:pPr>
            <w:r>
              <w:t xml:space="preserve">w5 </w:t>
            </w:r>
            <w:r>
              <w:rPr>
                <w:rFonts w:hint="eastAsia"/>
              </w:rPr>
              <w:t>突发洪峰（</w:t>
            </w:r>
            <w:r>
              <w:rPr>
                <w:rFonts w:hint="eastAsia"/>
              </w:rPr>
              <w:t>s4,</w:t>
            </w:r>
            <w:r>
              <w:t xml:space="preserve"> </w:t>
            </w:r>
            <w:r>
              <w:rPr>
                <w:rFonts w:hint="eastAsia"/>
              </w:rPr>
              <w:t>inst3</w:t>
            </w:r>
            <w:r>
              <w:rPr>
                <w:rFonts w:hint="eastAsia"/>
              </w:rPr>
              <w:t>）</w:t>
            </w:r>
          </w:p>
        </w:tc>
        <w:tc>
          <w:tcPr>
            <w:tcW w:w="1134" w:type="dxa"/>
          </w:tcPr>
          <w:p w14:paraId="0F9CF85E" w14:textId="77777777" w:rsidR="00957881" w:rsidRDefault="00000000">
            <w:pPr>
              <w:pStyle w:val="TableCell"/>
            </w:pPr>
            <w:r>
              <w:t>280.9</w:t>
            </w:r>
          </w:p>
        </w:tc>
        <w:tc>
          <w:tcPr>
            <w:tcW w:w="1134" w:type="dxa"/>
          </w:tcPr>
          <w:p w14:paraId="13F0DFE7" w14:textId="77777777" w:rsidR="00957881" w:rsidRDefault="00000000">
            <w:pPr>
              <w:pStyle w:val="TableCell"/>
            </w:pPr>
            <w:r>
              <w:t>273.2</w:t>
            </w:r>
          </w:p>
        </w:tc>
        <w:tc>
          <w:tcPr>
            <w:tcW w:w="1134" w:type="dxa"/>
          </w:tcPr>
          <w:p w14:paraId="1ACA6BC6" w14:textId="77777777" w:rsidR="00957881" w:rsidRDefault="00000000">
            <w:pPr>
              <w:pStyle w:val="TableCell"/>
            </w:pPr>
            <w:r>
              <w:t>+2.8%</w:t>
            </w:r>
          </w:p>
        </w:tc>
        <w:tc>
          <w:tcPr>
            <w:tcW w:w="1134" w:type="dxa"/>
          </w:tcPr>
          <w:p w14:paraId="62955003" w14:textId="77777777" w:rsidR="00957881" w:rsidRDefault="00000000">
            <w:pPr>
              <w:pStyle w:val="TableCell"/>
            </w:pPr>
            <w:r>
              <w:t>3.90</w:t>
            </w:r>
          </w:p>
        </w:tc>
        <w:tc>
          <w:tcPr>
            <w:tcW w:w="1134" w:type="dxa"/>
          </w:tcPr>
          <w:p w14:paraId="152B6F10" w14:textId="77777777" w:rsidR="00957881" w:rsidRDefault="00000000">
            <w:pPr>
              <w:pStyle w:val="TableCell"/>
            </w:pPr>
            <w:r>
              <w:t>3.91</w:t>
            </w:r>
          </w:p>
        </w:tc>
        <w:tc>
          <w:tcPr>
            <w:tcW w:w="1134" w:type="dxa"/>
          </w:tcPr>
          <w:p w14:paraId="3E5088D6" w14:textId="77777777" w:rsidR="00957881" w:rsidRDefault="00000000">
            <w:pPr>
              <w:pStyle w:val="TableCell"/>
            </w:pPr>
            <w:r>
              <w:t>3.97</w:t>
            </w:r>
          </w:p>
        </w:tc>
        <w:tc>
          <w:tcPr>
            <w:tcW w:w="1134" w:type="dxa"/>
          </w:tcPr>
          <w:p w14:paraId="329E5348" w14:textId="77777777" w:rsidR="00957881" w:rsidRDefault="00000000">
            <w:pPr>
              <w:pStyle w:val="TableCell"/>
            </w:pPr>
            <w:r>
              <w:t>3.99</w:t>
            </w:r>
          </w:p>
        </w:tc>
      </w:tr>
      <w:tr w:rsidR="00957881" w14:paraId="3C5C1710" w14:textId="77777777">
        <w:tc>
          <w:tcPr>
            <w:tcW w:w="1134" w:type="dxa"/>
          </w:tcPr>
          <w:p w14:paraId="03EA864E" w14:textId="77777777" w:rsidR="00957881" w:rsidRDefault="00000000">
            <w:pPr>
              <w:pStyle w:val="TableCell"/>
            </w:pPr>
            <w:r>
              <w:t xml:space="preserve">w6 Gang </w:t>
            </w:r>
            <w:r>
              <w:rPr>
                <w:rFonts w:hint="eastAsia"/>
              </w:rPr>
              <w:t>调度（</w:t>
            </w:r>
            <w:r>
              <w:rPr>
                <w:rFonts w:hint="eastAsia"/>
              </w:rPr>
              <w:t>s3,</w:t>
            </w:r>
            <w:r>
              <w:t xml:space="preserve"> </w:t>
            </w:r>
            <w:r>
              <w:rPr>
                <w:rFonts w:hint="eastAsia"/>
              </w:rPr>
              <w:t>inst1</w:t>
            </w:r>
            <w:r>
              <w:rPr>
                <w:rFonts w:hint="eastAsia"/>
              </w:rPr>
              <w:t>）</w:t>
            </w:r>
          </w:p>
        </w:tc>
        <w:tc>
          <w:tcPr>
            <w:tcW w:w="1134" w:type="dxa"/>
          </w:tcPr>
          <w:p w14:paraId="572F04C6" w14:textId="77777777" w:rsidR="00957881" w:rsidRDefault="00000000">
            <w:pPr>
              <w:pStyle w:val="TableCell"/>
            </w:pPr>
            <w:r>
              <w:t>251.3</w:t>
            </w:r>
          </w:p>
        </w:tc>
        <w:tc>
          <w:tcPr>
            <w:tcW w:w="1134" w:type="dxa"/>
          </w:tcPr>
          <w:p w14:paraId="41D700BD" w14:textId="77777777" w:rsidR="00957881" w:rsidRDefault="00000000">
            <w:pPr>
              <w:pStyle w:val="TableCell"/>
            </w:pPr>
            <w:r>
              <w:t>211.0</w:t>
            </w:r>
          </w:p>
        </w:tc>
        <w:tc>
          <w:tcPr>
            <w:tcW w:w="1134" w:type="dxa"/>
          </w:tcPr>
          <w:p w14:paraId="70442035" w14:textId="77777777" w:rsidR="00957881" w:rsidRDefault="00000000">
            <w:pPr>
              <w:pStyle w:val="TableCell"/>
            </w:pPr>
            <w:r>
              <w:t>+19.1%</w:t>
            </w:r>
          </w:p>
        </w:tc>
        <w:tc>
          <w:tcPr>
            <w:tcW w:w="1134" w:type="dxa"/>
          </w:tcPr>
          <w:p w14:paraId="00949163" w14:textId="77777777" w:rsidR="00957881" w:rsidRDefault="00000000">
            <w:pPr>
              <w:pStyle w:val="TableCell"/>
            </w:pPr>
            <w:r>
              <w:t>0.428</w:t>
            </w:r>
          </w:p>
        </w:tc>
        <w:tc>
          <w:tcPr>
            <w:tcW w:w="1134" w:type="dxa"/>
          </w:tcPr>
          <w:p w14:paraId="5E9A274E" w14:textId="77777777" w:rsidR="00957881" w:rsidRDefault="00000000">
            <w:pPr>
              <w:pStyle w:val="TableCell"/>
            </w:pPr>
            <w:r>
              <w:t>0.175</w:t>
            </w:r>
          </w:p>
        </w:tc>
        <w:tc>
          <w:tcPr>
            <w:tcW w:w="1134" w:type="dxa"/>
          </w:tcPr>
          <w:p w14:paraId="5AE2B8D9" w14:textId="77777777" w:rsidR="00957881" w:rsidRDefault="00000000">
            <w:pPr>
              <w:pStyle w:val="TableCell"/>
            </w:pPr>
            <w:r>
              <w:t>0.662</w:t>
            </w:r>
          </w:p>
        </w:tc>
        <w:tc>
          <w:tcPr>
            <w:tcW w:w="1134" w:type="dxa"/>
          </w:tcPr>
          <w:p w14:paraId="46DA3625" w14:textId="77777777" w:rsidR="00957881" w:rsidRDefault="00000000">
            <w:pPr>
              <w:pStyle w:val="TableCell"/>
            </w:pPr>
            <w:r>
              <w:t>0.546</w:t>
            </w:r>
          </w:p>
        </w:tc>
      </w:tr>
      <w:tr w:rsidR="00957881" w14:paraId="5407F63B" w14:textId="77777777">
        <w:tc>
          <w:tcPr>
            <w:tcW w:w="1134" w:type="dxa"/>
          </w:tcPr>
          <w:p w14:paraId="33ED90B0" w14:textId="77777777" w:rsidR="00957881" w:rsidRDefault="00000000">
            <w:pPr>
              <w:pStyle w:val="TableCell"/>
            </w:pPr>
            <w:r>
              <w:t xml:space="preserve">w6 Gang </w:t>
            </w:r>
            <w:r>
              <w:rPr>
                <w:rFonts w:hint="eastAsia"/>
              </w:rPr>
              <w:t>调度（</w:t>
            </w:r>
            <w:r>
              <w:rPr>
                <w:rFonts w:hint="eastAsia"/>
              </w:rPr>
              <w:t>s3,</w:t>
            </w:r>
            <w:r>
              <w:t xml:space="preserve"> </w:t>
            </w:r>
            <w:r>
              <w:rPr>
                <w:rFonts w:hint="eastAsia"/>
              </w:rPr>
              <w:t>inst3</w:t>
            </w:r>
            <w:r>
              <w:rPr>
                <w:rFonts w:hint="eastAsia"/>
              </w:rPr>
              <w:t>）</w:t>
            </w:r>
          </w:p>
        </w:tc>
        <w:tc>
          <w:tcPr>
            <w:tcW w:w="1134" w:type="dxa"/>
          </w:tcPr>
          <w:p w14:paraId="3BD47B8A" w14:textId="77777777" w:rsidR="00957881" w:rsidRDefault="00000000">
            <w:pPr>
              <w:pStyle w:val="TableCell"/>
            </w:pPr>
            <w:r>
              <w:t>215.5</w:t>
            </w:r>
          </w:p>
        </w:tc>
        <w:tc>
          <w:tcPr>
            <w:tcW w:w="1134" w:type="dxa"/>
          </w:tcPr>
          <w:p w14:paraId="61944189" w14:textId="77777777" w:rsidR="00957881" w:rsidRDefault="00000000">
            <w:pPr>
              <w:pStyle w:val="TableCell"/>
            </w:pPr>
            <w:r>
              <w:t>206.6</w:t>
            </w:r>
          </w:p>
        </w:tc>
        <w:tc>
          <w:tcPr>
            <w:tcW w:w="1134" w:type="dxa"/>
          </w:tcPr>
          <w:p w14:paraId="0FA30DE6" w14:textId="77777777" w:rsidR="00957881" w:rsidRDefault="00000000">
            <w:pPr>
              <w:pStyle w:val="TableCell"/>
            </w:pPr>
            <w:r>
              <w:t>+4.3%</w:t>
            </w:r>
          </w:p>
        </w:tc>
        <w:tc>
          <w:tcPr>
            <w:tcW w:w="1134" w:type="dxa"/>
          </w:tcPr>
          <w:p w14:paraId="7D58DDF5" w14:textId="77777777" w:rsidR="00957881" w:rsidRDefault="00000000">
            <w:pPr>
              <w:pStyle w:val="TableCell"/>
            </w:pPr>
            <w:r>
              <w:t>0.892</w:t>
            </w:r>
          </w:p>
        </w:tc>
        <w:tc>
          <w:tcPr>
            <w:tcW w:w="1134" w:type="dxa"/>
          </w:tcPr>
          <w:p w14:paraId="5548030D" w14:textId="77777777" w:rsidR="00957881" w:rsidRDefault="00000000">
            <w:pPr>
              <w:pStyle w:val="TableCell"/>
            </w:pPr>
            <w:r>
              <w:t>0.218</w:t>
            </w:r>
          </w:p>
        </w:tc>
        <w:tc>
          <w:tcPr>
            <w:tcW w:w="1134" w:type="dxa"/>
          </w:tcPr>
          <w:p w14:paraId="46A9FE16" w14:textId="77777777" w:rsidR="00957881" w:rsidRDefault="00000000">
            <w:pPr>
              <w:pStyle w:val="TableCell"/>
            </w:pPr>
            <w:r>
              <w:t>1.779</w:t>
            </w:r>
          </w:p>
        </w:tc>
        <w:tc>
          <w:tcPr>
            <w:tcW w:w="1134" w:type="dxa"/>
          </w:tcPr>
          <w:p w14:paraId="02856F35" w14:textId="77777777" w:rsidR="00957881" w:rsidRDefault="00000000">
            <w:pPr>
              <w:pStyle w:val="TableCell"/>
            </w:pPr>
            <w:r>
              <w:t>0.800</w:t>
            </w:r>
          </w:p>
        </w:tc>
      </w:tr>
      <w:tr w:rsidR="00957881" w14:paraId="3C02B8DF" w14:textId="77777777">
        <w:tc>
          <w:tcPr>
            <w:tcW w:w="1134" w:type="dxa"/>
          </w:tcPr>
          <w:p w14:paraId="507E1532" w14:textId="77777777" w:rsidR="00957881" w:rsidRDefault="00000000">
            <w:pPr>
              <w:pStyle w:val="TableCell"/>
            </w:pPr>
            <w:r>
              <w:lastRenderedPageBreak/>
              <w:t xml:space="preserve">w6 Gang </w:t>
            </w:r>
            <w:r>
              <w:rPr>
                <w:rFonts w:hint="eastAsia"/>
              </w:rPr>
              <w:t>调度（</w:t>
            </w:r>
            <w:r>
              <w:rPr>
                <w:rFonts w:hint="eastAsia"/>
              </w:rPr>
              <w:t>s4,</w:t>
            </w:r>
            <w:r>
              <w:t xml:space="preserve"> </w:t>
            </w:r>
            <w:r>
              <w:rPr>
                <w:rFonts w:hint="eastAsia"/>
              </w:rPr>
              <w:t>inst3</w:t>
            </w:r>
            <w:r>
              <w:rPr>
                <w:rFonts w:hint="eastAsia"/>
              </w:rPr>
              <w:t>）</w:t>
            </w:r>
          </w:p>
        </w:tc>
        <w:tc>
          <w:tcPr>
            <w:tcW w:w="1134" w:type="dxa"/>
          </w:tcPr>
          <w:p w14:paraId="0FFFEEE4" w14:textId="77777777" w:rsidR="00957881" w:rsidRDefault="00000000">
            <w:pPr>
              <w:pStyle w:val="TableCell"/>
            </w:pPr>
            <w:r>
              <w:t>245.1</w:t>
            </w:r>
          </w:p>
        </w:tc>
        <w:tc>
          <w:tcPr>
            <w:tcW w:w="1134" w:type="dxa"/>
          </w:tcPr>
          <w:p w14:paraId="687C5E7E" w14:textId="77777777" w:rsidR="00957881" w:rsidRDefault="00000000">
            <w:pPr>
              <w:pStyle w:val="TableCell"/>
            </w:pPr>
            <w:r>
              <w:t>206.6</w:t>
            </w:r>
          </w:p>
        </w:tc>
        <w:tc>
          <w:tcPr>
            <w:tcW w:w="1134" w:type="dxa"/>
          </w:tcPr>
          <w:p w14:paraId="0641F46C" w14:textId="77777777" w:rsidR="00957881" w:rsidRDefault="00000000">
            <w:pPr>
              <w:pStyle w:val="TableCell"/>
            </w:pPr>
            <w:r>
              <w:t>+18.6%</w:t>
            </w:r>
          </w:p>
        </w:tc>
        <w:tc>
          <w:tcPr>
            <w:tcW w:w="1134" w:type="dxa"/>
          </w:tcPr>
          <w:p w14:paraId="2B4A953F" w14:textId="77777777" w:rsidR="00957881" w:rsidRDefault="00000000">
            <w:pPr>
              <w:pStyle w:val="TableCell"/>
            </w:pPr>
            <w:r>
              <w:t>0.576</w:t>
            </w:r>
          </w:p>
        </w:tc>
        <w:tc>
          <w:tcPr>
            <w:tcW w:w="1134" w:type="dxa"/>
          </w:tcPr>
          <w:p w14:paraId="674C6CB3" w14:textId="77777777" w:rsidR="00957881" w:rsidRDefault="00000000">
            <w:pPr>
              <w:pStyle w:val="TableCell"/>
            </w:pPr>
            <w:r>
              <w:t>0.353</w:t>
            </w:r>
          </w:p>
        </w:tc>
        <w:tc>
          <w:tcPr>
            <w:tcW w:w="1134" w:type="dxa"/>
          </w:tcPr>
          <w:p w14:paraId="79F2EE8F" w14:textId="77777777" w:rsidR="00957881" w:rsidRDefault="00000000">
            <w:pPr>
              <w:pStyle w:val="TableCell"/>
            </w:pPr>
            <w:r>
              <w:t>1.018</w:t>
            </w:r>
          </w:p>
        </w:tc>
        <w:tc>
          <w:tcPr>
            <w:tcW w:w="1134" w:type="dxa"/>
          </w:tcPr>
          <w:p w14:paraId="77B6D47D" w14:textId="77777777" w:rsidR="00957881" w:rsidRDefault="00000000">
            <w:pPr>
              <w:pStyle w:val="TableCell"/>
            </w:pPr>
            <w:r>
              <w:t>0.910</w:t>
            </w:r>
          </w:p>
        </w:tc>
      </w:tr>
      <w:tr w:rsidR="00957881" w14:paraId="00D3FF39" w14:textId="77777777">
        <w:tc>
          <w:tcPr>
            <w:tcW w:w="1134" w:type="dxa"/>
          </w:tcPr>
          <w:p w14:paraId="4F7B076C" w14:textId="77777777" w:rsidR="00957881" w:rsidRDefault="00000000">
            <w:pPr>
              <w:pStyle w:val="TableCell"/>
            </w:pPr>
            <w:r>
              <w:t xml:space="preserve">w7 </w:t>
            </w:r>
            <w:r>
              <w:rPr>
                <w:rFonts w:hint="eastAsia"/>
              </w:rPr>
              <w:t>异构资源（</w:t>
            </w:r>
            <w:r>
              <w:rPr>
                <w:rFonts w:hint="eastAsia"/>
              </w:rPr>
              <w:t>s3,</w:t>
            </w:r>
            <w:r>
              <w:t xml:space="preserve"> </w:t>
            </w:r>
            <w:r>
              <w:rPr>
                <w:rFonts w:hint="eastAsia"/>
              </w:rPr>
              <w:t>inst3</w:t>
            </w:r>
            <w:r>
              <w:rPr>
                <w:rFonts w:hint="eastAsia"/>
              </w:rPr>
              <w:t>）</w:t>
            </w:r>
          </w:p>
        </w:tc>
        <w:tc>
          <w:tcPr>
            <w:tcW w:w="1134" w:type="dxa"/>
          </w:tcPr>
          <w:p w14:paraId="3DD88DDB" w14:textId="77777777" w:rsidR="00957881" w:rsidRDefault="00000000">
            <w:pPr>
              <w:pStyle w:val="TableCell"/>
            </w:pPr>
            <w:r>
              <w:t>331.1</w:t>
            </w:r>
          </w:p>
        </w:tc>
        <w:tc>
          <w:tcPr>
            <w:tcW w:w="1134" w:type="dxa"/>
          </w:tcPr>
          <w:p w14:paraId="37C6D94F" w14:textId="77777777" w:rsidR="00957881" w:rsidRDefault="00000000">
            <w:pPr>
              <w:pStyle w:val="TableCell"/>
            </w:pPr>
            <w:r>
              <w:t>273.2</w:t>
            </w:r>
          </w:p>
        </w:tc>
        <w:tc>
          <w:tcPr>
            <w:tcW w:w="1134" w:type="dxa"/>
          </w:tcPr>
          <w:p w14:paraId="628B81DD" w14:textId="77777777" w:rsidR="00957881" w:rsidRDefault="00000000">
            <w:pPr>
              <w:pStyle w:val="TableCell"/>
            </w:pPr>
            <w:r>
              <w:t>+21.2%</w:t>
            </w:r>
          </w:p>
        </w:tc>
        <w:tc>
          <w:tcPr>
            <w:tcW w:w="1134" w:type="dxa"/>
          </w:tcPr>
          <w:p w14:paraId="1D01F725" w14:textId="77777777" w:rsidR="00957881" w:rsidRDefault="00000000">
            <w:pPr>
              <w:pStyle w:val="TableCell"/>
            </w:pPr>
            <w:r>
              <w:t>0.05</w:t>
            </w:r>
          </w:p>
        </w:tc>
        <w:tc>
          <w:tcPr>
            <w:tcW w:w="1134" w:type="dxa"/>
          </w:tcPr>
          <w:p w14:paraId="6F730395" w14:textId="77777777" w:rsidR="00957881" w:rsidRDefault="00000000">
            <w:pPr>
              <w:pStyle w:val="TableCell"/>
            </w:pPr>
            <w:r>
              <w:t>0.06</w:t>
            </w:r>
          </w:p>
        </w:tc>
        <w:tc>
          <w:tcPr>
            <w:tcW w:w="1134" w:type="dxa"/>
          </w:tcPr>
          <w:p w14:paraId="2A5D4D5D" w14:textId="77777777" w:rsidR="00957881" w:rsidRDefault="00000000">
            <w:pPr>
              <w:pStyle w:val="TableCell"/>
            </w:pPr>
            <w:r>
              <w:t>0.11</w:t>
            </w:r>
          </w:p>
        </w:tc>
        <w:tc>
          <w:tcPr>
            <w:tcW w:w="1134" w:type="dxa"/>
          </w:tcPr>
          <w:p w14:paraId="586DA15B" w14:textId="77777777" w:rsidR="00957881" w:rsidRDefault="00000000">
            <w:pPr>
              <w:pStyle w:val="TableCell"/>
            </w:pPr>
            <w:r>
              <w:t>0.34</w:t>
            </w:r>
          </w:p>
        </w:tc>
      </w:tr>
      <w:tr w:rsidR="00957881" w14:paraId="45A0BDA6" w14:textId="77777777">
        <w:tc>
          <w:tcPr>
            <w:tcW w:w="1134" w:type="dxa"/>
          </w:tcPr>
          <w:p w14:paraId="5FF2D50B" w14:textId="77777777" w:rsidR="00957881" w:rsidRDefault="00000000">
            <w:pPr>
              <w:pStyle w:val="TableCell"/>
            </w:pPr>
            <w:r>
              <w:t xml:space="preserve">w7 </w:t>
            </w:r>
            <w:r>
              <w:rPr>
                <w:rFonts w:hint="eastAsia"/>
              </w:rPr>
              <w:t>异构资源（</w:t>
            </w:r>
            <w:r>
              <w:rPr>
                <w:rFonts w:hint="eastAsia"/>
              </w:rPr>
              <w:t>s4,</w:t>
            </w:r>
            <w:r>
              <w:t xml:space="preserve"> </w:t>
            </w:r>
            <w:r>
              <w:rPr>
                <w:rFonts w:hint="eastAsia"/>
              </w:rPr>
              <w:t>inst3</w:t>
            </w:r>
            <w:r>
              <w:rPr>
                <w:rFonts w:hint="eastAsia"/>
              </w:rPr>
              <w:t>）</w:t>
            </w:r>
          </w:p>
        </w:tc>
        <w:tc>
          <w:tcPr>
            <w:tcW w:w="1134" w:type="dxa"/>
          </w:tcPr>
          <w:p w14:paraId="01E3EEB4" w14:textId="77777777" w:rsidR="00957881" w:rsidRDefault="00000000">
            <w:pPr>
              <w:pStyle w:val="TableCell"/>
            </w:pPr>
            <w:r>
              <w:t>271.7</w:t>
            </w:r>
          </w:p>
        </w:tc>
        <w:tc>
          <w:tcPr>
            <w:tcW w:w="1134" w:type="dxa"/>
          </w:tcPr>
          <w:p w14:paraId="204916F4" w14:textId="77777777" w:rsidR="00957881" w:rsidRDefault="00000000">
            <w:pPr>
              <w:pStyle w:val="TableCell"/>
            </w:pPr>
            <w:r>
              <w:t>271.7</w:t>
            </w:r>
          </w:p>
        </w:tc>
        <w:tc>
          <w:tcPr>
            <w:tcW w:w="1134" w:type="dxa"/>
          </w:tcPr>
          <w:p w14:paraId="2F0264E3" w14:textId="77777777" w:rsidR="00957881" w:rsidRDefault="00000000">
            <w:pPr>
              <w:pStyle w:val="TableCell"/>
            </w:pPr>
            <w:r>
              <w:t>+0.0%</w:t>
            </w:r>
          </w:p>
        </w:tc>
        <w:tc>
          <w:tcPr>
            <w:tcW w:w="1134" w:type="dxa"/>
          </w:tcPr>
          <w:p w14:paraId="09E52592" w14:textId="77777777" w:rsidR="00957881" w:rsidRDefault="00000000">
            <w:pPr>
              <w:pStyle w:val="TableCell"/>
            </w:pPr>
            <w:r>
              <w:t>0.06</w:t>
            </w:r>
          </w:p>
        </w:tc>
        <w:tc>
          <w:tcPr>
            <w:tcW w:w="1134" w:type="dxa"/>
          </w:tcPr>
          <w:p w14:paraId="36DF01FE" w14:textId="77777777" w:rsidR="00957881" w:rsidRDefault="00000000">
            <w:pPr>
              <w:pStyle w:val="TableCell"/>
            </w:pPr>
            <w:r>
              <w:t>0.06</w:t>
            </w:r>
          </w:p>
        </w:tc>
        <w:tc>
          <w:tcPr>
            <w:tcW w:w="1134" w:type="dxa"/>
          </w:tcPr>
          <w:p w14:paraId="245C50B5" w14:textId="77777777" w:rsidR="00957881" w:rsidRDefault="00000000">
            <w:pPr>
              <w:pStyle w:val="TableCell"/>
            </w:pPr>
            <w:r>
              <w:t>0.14</w:t>
            </w:r>
          </w:p>
        </w:tc>
        <w:tc>
          <w:tcPr>
            <w:tcW w:w="1134" w:type="dxa"/>
          </w:tcPr>
          <w:p w14:paraId="0490E4A8" w14:textId="77777777" w:rsidR="00957881" w:rsidRDefault="00000000">
            <w:pPr>
              <w:pStyle w:val="TableCell"/>
            </w:pPr>
            <w:r>
              <w:t>0.30</w:t>
            </w:r>
          </w:p>
        </w:tc>
      </w:tr>
    </w:tbl>
    <w:p w14:paraId="4298611F" w14:textId="77777777" w:rsidR="00957881" w:rsidRDefault="00000000">
      <w:pPr>
        <w:pStyle w:val="BodyText"/>
        <w:ind w:firstLine="482"/>
      </w:pPr>
      <w:r>
        <w:rPr>
          <w:rFonts w:hint="eastAsia"/>
          <w:b/>
          <w:bCs/>
        </w:rPr>
        <w:t>（</w:t>
      </w:r>
      <w:r>
        <w:rPr>
          <w:rFonts w:hint="eastAsia"/>
          <w:b/>
          <w:bCs/>
        </w:rPr>
        <w:t>1</w:t>
      </w:r>
      <w:r>
        <w:rPr>
          <w:rFonts w:hint="eastAsia"/>
          <w:b/>
          <w:bCs/>
        </w:rPr>
        <w:t>）调度吞吐</w:t>
      </w:r>
      <w:r>
        <w:rPr>
          <w:b/>
          <w:bCs/>
        </w:rPr>
        <w:t xml:space="preserve"> — s3/w4 · </w:t>
      </w:r>
      <w:r>
        <w:rPr>
          <w:rFonts w:hint="eastAsia"/>
          <w:b/>
          <w:bCs/>
        </w:rPr>
        <w:t>inst3</w:t>
      </w:r>
      <w:r>
        <w:rPr>
          <w:rFonts w:hint="eastAsia"/>
          <w:b/>
          <w:bCs/>
        </w:rPr>
        <w:t>（极限负载）</w:t>
      </w:r>
    </w:p>
    <w:p w14:paraId="6AD2B79A" w14:textId="77777777" w:rsidR="00957881" w:rsidRDefault="00000000">
      <w:pPr>
        <w:pStyle w:val="CaptionedFigure"/>
      </w:pPr>
      <w:r>
        <w:rPr>
          <w:noProof/>
        </w:rPr>
        <w:drawing>
          <wp:inline distT="0" distB="0" distL="0" distR="0" wp14:anchorId="73C06FD2" wp14:editId="388EB025">
            <wp:extent cx="5753100" cy="2359417"/>
            <wp:effectExtent l="0" t="0" r="0" b="0"/>
            <wp:docPr id="225" name="Picture" descr="图 33 ENO 与 Gödel 调度吞吐时序（s3, w4 极限负载, inst3，n=3 中位数）"/>
            <wp:cNvGraphicFramePr/>
            <a:graphic xmlns:a="http://schemas.openxmlformats.org/drawingml/2006/main">
              <a:graphicData uri="http://schemas.openxmlformats.org/drawingml/2006/picture">
                <pic:pic xmlns:pic="http://schemas.openxmlformats.org/drawingml/2006/picture">
                  <pic:nvPicPr>
                    <pic:cNvPr id="226" name="Picture" descr="../figures/fig6-14-throughput-s3-w4-inst3.png"/>
                    <pic:cNvPicPr>
                      <a:picLocks noChangeAspect="1" noChangeArrowheads="1"/>
                    </pic:cNvPicPr>
                  </pic:nvPicPr>
                  <pic:blipFill>
                    <a:blip r:embed="rId40"/>
                    <a:stretch>
                      <a:fillRect/>
                    </a:stretch>
                  </pic:blipFill>
                  <pic:spPr bwMode="auto">
                    <a:xfrm>
                      <a:off x="0" y="0"/>
                      <a:ext cx="5753100" cy="2359417"/>
                    </a:xfrm>
                    <a:prstGeom prst="rect">
                      <a:avLst/>
                    </a:prstGeom>
                    <a:noFill/>
                    <a:ln w="9525">
                      <a:noFill/>
                      <a:headEnd/>
                      <a:tailEnd/>
                    </a:ln>
                  </pic:spPr>
                </pic:pic>
              </a:graphicData>
            </a:graphic>
          </wp:inline>
        </w:drawing>
      </w:r>
    </w:p>
    <w:p w14:paraId="30DA8AE1" w14:textId="77777777" w:rsidR="00957881" w:rsidRDefault="00000000">
      <w:pPr>
        <w:pStyle w:val="ImageCaption"/>
      </w:pPr>
      <w:r>
        <w:rPr>
          <w:rFonts w:hint="eastAsia"/>
        </w:rPr>
        <w:t>图</w:t>
      </w:r>
      <w:r>
        <w:t xml:space="preserve"> 33 ENO </w:t>
      </w:r>
      <w:r>
        <w:rPr>
          <w:rFonts w:hint="eastAsia"/>
        </w:rPr>
        <w:t>与</w:t>
      </w:r>
      <w:r>
        <w:t xml:space="preserve"> Gödel </w:t>
      </w:r>
      <w:r>
        <w:rPr>
          <w:rFonts w:hint="eastAsia"/>
        </w:rPr>
        <w:t>调度吞吐时序（</w:t>
      </w:r>
      <w:r>
        <w:rPr>
          <w:rFonts w:hint="eastAsia"/>
        </w:rPr>
        <w:t>s3,</w:t>
      </w:r>
      <w:r>
        <w:t xml:space="preserve"> w4 </w:t>
      </w:r>
      <w:r>
        <w:rPr>
          <w:rFonts w:hint="eastAsia"/>
        </w:rPr>
        <w:t>极限负载</w:t>
      </w:r>
      <w:r>
        <w:rPr>
          <w:rFonts w:hint="eastAsia"/>
        </w:rPr>
        <w:t>,</w:t>
      </w:r>
      <w:r>
        <w:t xml:space="preserve"> </w:t>
      </w:r>
      <w:r>
        <w:rPr>
          <w:rFonts w:hint="eastAsia"/>
        </w:rPr>
        <w:t>inst3</w:t>
      </w:r>
      <w:r>
        <w:rPr>
          <w:rFonts w:hint="eastAsia"/>
        </w:rPr>
        <w:t>，</w:t>
      </w:r>
      <w:r>
        <w:rPr>
          <w:rFonts w:hint="eastAsia"/>
        </w:rPr>
        <w:t>n=3</w:t>
      </w:r>
      <w:r>
        <w:t xml:space="preserve"> </w:t>
      </w:r>
      <w:r>
        <w:rPr>
          <w:rFonts w:hint="eastAsia"/>
        </w:rPr>
        <w:t>中位数）</w:t>
      </w:r>
    </w:p>
    <w:p w14:paraId="4B0E9DD9" w14:textId="77777777" w:rsidR="00957881" w:rsidRDefault="00000000">
      <w:pPr>
        <w:pStyle w:val="BodyText"/>
        <w:ind w:firstLine="482"/>
      </w:pPr>
      <w:r>
        <w:rPr>
          <w:rFonts w:hint="eastAsia"/>
          <w:b/>
          <w:bCs/>
        </w:rPr>
        <w:t>（</w:t>
      </w:r>
      <w:r>
        <w:rPr>
          <w:rFonts w:hint="eastAsia"/>
          <w:b/>
          <w:bCs/>
        </w:rPr>
        <w:t>2</w:t>
      </w:r>
      <w:r>
        <w:rPr>
          <w:rFonts w:hint="eastAsia"/>
          <w:b/>
          <w:bCs/>
        </w:rPr>
        <w:t>）</w:t>
      </w:r>
      <w:r>
        <w:rPr>
          <w:rFonts w:hint="eastAsia"/>
          <w:b/>
          <w:bCs/>
        </w:rPr>
        <w:t>P99</w:t>
      </w:r>
      <w:r>
        <w:rPr>
          <w:b/>
          <w:bCs/>
        </w:rPr>
        <w:t xml:space="preserve"> </w:t>
      </w:r>
      <w:r>
        <w:rPr>
          <w:rFonts w:hint="eastAsia"/>
          <w:b/>
          <w:bCs/>
        </w:rPr>
        <w:t>调度延迟</w:t>
      </w:r>
      <w:r>
        <w:rPr>
          <w:b/>
          <w:bCs/>
        </w:rPr>
        <w:t xml:space="preserve"> — s3/w4 · </w:t>
      </w:r>
      <w:r>
        <w:rPr>
          <w:rFonts w:hint="eastAsia"/>
          <w:b/>
          <w:bCs/>
        </w:rPr>
        <w:t>inst3</w:t>
      </w:r>
      <w:r>
        <w:rPr>
          <w:rFonts w:hint="eastAsia"/>
          <w:b/>
          <w:bCs/>
        </w:rPr>
        <w:t>（极限负载）</w:t>
      </w:r>
    </w:p>
    <w:p w14:paraId="0ACA6BF2" w14:textId="77777777" w:rsidR="00957881" w:rsidRDefault="00000000">
      <w:pPr>
        <w:pStyle w:val="CaptionedFigure"/>
      </w:pPr>
      <w:r>
        <w:rPr>
          <w:noProof/>
        </w:rPr>
        <w:drawing>
          <wp:inline distT="0" distB="0" distL="0" distR="0" wp14:anchorId="550841A6" wp14:editId="38CB5EB6">
            <wp:extent cx="5753100" cy="2358092"/>
            <wp:effectExtent l="0" t="0" r="0" b="0"/>
            <wp:docPr id="228" name="Picture" descr="图 34 ENO 与 Gödel P99 调度延迟时序（s3, w4 极限负载, inst3，n=3 中位数）"/>
            <wp:cNvGraphicFramePr/>
            <a:graphic xmlns:a="http://schemas.openxmlformats.org/drawingml/2006/main">
              <a:graphicData uri="http://schemas.openxmlformats.org/drawingml/2006/picture">
                <pic:pic xmlns:pic="http://schemas.openxmlformats.org/drawingml/2006/picture">
                  <pic:nvPicPr>
                    <pic:cNvPr id="229" name="Picture" descr="../figures/fig6-latency-p99-s3-w4-inst3.png"/>
                    <pic:cNvPicPr>
                      <a:picLocks noChangeAspect="1" noChangeArrowheads="1"/>
                    </pic:cNvPicPr>
                  </pic:nvPicPr>
                  <pic:blipFill>
                    <a:blip r:embed="rId41"/>
                    <a:stretch>
                      <a:fillRect/>
                    </a:stretch>
                  </pic:blipFill>
                  <pic:spPr bwMode="auto">
                    <a:xfrm>
                      <a:off x="0" y="0"/>
                      <a:ext cx="5753100" cy="2358092"/>
                    </a:xfrm>
                    <a:prstGeom prst="rect">
                      <a:avLst/>
                    </a:prstGeom>
                    <a:noFill/>
                    <a:ln w="9525">
                      <a:noFill/>
                      <a:headEnd/>
                      <a:tailEnd/>
                    </a:ln>
                  </pic:spPr>
                </pic:pic>
              </a:graphicData>
            </a:graphic>
          </wp:inline>
        </w:drawing>
      </w:r>
    </w:p>
    <w:p w14:paraId="129BDBCA" w14:textId="77777777" w:rsidR="00957881" w:rsidRDefault="00000000">
      <w:pPr>
        <w:pStyle w:val="ImageCaption"/>
      </w:pPr>
      <w:r>
        <w:rPr>
          <w:rFonts w:hint="eastAsia"/>
        </w:rPr>
        <w:t>图</w:t>
      </w:r>
      <w:r>
        <w:t xml:space="preserve"> 34 ENO </w:t>
      </w:r>
      <w:r>
        <w:rPr>
          <w:rFonts w:hint="eastAsia"/>
        </w:rPr>
        <w:t>与</w:t>
      </w:r>
      <w:r>
        <w:t xml:space="preserve"> Gödel P99 </w:t>
      </w:r>
      <w:r>
        <w:rPr>
          <w:rFonts w:hint="eastAsia"/>
        </w:rPr>
        <w:t>调度延迟时序（</w:t>
      </w:r>
      <w:r>
        <w:rPr>
          <w:rFonts w:hint="eastAsia"/>
        </w:rPr>
        <w:t>s3,</w:t>
      </w:r>
      <w:r>
        <w:t xml:space="preserve"> w4 </w:t>
      </w:r>
      <w:r>
        <w:rPr>
          <w:rFonts w:hint="eastAsia"/>
        </w:rPr>
        <w:t>极限负载</w:t>
      </w:r>
      <w:r>
        <w:rPr>
          <w:rFonts w:hint="eastAsia"/>
        </w:rPr>
        <w:t>,</w:t>
      </w:r>
      <w:r>
        <w:t xml:space="preserve"> </w:t>
      </w:r>
      <w:r>
        <w:rPr>
          <w:rFonts w:hint="eastAsia"/>
        </w:rPr>
        <w:t>inst3</w:t>
      </w:r>
      <w:r>
        <w:rPr>
          <w:rFonts w:hint="eastAsia"/>
        </w:rPr>
        <w:t>，</w:t>
      </w:r>
      <w:r>
        <w:rPr>
          <w:rFonts w:hint="eastAsia"/>
        </w:rPr>
        <w:t>n=3</w:t>
      </w:r>
      <w:r>
        <w:t xml:space="preserve"> </w:t>
      </w:r>
      <w:r>
        <w:rPr>
          <w:rFonts w:hint="eastAsia"/>
        </w:rPr>
        <w:t>中位数）</w:t>
      </w:r>
    </w:p>
    <w:p w14:paraId="004B82B1" w14:textId="77777777" w:rsidR="00957881" w:rsidRDefault="00000000">
      <w:pPr>
        <w:pStyle w:val="BodyText"/>
        <w:ind w:firstLine="482"/>
      </w:pPr>
      <w:r>
        <w:rPr>
          <w:rFonts w:hint="eastAsia"/>
          <w:b/>
          <w:bCs/>
        </w:rPr>
        <w:lastRenderedPageBreak/>
        <w:t>（</w:t>
      </w:r>
      <w:r>
        <w:rPr>
          <w:rFonts w:hint="eastAsia"/>
          <w:b/>
          <w:bCs/>
        </w:rPr>
        <w:t>3</w:t>
      </w:r>
      <w:r>
        <w:rPr>
          <w:rFonts w:hint="eastAsia"/>
          <w:b/>
          <w:bCs/>
        </w:rPr>
        <w:t>）调度吞吐</w:t>
      </w:r>
      <w:r>
        <w:rPr>
          <w:b/>
          <w:bCs/>
        </w:rPr>
        <w:t xml:space="preserve"> — s4/w4 · </w:t>
      </w:r>
      <w:r>
        <w:rPr>
          <w:rFonts w:hint="eastAsia"/>
          <w:b/>
          <w:bCs/>
        </w:rPr>
        <w:t>inst3</w:t>
      </w:r>
      <w:r>
        <w:rPr>
          <w:rFonts w:hint="eastAsia"/>
          <w:b/>
          <w:bCs/>
        </w:rPr>
        <w:t>（极限负载）</w:t>
      </w:r>
    </w:p>
    <w:p w14:paraId="6BE17D84" w14:textId="77777777" w:rsidR="00957881" w:rsidRDefault="00000000">
      <w:pPr>
        <w:pStyle w:val="CaptionedFigure"/>
      </w:pPr>
      <w:r>
        <w:rPr>
          <w:noProof/>
        </w:rPr>
        <w:drawing>
          <wp:inline distT="0" distB="0" distL="0" distR="0" wp14:anchorId="6CFD4B0D" wp14:editId="4C3510E2">
            <wp:extent cx="5753100" cy="2359417"/>
            <wp:effectExtent l="0" t="0" r="0" b="0"/>
            <wp:docPr id="231" name="Picture" descr="图 35 ENO 与 Gödel 调度吞吐时序（s4, w4 极限负载, inst3，n=3 中位数）"/>
            <wp:cNvGraphicFramePr/>
            <a:graphic xmlns:a="http://schemas.openxmlformats.org/drawingml/2006/main">
              <a:graphicData uri="http://schemas.openxmlformats.org/drawingml/2006/picture">
                <pic:pic xmlns:pic="http://schemas.openxmlformats.org/drawingml/2006/picture">
                  <pic:nvPicPr>
                    <pic:cNvPr id="232" name="Picture" descr="../figures/fig6-throughput-s4-w4-inst3.png"/>
                    <pic:cNvPicPr>
                      <a:picLocks noChangeAspect="1" noChangeArrowheads="1"/>
                    </pic:cNvPicPr>
                  </pic:nvPicPr>
                  <pic:blipFill>
                    <a:blip r:embed="rId42"/>
                    <a:stretch>
                      <a:fillRect/>
                    </a:stretch>
                  </pic:blipFill>
                  <pic:spPr bwMode="auto">
                    <a:xfrm>
                      <a:off x="0" y="0"/>
                      <a:ext cx="5753100" cy="2359417"/>
                    </a:xfrm>
                    <a:prstGeom prst="rect">
                      <a:avLst/>
                    </a:prstGeom>
                    <a:noFill/>
                    <a:ln w="9525">
                      <a:noFill/>
                      <a:headEnd/>
                      <a:tailEnd/>
                    </a:ln>
                  </pic:spPr>
                </pic:pic>
              </a:graphicData>
            </a:graphic>
          </wp:inline>
        </w:drawing>
      </w:r>
    </w:p>
    <w:p w14:paraId="44991A27" w14:textId="77777777" w:rsidR="00957881" w:rsidRDefault="00000000">
      <w:pPr>
        <w:pStyle w:val="ImageCaption"/>
      </w:pPr>
      <w:r>
        <w:rPr>
          <w:rFonts w:hint="eastAsia"/>
        </w:rPr>
        <w:t>图</w:t>
      </w:r>
      <w:r>
        <w:t xml:space="preserve"> 35 ENO </w:t>
      </w:r>
      <w:r>
        <w:rPr>
          <w:rFonts w:hint="eastAsia"/>
        </w:rPr>
        <w:t>与</w:t>
      </w:r>
      <w:r>
        <w:t xml:space="preserve"> Gödel </w:t>
      </w:r>
      <w:r>
        <w:rPr>
          <w:rFonts w:hint="eastAsia"/>
        </w:rPr>
        <w:t>调度吞吐时序（</w:t>
      </w:r>
      <w:r>
        <w:rPr>
          <w:rFonts w:hint="eastAsia"/>
        </w:rPr>
        <w:t>s4,</w:t>
      </w:r>
      <w:r>
        <w:t xml:space="preserve"> w4 </w:t>
      </w:r>
      <w:r>
        <w:rPr>
          <w:rFonts w:hint="eastAsia"/>
        </w:rPr>
        <w:t>极限负载</w:t>
      </w:r>
      <w:r>
        <w:rPr>
          <w:rFonts w:hint="eastAsia"/>
        </w:rPr>
        <w:t>,</w:t>
      </w:r>
      <w:r>
        <w:t xml:space="preserve"> </w:t>
      </w:r>
      <w:r>
        <w:rPr>
          <w:rFonts w:hint="eastAsia"/>
        </w:rPr>
        <w:t>inst3</w:t>
      </w:r>
      <w:r>
        <w:rPr>
          <w:rFonts w:hint="eastAsia"/>
        </w:rPr>
        <w:t>，</w:t>
      </w:r>
      <w:r>
        <w:rPr>
          <w:rFonts w:hint="eastAsia"/>
        </w:rPr>
        <w:t>n=3</w:t>
      </w:r>
      <w:r>
        <w:t xml:space="preserve"> </w:t>
      </w:r>
      <w:r>
        <w:rPr>
          <w:rFonts w:hint="eastAsia"/>
        </w:rPr>
        <w:t>中位数）</w:t>
      </w:r>
    </w:p>
    <w:p w14:paraId="408D334B" w14:textId="77777777" w:rsidR="00957881" w:rsidRDefault="00000000">
      <w:pPr>
        <w:pStyle w:val="BodyText"/>
        <w:ind w:firstLine="482"/>
      </w:pPr>
      <w:r>
        <w:rPr>
          <w:rFonts w:hint="eastAsia"/>
          <w:b/>
          <w:bCs/>
        </w:rPr>
        <w:t>（</w:t>
      </w:r>
      <w:r>
        <w:rPr>
          <w:rFonts w:hint="eastAsia"/>
          <w:b/>
          <w:bCs/>
        </w:rPr>
        <w:t>4</w:t>
      </w:r>
      <w:r>
        <w:rPr>
          <w:rFonts w:hint="eastAsia"/>
          <w:b/>
          <w:bCs/>
        </w:rPr>
        <w:t>）</w:t>
      </w:r>
      <w:r>
        <w:rPr>
          <w:rFonts w:hint="eastAsia"/>
          <w:b/>
          <w:bCs/>
        </w:rPr>
        <w:t>P99</w:t>
      </w:r>
      <w:r>
        <w:rPr>
          <w:b/>
          <w:bCs/>
        </w:rPr>
        <w:t xml:space="preserve"> </w:t>
      </w:r>
      <w:r>
        <w:rPr>
          <w:rFonts w:hint="eastAsia"/>
          <w:b/>
          <w:bCs/>
        </w:rPr>
        <w:t>调度延迟</w:t>
      </w:r>
      <w:r>
        <w:rPr>
          <w:b/>
          <w:bCs/>
        </w:rPr>
        <w:t xml:space="preserve"> — s4/w4 · </w:t>
      </w:r>
      <w:r>
        <w:rPr>
          <w:rFonts w:hint="eastAsia"/>
          <w:b/>
          <w:bCs/>
        </w:rPr>
        <w:t>inst3</w:t>
      </w:r>
      <w:r>
        <w:rPr>
          <w:rFonts w:hint="eastAsia"/>
          <w:b/>
          <w:bCs/>
        </w:rPr>
        <w:t>（极限负载）</w:t>
      </w:r>
    </w:p>
    <w:p w14:paraId="03F59805" w14:textId="77777777" w:rsidR="00957881" w:rsidRDefault="00000000">
      <w:pPr>
        <w:pStyle w:val="CaptionedFigure"/>
      </w:pPr>
      <w:r>
        <w:rPr>
          <w:noProof/>
        </w:rPr>
        <w:drawing>
          <wp:inline distT="0" distB="0" distL="0" distR="0" wp14:anchorId="2AD57BCE" wp14:editId="5AFB4F2C">
            <wp:extent cx="5753100" cy="2358092"/>
            <wp:effectExtent l="0" t="0" r="0" b="0"/>
            <wp:docPr id="234" name="Picture" descr="图 36 ENO 与 Gödel P99 调度延迟时序（s4, w4 极限负载, inst3，n=3 中位数）"/>
            <wp:cNvGraphicFramePr/>
            <a:graphic xmlns:a="http://schemas.openxmlformats.org/drawingml/2006/main">
              <a:graphicData uri="http://schemas.openxmlformats.org/drawingml/2006/picture">
                <pic:pic xmlns:pic="http://schemas.openxmlformats.org/drawingml/2006/picture">
                  <pic:nvPicPr>
                    <pic:cNvPr id="235" name="Picture" descr="../figures/fig6-latency-p99-s4-w4-inst3.png"/>
                    <pic:cNvPicPr>
                      <a:picLocks noChangeAspect="1" noChangeArrowheads="1"/>
                    </pic:cNvPicPr>
                  </pic:nvPicPr>
                  <pic:blipFill>
                    <a:blip r:embed="rId43"/>
                    <a:stretch>
                      <a:fillRect/>
                    </a:stretch>
                  </pic:blipFill>
                  <pic:spPr bwMode="auto">
                    <a:xfrm>
                      <a:off x="0" y="0"/>
                      <a:ext cx="5753100" cy="2358092"/>
                    </a:xfrm>
                    <a:prstGeom prst="rect">
                      <a:avLst/>
                    </a:prstGeom>
                    <a:noFill/>
                    <a:ln w="9525">
                      <a:noFill/>
                      <a:headEnd/>
                      <a:tailEnd/>
                    </a:ln>
                  </pic:spPr>
                </pic:pic>
              </a:graphicData>
            </a:graphic>
          </wp:inline>
        </w:drawing>
      </w:r>
    </w:p>
    <w:p w14:paraId="7FD5AE23" w14:textId="77777777" w:rsidR="00957881" w:rsidRDefault="00000000">
      <w:pPr>
        <w:pStyle w:val="ImageCaption"/>
      </w:pPr>
      <w:r>
        <w:rPr>
          <w:rFonts w:hint="eastAsia"/>
        </w:rPr>
        <w:t>图</w:t>
      </w:r>
      <w:r>
        <w:t xml:space="preserve"> 36 ENO </w:t>
      </w:r>
      <w:r>
        <w:rPr>
          <w:rFonts w:hint="eastAsia"/>
        </w:rPr>
        <w:t>与</w:t>
      </w:r>
      <w:r>
        <w:t xml:space="preserve"> Gödel P99 </w:t>
      </w:r>
      <w:r>
        <w:rPr>
          <w:rFonts w:hint="eastAsia"/>
        </w:rPr>
        <w:t>调度延迟时序（</w:t>
      </w:r>
      <w:r>
        <w:rPr>
          <w:rFonts w:hint="eastAsia"/>
        </w:rPr>
        <w:t>s4,</w:t>
      </w:r>
      <w:r>
        <w:t xml:space="preserve"> w4 </w:t>
      </w:r>
      <w:r>
        <w:rPr>
          <w:rFonts w:hint="eastAsia"/>
        </w:rPr>
        <w:t>极限负载</w:t>
      </w:r>
      <w:r>
        <w:rPr>
          <w:rFonts w:hint="eastAsia"/>
        </w:rPr>
        <w:t>,</w:t>
      </w:r>
      <w:r>
        <w:t xml:space="preserve"> </w:t>
      </w:r>
      <w:r>
        <w:rPr>
          <w:rFonts w:hint="eastAsia"/>
        </w:rPr>
        <w:t>inst3</w:t>
      </w:r>
      <w:r>
        <w:rPr>
          <w:rFonts w:hint="eastAsia"/>
        </w:rPr>
        <w:t>，</w:t>
      </w:r>
      <w:r>
        <w:rPr>
          <w:rFonts w:hint="eastAsia"/>
        </w:rPr>
        <w:t>n=3</w:t>
      </w:r>
      <w:r>
        <w:t xml:space="preserve"> </w:t>
      </w:r>
      <w:r>
        <w:rPr>
          <w:rFonts w:hint="eastAsia"/>
        </w:rPr>
        <w:t>中位数）</w:t>
      </w:r>
    </w:p>
    <w:p w14:paraId="43866901" w14:textId="77777777" w:rsidR="00957881" w:rsidRDefault="00000000">
      <w:pPr>
        <w:pStyle w:val="BodyText"/>
        <w:ind w:firstLine="482"/>
      </w:pPr>
      <w:r>
        <w:rPr>
          <w:rFonts w:hint="eastAsia"/>
          <w:b/>
          <w:bCs/>
        </w:rPr>
        <w:t>（</w:t>
      </w:r>
      <w:r>
        <w:rPr>
          <w:rFonts w:hint="eastAsia"/>
          <w:b/>
          <w:bCs/>
        </w:rPr>
        <w:t>5</w:t>
      </w:r>
      <w:r>
        <w:rPr>
          <w:rFonts w:hint="eastAsia"/>
          <w:b/>
          <w:bCs/>
        </w:rPr>
        <w:t>）调度吞吐</w:t>
      </w:r>
      <w:r>
        <w:rPr>
          <w:b/>
          <w:bCs/>
        </w:rPr>
        <w:t xml:space="preserve"> — s3/w5 · </w:t>
      </w:r>
      <w:r>
        <w:rPr>
          <w:rFonts w:hint="eastAsia"/>
          <w:b/>
          <w:bCs/>
        </w:rPr>
        <w:t>inst3</w:t>
      </w:r>
      <w:r>
        <w:rPr>
          <w:rFonts w:hint="eastAsia"/>
          <w:b/>
          <w:bCs/>
        </w:rPr>
        <w:t>（突发洪峰）</w:t>
      </w:r>
    </w:p>
    <w:p w14:paraId="1677219C" w14:textId="77777777" w:rsidR="00957881" w:rsidRDefault="00000000">
      <w:pPr>
        <w:pStyle w:val="CaptionedFigure"/>
      </w:pPr>
      <w:r>
        <w:rPr>
          <w:noProof/>
        </w:rPr>
        <w:lastRenderedPageBreak/>
        <w:drawing>
          <wp:inline distT="0" distB="0" distL="0" distR="0" wp14:anchorId="761933CE" wp14:editId="3FE56A76">
            <wp:extent cx="5753100" cy="2359417"/>
            <wp:effectExtent l="0" t="0" r="0" b="0"/>
            <wp:docPr id="237" name="Picture" descr="图 37 ENO 与 Gödel 调度吞吐时序（s3, w5 突发洪峰, inst3，n=3 中位数）"/>
            <wp:cNvGraphicFramePr/>
            <a:graphic xmlns:a="http://schemas.openxmlformats.org/drawingml/2006/main">
              <a:graphicData uri="http://schemas.openxmlformats.org/drawingml/2006/picture">
                <pic:pic xmlns:pic="http://schemas.openxmlformats.org/drawingml/2006/picture">
                  <pic:nvPicPr>
                    <pic:cNvPr id="238" name="Picture" descr="../figures/fig6-throughput-s3-w5-inst3.png"/>
                    <pic:cNvPicPr>
                      <a:picLocks noChangeAspect="1" noChangeArrowheads="1"/>
                    </pic:cNvPicPr>
                  </pic:nvPicPr>
                  <pic:blipFill>
                    <a:blip r:embed="rId44"/>
                    <a:stretch>
                      <a:fillRect/>
                    </a:stretch>
                  </pic:blipFill>
                  <pic:spPr bwMode="auto">
                    <a:xfrm>
                      <a:off x="0" y="0"/>
                      <a:ext cx="5753100" cy="2359417"/>
                    </a:xfrm>
                    <a:prstGeom prst="rect">
                      <a:avLst/>
                    </a:prstGeom>
                    <a:noFill/>
                    <a:ln w="9525">
                      <a:noFill/>
                      <a:headEnd/>
                      <a:tailEnd/>
                    </a:ln>
                  </pic:spPr>
                </pic:pic>
              </a:graphicData>
            </a:graphic>
          </wp:inline>
        </w:drawing>
      </w:r>
    </w:p>
    <w:p w14:paraId="735113C4" w14:textId="77777777" w:rsidR="00957881" w:rsidRDefault="00000000">
      <w:pPr>
        <w:pStyle w:val="ImageCaption"/>
      </w:pPr>
      <w:r>
        <w:rPr>
          <w:rFonts w:hint="eastAsia"/>
        </w:rPr>
        <w:t>图</w:t>
      </w:r>
      <w:r>
        <w:t xml:space="preserve"> 37 ENO </w:t>
      </w:r>
      <w:r>
        <w:rPr>
          <w:rFonts w:hint="eastAsia"/>
        </w:rPr>
        <w:t>与</w:t>
      </w:r>
      <w:r>
        <w:t xml:space="preserve"> Gödel </w:t>
      </w:r>
      <w:r>
        <w:rPr>
          <w:rFonts w:hint="eastAsia"/>
        </w:rPr>
        <w:t>调度吞吐时序（</w:t>
      </w:r>
      <w:r>
        <w:rPr>
          <w:rFonts w:hint="eastAsia"/>
        </w:rPr>
        <w:t>s3,</w:t>
      </w:r>
      <w:r>
        <w:t xml:space="preserve"> w5 </w:t>
      </w:r>
      <w:r>
        <w:rPr>
          <w:rFonts w:hint="eastAsia"/>
        </w:rPr>
        <w:t>突发洪峰</w:t>
      </w:r>
      <w:r>
        <w:rPr>
          <w:rFonts w:hint="eastAsia"/>
        </w:rPr>
        <w:t>,</w:t>
      </w:r>
      <w:r>
        <w:t xml:space="preserve"> </w:t>
      </w:r>
      <w:r>
        <w:rPr>
          <w:rFonts w:hint="eastAsia"/>
        </w:rPr>
        <w:t>inst3</w:t>
      </w:r>
      <w:r>
        <w:rPr>
          <w:rFonts w:hint="eastAsia"/>
        </w:rPr>
        <w:t>，</w:t>
      </w:r>
      <w:r>
        <w:rPr>
          <w:rFonts w:hint="eastAsia"/>
        </w:rPr>
        <w:t>n=3</w:t>
      </w:r>
      <w:r>
        <w:t xml:space="preserve"> </w:t>
      </w:r>
      <w:r>
        <w:rPr>
          <w:rFonts w:hint="eastAsia"/>
        </w:rPr>
        <w:t>中位数）</w:t>
      </w:r>
    </w:p>
    <w:p w14:paraId="08704BF4" w14:textId="77777777" w:rsidR="00957881" w:rsidRDefault="00000000">
      <w:pPr>
        <w:pStyle w:val="BodyText"/>
        <w:ind w:firstLine="482"/>
      </w:pPr>
      <w:r>
        <w:rPr>
          <w:rFonts w:hint="eastAsia"/>
          <w:b/>
          <w:bCs/>
        </w:rPr>
        <w:t>（</w:t>
      </w:r>
      <w:r>
        <w:rPr>
          <w:rFonts w:hint="eastAsia"/>
          <w:b/>
          <w:bCs/>
        </w:rPr>
        <w:t>6</w:t>
      </w:r>
      <w:r>
        <w:rPr>
          <w:rFonts w:hint="eastAsia"/>
          <w:b/>
          <w:bCs/>
        </w:rPr>
        <w:t>）</w:t>
      </w:r>
      <w:r>
        <w:rPr>
          <w:rFonts w:hint="eastAsia"/>
          <w:b/>
          <w:bCs/>
        </w:rPr>
        <w:t>P99</w:t>
      </w:r>
      <w:r>
        <w:rPr>
          <w:b/>
          <w:bCs/>
        </w:rPr>
        <w:t xml:space="preserve"> </w:t>
      </w:r>
      <w:r>
        <w:rPr>
          <w:rFonts w:hint="eastAsia"/>
          <w:b/>
          <w:bCs/>
        </w:rPr>
        <w:t>调度延迟</w:t>
      </w:r>
      <w:r>
        <w:rPr>
          <w:b/>
          <w:bCs/>
        </w:rPr>
        <w:t xml:space="preserve"> — s3/w5 · </w:t>
      </w:r>
      <w:r>
        <w:rPr>
          <w:rFonts w:hint="eastAsia"/>
          <w:b/>
          <w:bCs/>
        </w:rPr>
        <w:t>inst3</w:t>
      </w:r>
      <w:r>
        <w:rPr>
          <w:rFonts w:hint="eastAsia"/>
          <w:b/>
          <w:bCs/>
        </w:rPr>
        <w:t>（突发洪峰）</w:t>
      </w:r>
    </w:p>
    <w:p w14:paraId="571E8BF5" w14:textId="77777777" w:rsidR="00957881" w:rsidRDefault="00000000">
      <w:pPr>
        <w:pStyle w:val="CaptionedFigure"/>
      </w:pPr>
      <w:r>
        <w:rPr>
          <w:noProof/>
        </w:rPr>
        <w:drawing>
          <wp:inline distT="0" distB="0" distL="0" distR="0" wp14:anchorId="5F31F7AC" wp14:editId="1AF77447">
            <wp:extent cx="5753100" cy="2359417"/>
            <wp:effectExtent l="0" t="0" r="0" b="0"/>
            <wp:docPr id="240" name="Picture" descr="图 38 ENO 与 Gödel P99 调度延迟时序（s3, w5 突发洪峰, inst3，n=3 中位数）"/>
            <wp:cNvGraphicFramePr/>
            <a:graphic xmlns:a="http://schemas.openxmlformats.org/drawingml/2006/main">
              <a:graphicData uri="http://schemas.openxmlformats.org/drawingml/2006/picture">
                <pic:pic xmlns:pic="http://schemas.openxmlformats.org/drawingml/2006/picture">
                  <pic:nvPicPr>
                    <pic:cNvPr id="241" name="Picture" descr="../figures/fig6-latency-p99-s3-w5-inst3.png"/>
                    <pic:cNvPicPr>
                      <a:picLocks noChangeAspect="1" noChangeArrowheads="1"/>
                    </pic:cNvPicPr>
                  </pic:nvPicPr>
                  <pic:blipFill>
                    <a:blip r:embed="rId45"/>
                    <a:stretch>
                      <a:fillRect/>
                    </a:stretch>
                  </pic:blipFill>
                  <pic:spPr bwMode="auto">
                    <a:xfrm>
                      <a:off x="0" y="0"/>
                      <a:ext cx="5753100" cy="2359417"/>
                    </a:xfrm>
                    <a:prstGeom prst="rect">
                      <a:avLst/>
                    </a:prstGeom>
                    <a:noFill/>
                    <a:ln w="9525">
                      <a:noFill/>
                      <a:headEnd/>
                      <a:tailEnd/>
                    </a:ln>
                  </pic:spPr>
                </pic:pic>
              </a:graphicData>
            </a:graphic>
          </wp:inline>
        </w:drawing>
      </w:r>
    </w:p>
    <w:p w14:paraId="49EC184F" w14:textId="77777777" w:rsidR="00957881" w:rsidRDefault="00000000">
      <w:pPr>
        <w:pStyle w:val="ImageCaption"/>
      </w:pPr>
      <w:r>
        <w:rPr>
          <w:rFonts w:hint="eastAsia"/>
        </w:rPr>
        <w:t>图</w:t>
      </w:r>
      <w:r>
        <w:t xml:space="preserve"> 38 ENO </w:t>
      </w:r>
      <w:r>
        <w:rPr>
          <w:rFonts w:hint="eastAsia"/>
        </w:rPr>
        <w:t>与</w:t>
      </w:r>
      <w:r>
        <w:t xml:space="preserve"> Gödel P99 </w:t>
      </w:r>
      <w:r>
        <w:rPr>
          <w:rFonts w:hint="eastAsia"/>
        </w:rPr>
        <w:t>调度延迟时序（</w:t>
      </w:r>
      <w:r>
        <w:rPr>
          <w:rFonts w:hint="eastAsia"/>
        </w:rPr>
        <w:t>s3,</w:t>
      </w:r>
      <w:r>
        <w:t xml:space="preserve"> w5 </w:t>
      </w:r>
      <w:r>
        <w:rPr>
          <w:rFonts w:hint="eastAsia"/>
        </w:rPr>
        <w:t>突发洪峰</w:t>
      </w:r>
      <w:r>
        <w:rPr>
          <w:rFonts w:hint="eastAsia"/>
        </w:rPr>
        <w:t>,</w:t>
      </w:r>
      <w:r>
        <w:t xml:space="preserve"> </w:t>
      </w:r>
      <w:r>
        <w:rPr>
          <w:rFonts w:hint="eastAsia"/>
        </w:rPr>
        <w:t>inst3</w:t>
      </w:r>
      <w:r>
        <w:rPr>
          <w:rFonts w:hint="eastAsia"/>
        </w:rPr>
        <w:t>，</w:t>
      </w:r>
      <w:r>
        <w:rPr>
          <w:rFonts w:hint="eastAsia"/>
        </w:rPr>
        <w:t>n=3</w:t>
      </w:r>
      <w:r>
        <w:t xml:space="preserve"> </w:t>
      </w:r>
      <w:r>
        <w:rPr>
          <w:rFonts w:hint="eastAsia"/>
        </w:rPr>
        <w:t>中位数）</w:t>
      </w:r>
    </w:p>
    <w:p w14:paraId="016D7488" w14:textId="77777777" w:rsidR="00957881" w:rsidRDefault="00000000">
      <w:pPr>
        <w:pStyle w:val="BodyText"/>
        <w:ind w:firstLine="482"/>
      </w:pPr>
      <w:r>
        <w:rPr>
          <w:rFonts w:hint="eastAsia"/>
          <w:b/>
          <w:bCs/>
        </w:rPr>
        <w:t>（</w:t>
      </w:r>
      <w:r>
        <w:rPr>
          <w:rFonts w:hint="eastAsia"/>
          <w:b/>
          <w:bCs/>
        </w:rPr>
        <w:t>7</w:t>
      </w:r>
      <w:r>
        <w:rPr>
          <w:rFonts w:hint="eastAsia"/>
          <w:b/>
          <w:bCs/>
        </w:rPr>
        <w:t>）调度吞吐</w:t>
      </w:r>
      <w:r>
        <w:rPr>
          <w:b/>
          <w:bCs/>
        </w:rPr>
        <w:t xml:space="preserve"> — s4/w5 · </w:t>
      </w:r>
      <w:r>
        <w:rPr>
          <w:rFonts w:hint="eastAsia"/>
          <w:b/>
          <w:bCs/>
        </w:rPr>
        <w:t>inst3</w:t>
      </w:r>
      <w:r>
        <w:rPr>
          <w:rFonts w:hint="eastAsia"/>
          <w:b/>
          <w:bCs/>
        </w:rPr>
        <w:t>（突发洪峰）</w:t>
      </w:r>
    </w:p>
    <w:p w14:paraId="5F1C331C" w14:textId="77777777" w:rsidR="00957881" w:rsidRDefault="00000000">
      <w:pPr>
        <w:pStyle w:val="CaptionedFigure"/>
      </w:pPr>
      <w:r>
        <w:rPr>
          <w:noProof/>
        </w:rPr>
        <w:drawing>
          <wp:inline distT="0" distB="0" distL="0" distR="0" wp14:anchorId="223485C3" wp14:editId="53FC45A2">
            <wp:extent cx="5753100" cy="2359417"/>
            <wp:effectExtent l="0" t="0" r="0" b="0"/>
            <wp:docPr id="243" name="Picture" descr="图 39 ENO 与 Gödel 调度吞吐时序（s4, w5 突发洪峰, inst3，n=3 中位数）"/>
            <wp:cNvGraphicFramePr/>
            <a:graphic xmlns:a="http://schemas.openxmlformats.org/drawingml/2006/main">
              <a:graphicData uri="http://schemas.openxmlformats.org/drawingml/2006/picture">
                <pic:pic xmlns:pic="http://schemas.openxmlformats.org/drawingml/2006/picture">
                  <pic:nvPicPr>
                    <pic:cNvPr id="244" name="Picture" descr="../figures/fig6-15-throughput-s4-w5-inst3.png"/>
                    <pic:cNvPicPr>
                      <a:picLocks noChangeAspect="1" noChangeArrowheads="1"/>
                    </pic:cNvPicPr>
                  </pic:nvPicPr>
                  <pic:blipFill>
                    <a:blip r:embed="rId46"/>
                    <a:stretch>
                      <a:fillRect/>
                    </a:stretch>
                  </pic:blipFill>
                  <pic:spPr bwMode="auto">
                    <a:xfrm>
                      <a:off x="0" y="0"/>
                      <a:ext cx="5753100" cy="2359417"/>
                    </a:xfrm>
                    <a:prstGeom prst="rect">
                      <a:avLst/>
                    </a:prstGeom>
                    <a:noFill/>
                    <a:ln w="9525">
                      <a:noFill/>
                      <a:headEnd/>
                      <a:tailEnd/>
                    </a:ln>
                  </pic:spPr>
                </pic:pic>
              </a:graphicData>
            </a:graphic>
          </wp:inline>
        </w:drawing>
      </w:r>
    </w:p>
    <w:p w14:paraId="57E1B1BB" w14:textId="77777777" w:rsidR="00957881" w:rsidRDefault="00000000">
      <w:pPr>
        <w:pStyle w:val="ImageCaption"/>
      </w:pPr>
      <w:r>
        <w:rPr>
          <w:rFonts w:hint="eastAsia"/>
        </w:rPr>
        <w:lastRenderedPageBreak/>
        <w:t>图</w:t>
      </w:r>
      <w:r>
        <w:t xml:space="preserve"> 39 ENO </w:t>
      </w:r>
      <w:r>
        <w:rPr>
          <w:rFonts w:hint="eastAsia"/>
        </w:rPr>
        <w:t>与</w:t>
      </w:r>
      <w:r>
        <w:t xml:space="preserve"> Gödel </w:t>
      </w:r>
      <w:r>
        <w:rPr>
          <w:rFonts w:hint="eastAsia"/>
        </w:rPr>
        <w:t>调度吞吐时序（</w:t>
      </w:r>
      <w:r>
        <w:rPr>
          <w:rFonts w:hint="eastAsia"/>
        </w:rPr>
        <w:t>s4,</w:t>
      </w:r>
      <w:r>
        <w:t xml:space="preserve"> w5 </w:t>
      </w:r>
      <w:r>
        <w:rPr>
          <w:rFonts w:hint="eastAsia"/>
        </w:rPr>
        <w:t>突发洪峰</w:t>
      </w:r>
      <w:r>
        <w:rPr>
          <w:rFonts w:hint="eastAsia"/>
        </w:rPr>
        <w:t>,</w:t>
      </w:r>
      <w:r>
        <w:t xml:space="preserve"> </w:t>
      </w:r>
      <w:r>
        <w:rPr>
          <w:rFonts w:hint="eastAsia"/>
        </w:rPr>
        <w:t>inst3</w:t>
      </w:r>
      <w:r>
        <w:rPr>
          <w:rFonts w:hint="eastAsia"/>
        </w:rPr>
        <w:t>，</w:t>
      </w:r>
      <w:r>
        <w:rPr>
          <w:rFonts w:hint="eastAsia"/>
        </w:rPr>
        <w:t>n=3</w:t>
      </w:r>
      <w:r>
        <w:t xml:space="preserve"> </w:t>
      </w:r>
      <w:r>
        <w:rPr>
          <w:rFonts w:hint="eastAsia"/>
        </w:rPr>
        <w:t>中位数）</w:t>
      </w:r>
    </w:p>
    <w:p w14:paraId="086C4235" w14:textId="77777777" w:rsidR="00957881" w:rsidRDefault="00000000">
      <w:pPr>
        <w:pStyle w:val="BodyText"/>
        <w:ind w:firstLine="482"/>
      </w:pPr>
      <w:r>
        <w:rPr>
          <w:rFonts w:hint="eastAsia"/>
          <w:b/>
          <w:bCs/>
        </w:rPr>
        <w:t>（</w:t>
      </w:r>
      <w:r>
        <w:rPr>
          <w:rFonts w:hint="eastAsia"/>
          <w:b/>
          <w:bCs/>
        </w:rPr>
        <w:t>8</w:t>
      </w:r>
      <w:r>
        <w:rPr>
          <w:rFonts w:hint="eastAsia"/>
          <w:b/>
          <w:bCs/>
        </w:rPr>
        <w:t>）</w:t>
      </w:r>
      <w:r>
        <w:rPr>
          <w:rFonts w:hint="eastAsia"/>
          <w:b/>
          <w:bCs/>
        </w:rPr>
        <w:t>P99</w:t>
      </w:r>
      <w:r>
        <w:rPr>
          <w:b/>
          <w:bCs/>
        </w:rPr>
        <w:t xml:space="preserve"> </w:t>
      </w:r>
      <w:r>
        <w:rPr>
          <w:rFonts w:hint="eastAsia"/>
          <w:b/>
          <w:bCs/>
        </w:rPr>
        <w:t>调度延迟</w:t>
      </w:r>
      <w:r>
        <w:rPr>
          <w:b/>
          <w:bCs/>
        </w:rPr>
        <w:t xml:space="preserve"> — s4/w5 · </w:t>
      </w:r>
      <w:r>
        <w:rPr>
          <w:rFonts w:hint="eastAsia"/>
          <w:b/>
          <w:bCs/>
        </w:rPr>
        <w:t>inst3</w:t>
      </w:r>
      <w:r>
        <w:rPr>
          <w:rFonts w:hint="eastAsia"/>
          <w:b/>
          <w:bCs/>
        </w:rPr>
        <w:t>（突发洪峰）</w:t>
      </w:r>
    </w:p>
    <w:p w14:paraId="3C34949D" w14:textId="77777777" w:rsidR="00957881" w:rsidRDefault="00000000">
      <w:pPr>
        <w:pStyle w:val="CaptionedFigure"/>
      </w:pPr>
      <w:r>
        <w:rPr>
          <w:noProof/>
        </w:rPr>
        <w:drawing>
          <wp:inline distT="0" distB="0" distL="0" distR="0" wp14:anchorId="10082FBF" wp14:editId="251C6856">
            <wp:extent cx="5753100" cy="2359417"/>
            <wp:effectExtent l="0" t="0" r="0" b="0"/>
            <wp:docPr id="246" name="Picture" descr="图 40 ENO 与 Gödel P99 调度延迟时序（s4, w5 突发洪峰, inst3，n=3 中位数）"/>
            <wp:cNvGraphicFramePr/>
            <a:graphic xmlns:a="http://schemas.openxmlformats.org/drawingml/2006/main">
              <a:graphicData uri="http://schemas.openxmlformats.org/drawingml/2006/picture">
                <pic:pic xmlns:pic="http://schemas.openxmlformats.org/drawingml/2006/picture">
                  <pic:nvPicPr>
                    <pic:cNvPr id="247" name="Picture" descr="../figures/fig6-latency-p99-s4-w5-inst3.png"/>
                    <pic:cNvPicPr>
                      <a:picLocks noChangeAspect="1" noChangeArrowheads="1"/>
                    </pic:cNvPicPr>
                  </pic:nvPicPr>
                  <pic:blipFill>
                    <a:blip r:embed="rId47"/>
                    <a:stretch>
                      <a:fillRect/>
                    </a:stretch>
                  </pic:blipFill>
                  <pic:spPr bwMode="auto">
                    <a:xfrm>
                      <a:off x="0" y="0"/>
                      <a:ext cx="5753100" cy="2359417"/>
                    </a:xfrm>
                    <a:prstGeom prst="rect">
                      <a:avLst/>
                    </a:prstGeom>
                    <a:noFill/>
                    <a:ln w="9525">
                      <a:noFill/>
                      <a:headEnd/>
                      <a:tailEnd/>
                    </a:ln>
                  </pic:spPr>
                </pic:pic>
              </a:graphicData>
            </a:graphic>
          </wp:inline>
        </w:drawing>
      </w:r>
    </w:p>
    <w:p w14:paraId="48362F10" w14:textId="77777777" w:rsidR="00957881" w:rsidRDefault="00000000">
      <w:pPr>
        <w:pStyle w:val="ImageCaption"/>
      </w:pPr>
      <w:r>
        <w:rPr>
          <w:rFonts w:hint="eastAsia"/>
        </w:rPr>
        <w:t>图</w:t>
      </w:r>
      <w:r>
        <w:t xml:space="preserve"> 40 ENO </w:t>
      </w:r>
      <w:r>
        <w:rPr>
          <w:rFonts w:hint="eastAsia"/>
        </w:rPr>
        <w:t>与</w:t>
      </w:r>
      <w:r>
        <w:t xml:space="preserve"> Gödel P99 </w:t>
      </w:r>
      <w:r>
        <w:rPr>
          <w:rFonts w:hint="eastAsia"/>
        </w:rPr>
        <w:t>调度延迟时序（</w:t>
      </w:r>
      <w:r>
        <w:rPr>
          <w:rFonts w:hint="eastAsia"/>
        </w:rPr>
        <w:t>s4,</w:t>
      </w:r>
      <w:r>
        <w:t xml:space="preserve"> w5 </w:t>
      </w:r>
      <w:r>
        <w:rPr>
          <w:rFonts w:hint="eastAsia"/>
        </w:rPr>
        <w:t>突发洪峰</w:t>
      </w:r>
      <w:r>
        <w:rPr>
          <w:rFonts w:hint="eastAsia"/>
        </w:rPr>
        <w:t>,</w:t>
      </w:r>
      <w:r>
        <w:t xml:space="preserve"> </w:t>
      </w:r>
      <w:r>
        <w:rPr>
          <w:rFonts w:hint="eastAsia"/>
        </w:rPr>
        <w:t>inst3</w:t>
      </w:r>
      <w:r>
        <w:rPr>
          <w:rFonts w:hint="eastAsia"/>
        </w:rPr>
        <w:t>，</w:t>
      </w:r>
      <w:r>
        <w:rPr>
          <w:rFonts w:hint="eastAsia"/>
        </w:rPr>
        <w:t>n=3</w:t>
      </w:r>
      <w:r>
        <w:t xml:space="preserve"> </w:t>
      </w:r>
      <w:r>
        <w:rPr>
          <w:rFonts w:hint="eastAsia"/>
        </w:rPr>
        <w:t>中位数）</w:t>
      </w:r>
    </w:p>
    <w:p w14:paraId="61B86575" w14:textId="77777777" w:rsidR="00957881" w:rsidRDefault="00000000">
      <w:pPr>
        <w:pStyle w:val="BodyText"/>
      </w:pPr>
      <w:r>
        <w:rPr>
          <w:rFonts w:hint="eastAsia"/>
        </w:rPr>
        <w:t>结论：</w:t>
      </w:r>
    </w:p>
    <w:p w14:paraId="7A1921E0" w14:textId="77777777" w:rsidR="00957881" w:rsidRDefault="00000000">
      <w:pPr>
        <w:pStyle w:val="Compact"/>
        <w:numPr>
          <w:ilvl w:val="0"/>
          <w:numId w:val="23"/>
        </w:numPr>
        <w:ind w:left="780"/>
      </w:pPr>
      <w:r>
        <w:rPr>
          <w:rFonts w:hint="eastAsia"/>
        </w:rPr>
        <w:t>w4</w:t>
      </w:r>
      <w:r>
        <w:rPr>
          <w:rFonts w:hint="eastAsia"/>
        </w:rPr>
        <w:t>（</w:t>
      </w:r>
      <w:r>
        <w:rPr>
          <w:rFonts w:hint="eastAsia"/>
        </w:rPr>
        <w:t>2000</w:t>
      </w:r>
      <w:r>
        <w:t xml:space="preserve"> pods/s </w:t>
      </w:r>
      <w:r>
        <w:rPr>
          <w:rFonts w:hint="eastAsia"/>
        </w:rPr>
        <w:t>极限负载）：</w:t>
      </w:r>
      <w:r>
        <w:rPr>
          <w:rFonts w:hint="eastAsia"/>
        </w:rPr>
        <w:t>ENO</w:t>
      </w:r>
      <w:r>
        <w:t xml:space="preserve"> </w:t>
      </w:r>
      <w:r>
        <w:rPr>
          <w:rFonts w:hint="eastAsia"/>
        </w:rPr>
        <w:t>在两个规模下的有效吞吐分别较</w:t>
      </w:r>
      <w:r>
        <w:t xml:space="preserve"> Gödel </w:t>
      </w:r>
      <w:r>
        <w:rPr>
          <w:rFonts w:hint="eastAsia"/>
        </w:rPr>
        <w:t>提升</w:t>
      </w:r>
      <w:r>
        <w:t xml:space="preserve"> 9.3% </w:t>
      </w:r>
      <w:r>
        <w:rPr>
          <w:rFonts w:hint="eastAsia"/>
        </w:rPr>
        <w:t>与</w:t>
      </w:r>
      <w:r>
        <w:t xml:space="preserve"> </w:t>
      </w:r>
      <w:r>
        <w:rPr>
          <w:rFonts w:hint="eastAsia"/>
        </w:rPr>
        <w:t>16.0%</w:t>
      </w:r>
      <w:r>
        <w:rPr>
          <w:rFonts w:hint="eastAsia"/>
        </w:rPr>
        <w:t>，</w:t>
      </w:r>
      <w:r>
        <w:rPr>
          <w:rFonts w:hint="eastAsia"/>
        </w:rPr>
        <w:t>P99</w:t>
      </w:r>
      <w:r>
        <w:t xml:space="preserve"> </w:t>
      </w:r>
      <w:r>
        <w:rPr>
          <w:rFonts w:hint="eastAsia"/>
        </w:rPr>
        <w:t>调度延迟分别低</w:t>
      </w:r>
      <w:r>
        <w:t xml:space="preserve"> 49.7% </w:t>
      </w:r>
      <w:r>
        <w:rPr>
          <w:rFonts w:hint="eastAsia"/>
        </w:rPr>
        <w:t>与</w:t>
      </w:r>
      <w:r>
        <w:t xml:space="preserve"> </w:t>
      </w:r>
      <w:r>
        <w:rPr>
          <w:rFonts w:hint="eastAsia"/>
        </w:rPr>
        <w:t>14.8%</w:t>
      </w:r>
      <w:r>
        <w:rPr>
          <w:rFonts w:hint="eastAsia"/>
        </w:rPr>
        <w:t>，</w:t>
      </w:r>
      <w:r>
        <w:rPr>
          <w:rFonts w:hint="eastAsia"/>
        </w:rPr>
        <w:t>Pod</w:t>
      </w:r>
      <w:r>
        <w:t xml:space="preserve"> E2E </w:t>
      </w:r>
      <w:r>
        <w:rPr>
          <w:rFonts w:hint="eastAsia"/>
        </w:rPr>
        <w:t>延迟低</w:t>
      </w:r>
      <w:r>
        <w:t xml:space="preserve"> </w:t>
      </w:r>
      <w:r>
        <w:rPr>
          <w:rFonts w:hint="eastAsia"/>
        </w:rPr>
        <w:t>32.6%~35.3%</w:t>
      </w:r>
      <w:r>
        <w:rPr>
          <w:rFonts w:hint="eastAsia"/>
        </w:rPr>
        <w:t>。两个场景下队列均出现明显积压（</w:t>
      </w:r>
      <w:r>
        <w:rPr>
          <w:rFonts w:hint="eastAsia"/>
        </w:rPr>
        <w:t>s4</w:t>
      </w:r>
      <w:r>
        <w:t xml:space="preserve"> </w:t>
      </w:r>
      <w:r>
        <w:rPr>
          <w:rFonts w:hint="eastAsia"/>
        </w:rPr>
        <w:t>场景下堆积峰值分别为</w:t>
      </w:r>
      <w:r>
        <w:t xml:space="preserve"> 37 554 </w:t>
      </w:r>
      <w:r>
        <w:rPr>
          <w:rFonts w:hint="eastAsia"/>
        </w:rPr>
        <w:t>与</w:t>
      </w:r>
      <w:r>
        <w:t xml:space="preserve"> 48 303 </w:t>
      </w:r>
      <w:r>
        <w:rPr>
          <w:rFonts w:hint="eastAsia"/>
        </w:rPr>
        <w:t>pods</w:t>
      </w:r>
      <w:r>
        <w:rPr>
          <w:rFonts w:hint="eastAsia"/>
        </w:rPr>
        <w:t>），说明</w:t>
      </w:r>
      <w:r>
        <w:t xml:space="preserve"> 2000 pods/s </w:t>
      </w:r>
      <w:r>
        <w:rPr>
          <w:rFonts w:hint="eastAsia"/>
        </w:rPr>
        <w:t>已超出两者处理能力上限；在该极限压力下</w:t>
      </w:r>
      <w:r>
        <w:t xml:space="preserve"> ENO </w:t>
      </w:r>
      <w:r>
        <w:rPr>
          <w:rFonts w:hint="eastAsia"/>
        </w:rPr>
        <w:t>的吞吐与延迟优势依然保持。</w:t>
      </w:r>
    </w:p>
    <w:p w14:paraId="31358F8D" w14:textId="77777777" w:rsidR="00957881" w:rsidRDefault="00000000">
      <w:pPr>
        <w:pStyle w:val="Compact"/>
        <w:numPr>
          <w:ilvl w:val="0"/>
          <w:numId w:val="23"/>
        </w:numPr>
        <w:ind w:left="780"/>
      </w:pPr>
      <w:r>
        <w:rPr>
          <w:rFonts w:hint="eastAsia"/>
        </w:rPr>
        <w:t>w5</w:t>
      </w:r>
      <w:r>
        <w:rPr>
          <w:rFonts w:hint="eastAsia"/>
        </w:rPr>
        <w:t>（突发洪峰）：</w:t>
      </w:r>
      <w:r>
        <w:rPr>
          <w:rFonts w:hint="eastAsia"/>
        </w:rPr>
        <w:t>s3</w:t>
      </w:r>
      <w:r>
        <w:t xml:space="preserve"> </w:t>
      </w:r>
      <w:r>
        <w:rPr>
          <w:rFonts w:hint="eastAsia"/>
        </w:rPr>
        <w:t>场景下</w:t>
      </w:r>
      <w:r>
        <w:t xml:space="preserve"> ENO </w:t>
      </w:r>
      <w:r>
        <w:rPr>
          <w:rFonts w:hint="eastAsia"/>
        </w:rPr>
        <w:t>有效吞吐较</w:t>
      </w:r>
      <w:r>
        <w:t xml:space="preserve"> Gödel </w:t>
      </w:r>
      <w:r>
        <w:rPr>
          <w:rFonts w:hint="eastAsia"/>
        </w:rPr>
        <w:t>高</w:t>
      </w:r>
      <w:r>
        <w:t xml:space="preserve"> 21.3%</w:t>
      </w:r>
      <w:r>
        <w:t>、</w:t>
      </w:r>
      <w:r>
        <w:t xml:space="preserve">Pod E2E </w:t>
      </w:r>
      <w:r>
        <w:rPr>
          <w:rFonts w:hint="eastAsia"/>
        </w:rPr>
        <w:t>延迟低</w:t>
      </w:r>
      <w:r>
        <w:t xml:space="preserve"> </w:t>
      </w:r>
      <w:r>
        <w:rPr>
          <w:rFonts w:hint="eastAsia"/>
        </w:rPr>
        <w:t>53.8%</w:t>
      </w:r>
      <w:r>
        <w:rPr>
          <w:rFonts w:hint="eastAsia"/>
        </w:rPr>
        <w:t>（</w:t>
      </w:r>
      <w:r>
        <w:rPr>
          <w:rFonts w:hint="eastAsia"/>
        </w:rPr>
        <w:t>0.93</w:t>
      </w:r>
      <w:r>
        <w:t xml:space="preserve"> </w:t>
      </w:r>
      <w:r>
        <w:rPr>
          <w:rFonts w:hint="eastAsia"/>
        </w:rPr>
        <w:t>对</w:t>
      </w:r>
      <w:r>
        <w:t xml:space="preserve"> 2.01 </w:t>
      </w:r>
      <w:r>
        <w:rPr>
          <w:rFonts w:hint="eastAsia"/>
        </w:rPr>
        <w:t>s</w:t>
      </w:r>
      <w:r>
        <w:rPr>
          <w:rFonts w:hint="eastAsia"/>
        </w:rPr>
        <w:t>）；</w:t>
      </w:r>
      <w:r>
        <w:rPr>
          <w:rFonts w:hint="eastAsia"/>
        </w:rPr>
        <w:t>s4</w:t>
      </w:r>
      <w:r>
        <w:t xml:space="preserve"> </w:t>
      </w:r>
      <w:r>
        <w:rPr>
          <w:rFonts w:hint="eastAsia"/>
        </w:rPr>
        <w:t>场景下吞吐高</w:t>
      </w:r>
      <w:r>
        <w:t xml:space="preserve"> </w:t>
      </w:r>
      <w:r>
        <w:rPr>
          <w:rFonts w:hint="eastAsia"/>
        </w:rPr>
        <w:t>2.8%</w:t>
      </w:r>
      <w:r>
        <w:rPr>
          <w:rFonts w:hint="eastAsia"/>
        </w:rPr>
        <w:t>，延迟基本持平。这表明在负载突增时</w:t>
      </w:r>
      <w:r>
        <w:t xml:space="preserve"> ENO </w:t>
      </w:r>
      <w:r>
        <w:rPr>
          <w:rFonts w:hint="eastAsia"/>
        </w:rPr>
        <w:t>能更快进入稳定处理状态。</w:t>
      </w:r>
    </w:p>
    <w:p w14:paraId="6ED0F3C1" w14:textId="77777777" w:rsidR="00957881" w:rsidRDefault="00000000">
      <w:pPr>
        <w:pStyle w:val="Compact"/>
        <w:numPr>
          <w:ilvl w:val="0"/>
          <w:numId w:val="23"/>
        </w:numPr>
        <w:ind w:left="780"/>
      </w:pPr>
      <w:r>
        <w:rPr>
          <w:rFonts w:hint="eastAsia"/>
        </w:rPr>
        <w:t>w6</w:t>
      </w:r>
      <w:r>
        <w:rPr>
          <w:rFonts w:hint="eastAsia"/>
        </w:rPr>
        <w:t>（</w:t>
      </w:r>
      <w:r>
        <w:rPr>
          <w:rFonts w:hint="eastAsia"/>
        </w:rPr>
        <w:t>Gang</w:t>
      </w:r>
      <w:r>
        <w:t xml:space="preserve"> </w:t>
      </w:r>
      <w:r>
        <w:rPr>
          <w:rFonts w:hint="eastAsia"/>
        </w:rPr>
        <w:t>调度）：见</w:t>
      </w:r>
      <w:r>
        <w:t xml:space="preserve"> 6.4.2 </w:t>
      </w:r>
      <w:r>
        <w:rPr>
          <w:rFonts w:hint="eastAsia"/>
        </w:rPr>
        <w:t>节的三组对比与本节表</w:t>
      </w:r>
      <w:r>
        <w:t xml:space="preserve"> 14 </w:t>
      </w:r>
      <w:r>
        <w:rPr>
          <w:rFonts w:hint="eastAsia"/>
        </w:rPr>
        <w:t>的</w:t>
      </w:r>
      <w:r>
        <w:t xml:space="preserve"> a/b </w:t>
      </w:r>
      <w:r>
        <w:rPr>
          <w:rFonts w:hint="eastAsia"/>
        </w:rPr>
        <w:t>数据——</w:t>
      </w:r>
      <w:r>
        <w:rPr>
          <w:rFonts w:hint="eastAsia"/>
        </w:rPr>
        <w:t>ENO</w:t>
      </w:r>
      <w:r>
        <w:t xml:space="preserve"> </w:t>
      </w:r>
      <w:r>
        <w:rPr>
          <w:rFonts w:hint="eastAsia"/>
        </w:rPr>
        <w:t>在三个场景下有效吞吐均高于</w:t>
      </w:r>
      <w:r>
        <w:t xml:space="preserve"> </w:t>
      </w:r>
      <w:r>
        <w:rPr>
          <w:rFonts w:hint="eastAsia"/>
        </w:rPr>
        <w:t>Gödel</w:t>
      </w:r>
      <w:r>
        <w:rPr>
          <w:rFonts w:hint="eastAsia"/>
        </w:rPr>
        <w:t>（</w:t>
      </w:r>
      <w:r>
        <w:rPr>
          <w:rFonts w:hint="eastAsia"/>
        </w:rPr>
        <w:t>19.1%</w:t>
      </w:r>
      <w:r>
        <w:rPr>
          <w:rFonts w:hint="eastAsia"/>
        </w:rPr>
        <w:t>、</w:t>
      </w:r>
      <w:r>
        <w:rPr>
          <w:rFonts w:hint="eastAsia"/>
        </w:rPr>
        <w:t>4.3%</w:t>
      </w:r>
      <w:r>
        <w:rPr>
          <w:rFonts w:hint="eastAsia"/>
        </w:rPr>
        <w:t>、</w:t>
      </w:r>
      <w:r>
        <w:rPr>
          <w:rFonts w:hint="eastAsia"/>
        </w:rPr>
        <w:t>18.6%</w:t>
      </w:r>
      <w:r>
        <w:rPr>
          <w:rFonts w:hint="eastAsia"/>
        </w:rPr>
        <w:t>），但单</w:t>
      </w:r>
      <w:r>
        <w:t xml:space="preserve"> Pod </w:t>
      </w:r>
      <w:r>
        <w:rPr>
          <w:rFonts w:hint="eastAsia"/>
        </w:rPr>
        <w:t>尾延迟明显更高，其成因见</w:t>
      </w:r>
      <w:r>
        <w:t xml:space="preserve"> 6.4.3.4 </w:t>
      </w:r>
      <w:r>
        <w:rPr>
          <w:rFonts w:hint="eastAsia"/>
        </w:rPr>
        <w:t>与</w:t>
      </w:r>
      <w:r>
        <w:t xml:space="preserve"> 6.7 </w:t>
      </w:r>
      <w:r>
        <w:rPr>
          <w:rFonts w:hint="eastAsia"/>
        </w:rPr>
        <w:t>节第（</w:t>
      </w:r>
      <w:r>
        <w:rPr>
          <w:rFonts w:hint="eastAsia"/>
        </w:rPr>
        <w:t>2</w:t>
      </w:r>
      <w:r>
        <w:rPr>
          <w:rFonts w:hint="eastAsia"/>
        </w:rPr>
        <w:t>）条。</w:t>
      </w:r>
    </w:p>
    <w:p w14:paraId="612423A7" w14:textId="77777777" w:rsidR="00957881" w:rsidRDefault="00000000">
      <w:pPr>
        <w:pStyle w:val="Compact"/>
        <w:numPr>
          <w:ilvl w:val="0"/>
          <w:numId w:val="23"/>
        </w:numPr>
        <w:ind w:left="780"/>
      </w:pPr>
      <w:r>
        <w:rPr>
          <w:rFonts w:hint="eastAsia"/>
        </w:rPr>
        <w:t>w7</w:t>
      </w:r>
      <w:r>
        <w:rPr>
          <w:rFonts w:hint="eastAsia"/>
        </w:rPr>
        <w:t>（异构资源）：</w:t>
      </w:r>
      <w:r>
        <w:rPr>
          <w:rFonts w:hint="eastAsia"/>
        </w:rPr>
        <w:t>s3</w:t>
      </w:r>
      <w:r>
        <w:t xml:space="preserve"> </w:t>
      </w:r>
      <w:r>
        <w:rPr>
          <w:rFonts w:hint="eastAsia"/>
        </w:rPr>
        <w:t>场景下</w:t>
      </w:r>
      <w:r>
        <w:t xml:space="preserve"> ENO </w:t>
      </w:r>
      <w:r>
        <w:rPr>
          <w:rFonts w:hint="eastAsia"/>
        </w:rPr>
        <w:t>有效吞吐较</w:t>
      </w:r>
      <w:r>
        <w:t xml:space="preserve"> Gödel </w:t>
      </w:r>
      <w:r>
        <w:rPr>
          <w:rFonts w:hint="eastAsia"/>
        </w:rPr>
        <w:t>高</w:t>
      </w:r>
      <w:r>
        <w:t xml:space="preserve"> 21.2%</w:t>
      </w:r>
      <w:r>
        <w:t>、</w:t>
      </w:r>
      <w:r>
        <w:t xml:space="preserve">Pod E2E </w:t>
      </w:r>
      <w:r>
        <w:rPr>
          <w:rFonts w:hint="eastAsia"/>
        </w:rPr>
        <w:t>延迟低</w:t>
      </w:r>
      <w:r>
        <w:t xml:space="preserve"> </w:t>
      </w:r>
      <w:r>
        <w:rPr>
          <w:rFonts w:hint="eastAsia"/>
        </w:rPr>
        <w:t>67.6%</w:t>
      </w:r>
      <w:r>
        <w:rPr>
          <w:rFonts w:hint="eastAsia"/>
        </w:rPr>
        <w:t>；</w:t>
      </w:r>
      <w:r>
        <w:rPr>
          <w:rFonts w:hint="eastAsia"/>
        </w:rPr>
        <w:t>s4</w:t>
      </w:r>
      <w:r>
        <w:t xml:space="preserve"> </w:t>
      </w:r>
      <w:r>
        <w:rPr>
          <w:rFonts w:hint="eastAsia"/>
        </w:rPr>
        <w:t>场景下两者基本持平。</w:t>
      </w:r>
      <w:r>
        <w:rPr>
          <w:rFonts w:hint="eastAsia"/>
        </w:rPr>
        <w:t>ENO</w:t>
      </w:r>
      <w:r>
        <w:t xml:space="preserve"> </w:t>
      </w:r>
      <w:r>
        <w:rPr>
          <w:rFonts w:hint="eastAsia"/>
        </w:rPr>
        <w:t>的优势主要体现在</w:t>
      </w:r>
      <w:r>
        <w:t xml:space="preserve"> s3 </w:t>
      </w:r>
      <w:r>
        <w:rPr>
          <w:rFonts w:hint="eastAsia"/>
        </w:rPr>
        <w:t>规模。</w:t>
      </w:r>
    </w:p>
    <w:p w14:paraId="4278B720" w14:textId="77777777" w:rsidR="00957881" w:rsidRDefault="00000000">
      <w:pPr>
        <w:pStyle w:val="Heading2"/>
        <w:spacing w:before="156" w:after="156"/>
      </w:pPr>
      <w:bookmarkStart w:id="374" w:name="_Toc241154091"/>
      <w:bookmarkStart w:id="375" w:name="一致性容错机制的专项验证"/>
      <w:bookmarkEnd w:id="368"/>
      <w:bookmarkEnd w:id="373"/>
      <w:r>
        <w:t>6.6</w:t>
      </w:r>
      <w:r>
        <w:t xml:space="preserve">　</w:t>
      </w:r>
      <w:r>
        <w:rPr>
          <w:rFonts w:hint="eastAsia"/>
        </w:rPr>
        <w:t>一致性容错机制的专项验证</w:t>
      </w:r>
      <w:bookmarkEnd w:id="374"/>
    </w:p>
    <w:p w14:paraId="2C163153" w14:textId="77777777" w:rsidR="00957881" w:rsidRDefault="00000000">
      <w:pPr>
        <w:pStyle w:val="FirstParagraph"/>
      </w:pPr>
      <w:r>
        <w:rPr>
          <w:rFonts w:hint="eastAsia"/>
        </w:rPr>
        <w:t>除性能对比外，本文对第</w:t>
      </w:r>
      <w:r>
        <w:t xml:space="preserve"> 4 </w:t>
      </w:r>
      <w:r>
        <w:rPr>
          <w:rFonts w:hint="eastAsia"/>
        </w:rPr>
        <w:t>章设计的</w:t>
      </w:r>
      <w:r>
        <w:t xml:space="preserve"> 4 </w:t>
      </w:r>
      <w:r>
        <w:rPr>
          <w:rFonts w:hint="eastAsia"/>
        </w:rPr>
        <w:t>层容错机制进行了专项验证。</w:t>
      </w:r>
      <w:r>
        <w:rPr>
          <w:rFonts w:hint="eastAsia"/>
        </w:rPr>
        <w:t>Layer</w:t>
      </w:r>
      <w:r>
        <w:t xml:space="preserve"> </w:t>
      </w:r>
      <w:r>
        <w:rPr>
          <w:rFonts w:hint="eastAsia"/>
        </w:rPr>
        <w:t>1</w:t>
      </w:r>
      <w:r>
        <w:rPr>
          <w:rFonts w:hint="eastAsia"/>
        </w:rPr>
        <w:t>（同步重试）与</w:t>
      </w:r>
      <w:r>
        <w:t xml:space="preserve"> Layer </w:t>
      </w:r>
      <w:r>
        <w:rPr>
          <w:rFonts w:hint="eastAsia"/>
        </w:rPr>
        <w:t>2</w:t>
      </w:r>
      <w:r>
        <w:rPr>
          <w:rFonts w:hint="eastAsia"/>
        </w:rPr>
        <w:t>（异步</w:t>
      </w:r>
      <w:r>
        <w:t xml:space="preserve"> </w:t>
      </w:r>
      <w:r>
        <w:rPr>
          <w:rFonts w:hint="eastAsia"/>
        </w:rPr>
        <w:t>Reconciler</w:t>
      </w:r>
      <w:r>
        <w:rPr>
          <w:rFonts w:hint="eastAsia"/>
        </w:rPr>
        <w:t>）在</w:t>
      </w:r>
      <w:r>
        <w:t xml:space="preserve"> 6.5 </w:t>
      </w:r>
      <w:r>
        <w:rPr>
          <w:rFonts w:hint="eastAsia"/>
        </w:rPr>
        <w:t>节的全部对比场景中已被稳态负载持续</w:t>
      </w:r>
      <w:r>
        <w:rPr>
          <w:rFonts w:hint="eastAsia"/>
        </w:rPr>
        <w:lastRenderedPageBreak/>
        <w:t>覆盖——</w:t>
      </w:r>
      <w:r>
        <w:rPr>
          <w:rFonts w:hint="eastAsia"/>
        </w:rPr>
        <w:t>16</w:t>
      </w:r>
      <w:r>
        <w:t xml:space="preserve"> </w:t>
      </w:r>
      <w:r>
        <w:rPr>
          <w:rFonts w:hint="eastAsia"/>
        </w:rPr>
        <w:t>个场景</w:t>
      </w:r>
      <w:r>
        <w:t xml:space="preserve"> 100% </w:t>
      </w:r>
      <w:r>
        <w:rPr>
          <w:rFonts w:hint="eastAsia"/>
        </w:rPr>
        <w:t>的绑定成功率意味着这两层的暂态错误处理路径在实测流量下工作正常，无需额外的独立实验。本节聚焦</w:t>
      </w:r>
      <w:r>
        <w:t xml:space="preserve"> Layer </w:t>
      </w:r>
      <w:r>
        <w:rPr>
          <w:rFonts w:hint="eastAsia"/>
        </w:rPr>
        <w:t>0</w:t>
      </w:r>
      <w:r>
        <w:rPr>
          <w:rFonts w:hint="eastAsia"/>
        </w:rPr>
        <w:t>（</w:t>
      </w:r>
      <w:r>
        <w:rPr>
          <w:rFonts w:hint="eastAsia"/>
        </w:rPr>
        <w:t>Bind</w:t>
      </w:r>
      <w:r>
        <w:t xml:space="preserve"> </w:t>
      </w:r>
      <w:r>
        <w:rPr>
          <w:rFonts w:hint="eastAsia"/>
        </w:rPr>
        <w:t>前置的节点归属校验）与</w:t>
      </w:r>
      <w:r>
        <w:t xml:space="preserve"> Layer </w:t>
      </w:r>
      <w:r>
        <w:rPr>
          <w:rFonts w:hint="eastAsia"/>
        </w:rPr>
        <w:t>3</w:t>
      </w:r>
      <w:r>
        <w:rPr>
          <w:rFonts w:hint="eastAsia"/>
        </w:rPr>
        <w:t>（跨</w:t>
      </w:r>
      <w:r>
        <w:t xml:space="preserve"> Scheduler </w:t>
      </w:r>
      <w:r>
        <w:rPr>
          <w:rFonts w:hint="eastAsia"/>
        </w:rPr>
        <w:t>实例回退）——两者的触发条件在稳态负载下发生频率极低，需要故意注入故障才能观察，因此单列专项。</w:t>
      </w:r>
    </w:p>
    <w:p w14:paraId="6A6F09CD" w14:textId="77777777" w:rsidR="00957881" w:rsidRDefault="00000000">
      <w:pPr>
        <w:pStyle w:val="BodyText"/>
        <w:ind w:firstLine="482"/>
      </w:pPr>
      <w:r>
        <w:rPr>
          <w:rFonts w:hint="eastAsia"/>
          <w:b/>
          <w:bCs/>
        </w:rPr>
        <w:t>通用实验设定</w:t>
      </w:r>
      <w:r>
        <w:rPr>
          <w:rFonts w:hint="eastAsia"/>
        </w:rPr>
        <w:t>。两个专项实验共用一套基线配置，以便与</w:t>
      </w:r>
      <w:r>
        <w:t xml:space="preserve"> 6.5 </w:t>
      </w:r>
      <w:r>
        <w:rPr>
          <w:rFonts w:hint="eastAsia"/>
        </w:rPr>
        <w:t>节交叉引用：调度器组</w:t>
      </w:r>
      <w:r>
        <w:t xml:space="preserve"> </w:t>
      </w:r>
      <w:r>
        <w:rPr>
          <w:rFonts w:hint="eastAsia"/>
        </w:rPr>
        <w:t>a</w:t>
      </w:r>
      <w:r>
        <w:rPr>
          <w:rFonts w:hint="eastAsia"/>
        </w:rPr>
        <w:t>（</w:t>
      </w:r>
      <w:r>
        <w:rPr>
          <w:rFonts w:hint="eastAsia"/>
        </w:rPr>
        <w:t>ENO</w:t>
      </w:r>
      <w:r>
        <w:rPr>
          <w:rFonts w:hint="eastAsia"/>
        </w:rPr>
        <w:t>）、规模</w:t>
      </w:r>
      <w:r>
        <w:t xml:space="preserve"> </w:t>
      </w:r>
      <w:r>
        <w:rPr>
          <w:rFonts w:hint="eastAsia"/>
        </w:rPr>
        <w:t>s2</w:t>
      </w:r>
      <w:r>
        <w:rPr>
          <w:rFonts w:hint="eastAsia"/>
        </w:rPr>
        <w:t>（</w:t>
      </w:r>
      <w:r>
        <w:rPr>
          <w:rFonts w:hint="eastAsia"/>
        </w:rPr>
        <w:t>1000</w:t>
      </w:r>
      <w:r>
        <w:t xml:space="preserve"> </w:t>
      </w:r>
      <w:r>
        <w:rPr>
          <w:rFonts w:hint="eastAsia"/>
        </w:rPr>
        <w:t>节点，可用于笔电级复现；论文场景</w:t>
      </w:r>
      <w:r>
        <w:t xml:space="preserve"> s3 = 5000 </w:t>
      </w:r>
      <w:r>
        <w:rPr>
          <w:rFonts w:hint="eastAsia"/>
        </w:rPr>
        <w:t>节点由环境变量</w:t>
      </w:r>
      <w:r>
        <w:t xml:space="preserve"> FI_SCALE=s3 </w:t>
      </w:r>
      <w:r>
        <w:rPr>
          <w:rFonts w:hint="eastAsia"/>
        </w:rPr>
        <w:t>切换）、负载</w:t>
      </w:r>
      <w:r>
        <w:t xml:space="preserve"> </w:t>
      </w:r>
      <w:r>
        <w:rPr>
          <w:rFonts w:hint="eastAsia"/>
        </w:rPr>
        <w:t>w2</w:t>
      </w:r>
      <w:r>
        <w:rPr>
          <w:rFonts w:hint="eastAsia"/>
        </w:rPr>
        <w:t>（</w:t>
      </w:r>
      <w:r>
        <w:rPr>
          <w:rFonts w:hint="eastAsia"/>
        </w:rPr>
        <w:t>500</w:t>
      </w:r>
      <w:r>
        <w:t xml:space="preserve"> pods/s × 50K </w:t>
      </w:r>
      <w:r>
        <w:rPr>
          <w:rFonts w:hint="eastAsia"/>
        </w:rPr>
        <w:t>pods</w:t>
      </w:r>
      <w:r>
        <w:rPr>
          <w:rFonts w:hint="eastAsia"/>
        </w:rPr>
        <w:t>，标称完成时间约</w:t>
      </w:r>
      <w:r>
        <w:t xml:space="preserve"> 100 </w:t>
      </w:r>
      <w:r>
        <w:rPr>
          <w:rFonts w:hint="eastAsia"/>
        </w:rPr>
        <w:t>s</w:t>
      </w:r>
      <w:r>
        <w:rPr>
          <w:rFonts w:hint="eastAsia"/>
        </w:rPr>
        <w:t>）、实例数</w:t>
      </w:r>
      <w:r>
        <w:t xml:space="preserve"> </w:t>
      </w:r>
      <w:r>
        <w:rPr>
          <w:rFonts w:hint="eastAsia"/>
        </w:rPr>
        <w:t>inst3</w:t>
      </w:r>
      <w:r>
        <w:rPr>
          <w:rFonts w:hint="eastAsia"/>
        </w:rPr>
        <w:t>（</w:t>
      </w:r>
      <w:r>
        <w:rPr>
          <w:rFonts w:hint="eastAsia"/>
        </w:rPr>
        <w:t>3</w:t>
      </w:r>
      <w:r>
        <w:t xml:space="preserve"> </w:t>
      </w:r>
      <w:r>
        <w:rPr>
          <w:rFonts w:hint="eastAsia"/>
        </w:rPr>
        <w:t>个</w:t>
      </w:r>
      <w:r>
        <w:t xml:space="preserve"> </w:t>
      </w:r>
      <w:r>
        <w:rPr>
          <w:rFonts w:hint="eastAsia"/>
        </w:rPr>
        <w:t>Scheduler</w:t>
      </w:r>
      <w:r>
        <w:rPr>
          <w:rFonts w:hint="eastAsia"/>
        </w:rPr>
        <w:t>）、每种故障重复</w:t>
      </w:r>
      <w:r>
        <w:t xml:space="preserve"> </w:t>
      </w:r>
      <w:r>
        <w:rPr>
          <w:rFonts w:hint="eastAsia"/>
        </w:rPr>
        <w:t>n=3</w:t>
      </w:r>
      <w:r>
        <w:rPr>
          <w:rFonts w:hint="eastAsia"/>
        </w:rPr>
        <w:t>。选择</w:t>
      </w:r>
      <w:r>
        <w:t xml:space="preserve"> w2 </w:t>
      </w:r>
      <w:r>
        <w:rPr>
          <w:rFonts w:hint="eastAsia"/>
        </w:rPr>
        <w:t>而非</w:t>
      </w:r>
      <w:r>
        <w:t xml:space="preserve"> w3/w4 </w:t>
      </w:r>
      <w:r>
        <w:rPr>
          <w:rFonts w:hint="eastAsia"/>
        </w:rPr>
        <w:t>是为了让集群工作在未饱和区——由此观测到的</w:t>
      </w:r>
      <w:r>
        <w:t xml:space="preserve"> node_validation_failures </w:t>
      </w:r>
      <w:r>
        <w:rPr>
          <w:rFonts w:hint="eastAsia"/>
        </w:rPr>
        <w:t>与</w:t>
      </w:r>
      <w:r>
        <w:t xml:space="preserve"> dispatcher_fallback </w:t>
      </w:r>
      <w:r>
        <w:rPr>
          <w:rFonts w:hint="eastAsia"/>
        </w:rPr>
        <w:t>计数变化可以确定性归因于注入的故障，而非过载导致的连锁反应。</w:t>
      </w:r>
      <w:r>
        <w:rPr>
          <w:rFonts w:hint="eastAsia"/>
        </w:rPr>
        <w:t>Layer</w:t>
      </w:r>
      <w:r>
        <w:t xml:space="preserve"> 0 </w:t>
      </w:r>
      <w:r>
        <w:rPr>
          <w:rFonts w:hint="eastAsia"/>
        </w:rPr>
        <w:t>与</w:t>
      </w:r>
      <w:r>
        <w:t xml:space="preserve"> Layer 3 </w:t>
      </w:r>
      <w:r>
        <w:rPr>
          <w:rFonts w:hint="eastAsia"/>
        </w:rPr>
        <w:t>的注入时点不同：</w:t>
      </w:r>
      <w:r>
        <w:rPr>
          <w:rFonts w:hint="eastAsia"/>
        </w:rPr>
        <w:t>Layer</w:t>
      </w:r>
      <w:r>
        <w:t xml:space="preserve"> 0 </w:t>
      </w:r>
      <w:r>
        <w:rPr>
          <w:rFonts w:hint="eastAsia"/>
        </w:rPr>
        <w:t>在</w:t>
      </w:r>
      <w:r>
        <w:t xml:space="preserve"> T+30 </w:t>
      </w:r>
      <w:r>
        <w:rPr>
          <w:rFonts w:hint="eastAsia"/>
        </w:rPr>
        <w:t>s</w:t>
      </w:r>
      <w:r>
        <w:rPr>
          <w:rFonts w:hint="eastAsia"/>
        </w:rPr>
        <w:t>（拦截效应立即可见），</w:t>
      </w:r>
      <w:r>
        <w:rPr>
          <w:rFonts w:hint="eastAsia"/>
        </w:rPr>
        <w:t>Layer</w:t>
      </w:r>
      <w:r>
        <w:t xml:space="preserve"> 3 </w:t>
      </w:r>
      <w:r>
        <w:rPr>
          <w:rFonts w:hint="eastAsia"/>
        </w:rPr>
        <w:t>在</w:t>
      </w:r>
      <w:r>
        <w:t xml:space="preserve"> T+10 </w:t>
      </w:r>
      <w:r>
        <w:rPr>
          <w:rFonts w:hint="eastAsia"/>
        </w:rPr>
        <w:t>s</w:t>
      </w:r>
      <w:r>
        <w:rPr>
          <w:rFonts w:hint="eastAsia"/>
        </w:rPr>
        <w:t>（因为要等</w:t>
      </w:r>
      <w:r>
        <w:t xml:space="preserve"> MaxSchedulerCRDNotUpdateDuration = 2 min </w:t>
      </w:r>
      <w:r>
        <w:rPr>
          <w:rFonts w:hint="eastAsia"/>
        </w:rPr>
        <w:t>的失活探测阈值</w:t>
      </w:r>
      <w:r>
        <w:t xml:space="preserve"> + SchedulerMaintainer.SyncUpSchedulersStatus </w:t>
      </w:r>
      <w:r>
        <w:rPr>
          <w:rFonts w:hint="eastAsia"/>
        </w:rPr>
        <w:t>的</w:t>
      </w:r>
      <w:r>
        <w:t xml:space="preserve"> 30 s </w:t>
      </w:r>
      <w:r>
        <w:rPr>
          <w:rFonts w:hint="eastAsia"/>
        </w:rPr>
        <w:t>巡检才会触发</w:t>
      </w:r>
      <w:r>
        <w:t xml:space="preserve"> PodStateReconciler</w:t>
      </w:r>
      <w:r>
        <w:rPr>
          <w:rFonts w:hint="eastAsia"/>
        </w:rPr>
        <w:t>，若注入晚了整段接管曲线会溢出</w:t>
      </w:r>
      <w:r>
        <w:t xml:space="preserve"> workload </w:t>
      </w:r>
      <w:r>
        <w:rPr>
          <w:rFonts w:hint="eastAsia"/>
        </w:rPr>
        <w:t>提交窗口）。</w:t>
      </w:r>
    </w:p>
    <w:p w14:paraId="40D7F6B5" w14:textId="77777777" w:rsidR="00957881" w:rsidRDefault="00000000">
      <w:pPr>
        <w:pStyle w:val="BodyText"/>
        <w:ind w:firstLine="482"/>
      </w:pPr>
      <w:r>
        <w:rPr>
          <w:b/>
          <w:bCs/>
        </w:rPr>
        <w:t xml:space="preserve">Prometheus </w:t>
      </w:r>
      <w:r>
        <w:rPr>
          <w:rFonts w:hint="eastAsia"/>
          <w:b/>
          <w:bCs/>
        </w:rPr>
        <w:t>采集</w:t>
      </w:r>
      <w:r>
        <w:rPr>
          <w:rFonts w:hint="eastAsia"/>
        </w:rPr>
        <w:t>。两个实验的时序数据均通过</w:t>
      </w:r>
      <w:r>
        <w:t xml:space="preserve"> test/e2e/benchmark/collect/export-prometheus.sh </w:t>
      </w:r>
      <w:r>
        <w:rPr>
          <w:rFonts w:hint="eastAsia"/>
        </w:rPr>
        <w:t>拉取，导出集覆盖</w:t>
      </w:r>
      <w:r>
        <w:t xml:space="preserve"> binder_node_validation_failures_total</w:t>
      </w:r>
      <w:r>
        <w:t>、</w:t>
      </w:r>
      <w:r>
        <w:t xml:space="preserve">binder_dispatcher_fallback_total </w:t>
      </w:r>
      <w:r>
        <w:rPr>
          <w:rFonts w:hint="eastAsia"/>
        </w:rPr>
        <w:t>及其对应的</w:t>
      </w:r>
      <w:r>
        <w:t xml:space="preserve"> rate1m recording </w:t>
      </w:r>
      <w:r>
        <w:rPr>
          <w:rFonts w:hint="eastAsia"/>
        </w:rPr>
        <w:t>rule</w:t>
      </w:r>
      <w:r>
        <w:rPr>
          <w:rFonts w:hint="eastAsia"/>
        </w:rPr>
        <w:t>；为支持</w:t>
      </w:r>
      <w:r>
        <w:t xml:space="preserve"> Layer 3 </w:t>
      </w:r>
      <w:r>
        <w:rPr>
          <w:rFonts w:hint="eastAsia"/>
        </w:rPr>
        <w:t>的分实例观察，本节额外注册了三条按</w:t>
      </w:r>
      <w:r>
        <w:t xml:space="preserve"> pod </w:t>
      </w:r>
      <w:r>
        <w:rPr>
          <w:rFonts w:hint="eastAsia"/>
        </w:rPr>
        <w:t>分组的</w:t>
      </w:r>
      <w:r>
        <w:t xml:space="preserve"> recording </w:t>
      </w:r>
      <w:r>
        <w:rPr>
          <w:rFonts w:hint="eastAsia"/>
        </w:rPr>
        <w:t>rule</w:t>
      </w:r>
      <w:r>
        <w:rPr>
          <w:rFonts w:hint="eastAsia"/>
        </w:rPr>
        <w:t>：</w:t>
      </w:r>
      <w:r>
        <w:t>eno:binder_embedded_bind_pods:success_rate1m_by_pod</w:t>
      </w:r>
      <w:r>
        <w:t>、</w:t>
      </w:r>
      <w:r>
        <w:t>eno:binder_dispatcher_fallback:rate1m_by_pod</w:t>
      </w:r>
      <w:r>
        <w:t>、</w:t>
      </w:r>
      <w:r>
        <w:t>eno:binder_node_validation_failures:rate1m_by_pod</w:t>
      </w:r>
      <w:r>
        <w:rPr>
          <w:rFonts w:hint="eastAsia"/>
        </w:rPr>
        <w:t>。为让判据能确定性区分”</w:t>
      </w:r>
      <w:r>
        <w:rPr>
          <w:rFonts w:hint="eastAsia"/>
        </w:rPr>
        <w:t>Reconciler</w:t>
      </w:r>
      <w:r>
        <w:t xml:space="preserve"> </w:t>
      </w:r>
      <w:r>
        <w:rPr>
          <w:rFonts w:hint="eastAsia"/>
        </w:rPr>
        <w:t>感知失活并重排”</w:t>
      </w:r>
      <w:r>
        <w:rPr>
          <w:rFonts w:hint="eastAsia"/>
        </w:rPr>
        <w:t>vs</w:t>
      </w:r>
      <w:r>
        <w:rPr>
          <w:rFonts w:hint="eastAsia"/>
        </w:rPr>
        <w:t>”</w:t>
      </w:r>
      <w:r>
        <w:rPr>
          <w:rFonts w:hint="eastAsia"/>
        </w:rPr>
        <w:t>Layer</w:t>
      </w:r>
      <w:r>
        <w:t xml:space="preserve"> 1 </w:t>
      </w:r>
      <w:r>
        <w:rPr>
          <w:rFonts w:hint="eastAsia"/>
        </w:rPr>
        <w:t>局部重试”，本节还在</w:t>
      </w:r>
      <w:r>
        <w:t xml:space="preserve"> Dispatcher </w:t>
      </w:r>
      <w:r>
        <w:rPr>
          <w:rFonts w:hint="eastAsia"/>
        </w:rPr>
        <w:t>侧新增了一个</w:t>
      </w:r>
      <w:r>
        <w:t xml:space="preserve"> counter dispatcher_orphan_pods_reset_total{reason=stale_dispatched|abnormal}</w:t>
      </w:r>
      <w:r>
        <w:rPr>
          <w:rFonts w:hint="eastAsia"/>
        </w:rPr>
        <w:t>（源码见</w:t>
      </w:r>
      <w:r>
        <w:t xml:space="preserve"> pkg/dispatcher/metrics/metrics.go</w:t>
      </w:r>
      <w:r>
        <w:rPr>
          <w:rFonts w:hint="eastAsia"/>
        </w:rPr>
        <w:t>，埋点位于</w:t>
      </w:r>
      <w:r>
        <w:t xml:space="preserve"> pkg/dispatcher/reconciler/podstatesyncer.go </w:t>
      </w:r>
      <w:r>
        <w:rPr>
          <w:rFonts w:hint="eastAsia"/>
        </w:rPr>
        <w:t>两处</w:t>
      </w:r>
      <w:r>
        <w:t xml:space="preserve"> reset </w:t>
      </w:r>
      <w:r>
        <w:rPr>
          <w:rFonts w:hint="eastAsia"/>
        </w:rPr>
        <w:t>调用）——该</w:t>
      </w:r>
      <w:r>
        <w:t xml:space="preserve"> counter </w:t>
      </w:r>
      <w:r>
        <w:rPr>
          <w:rFonts w:hint="eastAsia"/>
        </w:rPr>
        <w:t>在</w:t>
      </w:r>
      <w:r>
        <w:t xml:space="preserve"> Register() </w:t>
      </w:r>
      <w:r>
        <w:rPr>
          <w:rFonts w:hint="eastAsia"/>
        </w:rPr>
        <w:t>时被显式</w:t>
      </w:r>
      <w:r>
        <w:t xml:space="preserve"> Add(0) </w:t>
      </w:r>
      <w:r>
        <w:rPr>
          <w:rFonts w:hint="eastAsia"/>
        </w:rPr>
        <w:t>到</w:t>
      </w:r>
      <w:r>
        <w:t xml:space="preserve"> registry </w:t>
      </w:r>
      <w:r>
        <w:rPr>
          <w:rFonts w:hint="eastAsia"/>
        </w:rPr>
        <w:t>以避免”</w:t>
      </w:r>
      <w:r>
        <w:rPr>
          <w:rFonts w:hint="eastAsia"/>
        </w:rPr>
        <w:t>series</w:t>
      </w:r>
      <w:r>
        <w:t xml:space="preserve"> </w:t>
      </w:r>
      <w:r>
        <w:rPr>
          <w:rFonts w:hint="eastAsia"/>
        </w:rPr>
        <w:t>首次出现即为终值、</w:t>
      </w:r>
      <w:r>
        <w:t xml:space="preserve">rate() </w:t>
      </w:r>
      <w:r>
        <w:rPr>
          <w:rFonts w:hint="eastAsia"/>
        </w:rPr>
        <w:t>算不出正增量”这一</w:t>
      </w:r>
      <w:r>
        <w:t xml:space="preserve"> Prometheus </w:t>
      </w:r>
      <w:r>
        <w:rPr>
          <w:rFonts w:hint="eastAsia"/>
        </w:rPr>
        <w:t>边角。核心不变量</w:t>
      </w:r>
      <w:r>
        <w:t xml:space="preserve"> I </w:t>
      </w:r>
      <w:r>
        <w:rPr>
          <w:rFonts w:hint="eastAsia"/>
        </w:rPr>
        <w:t>的实测验证由</w:t>
      </w:r>
      <w:r>
        <w:t xml:space="preserve"> assert-invariant-i.sh </w:t>
      </w:r>
      <w:r>
        <w:rPr>
          <w:rFonts w:hint="eastAsia"/>
        </w:rPr>
        <w:t>直接查询</w:t>
      </w:r>
      <w:r>
        <w:t xml:space="preserve"> kube-apiserver </w:t>
      </w:r>
      <w:r>
        <w:rPr>
          <w:rFonts w:hint="eastAsia"/>
        </w:rPr>
        <w:t>完成——遍历目标命名空间下的全部</w:t>
      </w:r>
      <w:r>
        <w:t xml:space="preserve"> </w:t>
      </w:r>
      <w:r>
        <w:rPr>
          <w:rFonts w:hint="eastAsia"/>
        </w:rPr>
        <w:t>Pod</w:t>
      </w:r>
      <w:r>
        <w:rPr>
          <w:rFonts w:hint="eastAsia"/>
        </w:rPr>
        <w:t>，断言</w:t>
      </w:r>
      <w:r>
        <w:t xml:space="preserve"> spec.nodeName </w:t>
      </w:r>
      <w:r>
        <w:rPr>
          <w:rFonts w:hint="eastAsia"/>
        </w:rPr>
        <w:t>非空且每个</w:t>
      </w:r>
      <w:r>
        <w:t xml:space="preserve"> Pod </w:t>
      </w:r>
      <w:r>
        <w:rPr>
          <w:rFonts w:hint="eastAsia"/>
        </w:rPr>
        <w:t>只出现一次，脚本在</w:t>
      </w:r>
      <w:r>
        <w:t xml:space="preserve"> Step 8b </w:t>
      </w:r>
      <w:r>
        <w:rPr>
          <w:rFonts w:hint="eastAsia"/>
        </w:rPr>
        <w:t>自动调用，结果写入</w:t>
      </w:r>
      <w:r>
        <w:t xml:space="preserve"> invariant-i.txt</w:t>
      </w:r>
      <w:r>
        <w:t>。</w:t>
      </w:r>
    </w:p>
    <w:p w14:paraId="3820538C" w14:textId="77777777" w:rsidR="00957881" w:rsidRDefault="00000000">
      <w:pPr>
        <w:pStyle w:val="Heading3"/>
        <w:spacing w:before="156" w:after="156"/>
      </w:pPr>
      <w:bookmarkStart w:id="376" w:name="layer-0-触发验证"/>
      <w:r>
        <w:lastRenderedPageBreak/>
        <w:t>6.6.1</w:t>
      </w:r>
      <w:r>
        <w:t xml:space="preserve">　</w:t>
      </w:r>
      <w:r>
        <w:t xml:space="preserve">Layer 0 </w:t>
      </w:r>
      <w:r>
        <w:rPr>
          <w:rFonts w:hint="eastAsia"/>
        </w:rPr>
        <w:t>触发验证</w:t>
      </w:r>
    </w:p>
    <w:p w14:paraId="4B31FAE0" w14:textId="77777777" w:rsidR="00957881" w:rsidRDefault="00000000">
      <w:pPr>
        <w:pStyle w:val="FirstParagraph"/>
        <w:ind w:firstLine="482"/>
      </w:pPr>
      <w:r>
        <w:rPr>
          <w:rFonts w:hint="eastAsia"/>
          <w:b/>
          <w:bCs/>
        </w:rPr>
        <w:t>实验目标</w:t>
      </w:r>
      <w:r>
        <w:rPr>
          <w:rFonts w:hint="eastAsia"/>
        </w:rPr>
        <w:t>：验证当</w:t>
      </w:r>
      <w:r>
        <w:t xml:space="preserve"> Node </w:t>
      </w:r>
      <w:r>
        <w:rPr>
          <w:rFonts w:hint="eastAsia"/>
        </w:rPr>
        <w:t>的</w:t>
      </w:r>
      <w:r>
        <w:t xml:space="preserve"> eno.io/scheduler-name </w:t>
      </w:r>
      <w:r>
        <w:rPr>
          <w:rFonts w:hint="eastAsia"/>
        </w:rPr>
        <w:t>注解在</w:t>
      </w:r>
      <w:r>
        <w:t xml:space="preserve"> Bind </w:t>
      </w:r>
      <w:r>
        <w:rPr>
          <w:rFonts w:hint="eastAsia"/>
        </w:rPr>
        <w:t>前发生漂移时，原持有者</w:t>
      </w:r>
      <w:r>
        <w:t xml:space="preserve"> Scheduler </w:t>
      </w:r>
      <w:r>
        <w:rPr>
          <w:rFonts w:hint="eastAsia"/>
        </w:rPr>
        <w:t>的</w:t>
      </w:r>
      <w:r>
        <w:t xml:space="preserve"> Bind </w:t>
      </w:r>
      <w:r>
        <w:rPr>
          <w:rFonts w:hint="eastAsia"/>
        </w:rPr>
        <w:t>尝试会被</w:t>
      </w:r>
      <w:r>
        <w:t xml:space="preserve"> Layer 0 </w:t>
      </w:r>
      <w:r>
        <w:rPr>
          <w:rFonts w:hint="eastAsia"/>
        </w:rPr>
        <w:t>拦截并转入</w:t>
      </w:r>
      <w:r>
        <w:t xml:space="preserve"> Layer 3 </w:t>
      </w:r>
      <w:r>
        <w:rPr>
          <w:rFonts w:hint="eastAsia"/>
        </w:rPr>
        <w:t>全局回退，最终不产生跨分区的</w:t>
      </w:r>
      <w:r>
        <w:t xml:space="preserve"> Bind API </w:t>
      </w:r>
      <w:r>
        <w:rPr>
          <w:rFonts w:hint="eastAsia"/>
        </w:rPr>
        <w:t>调用，且不违反核心不变量</w:t>
      </w:r>
      <w:r>
        <w:t xml:space="preserve"> I</w:t>
      </w:r>
      <w:r>
        <w:t>。</w:t>
      </w:r>
    </w:p>
    <w:p w14:paraId="5772351F" w14:textId="77777777" w:rsidR="00957881" w:rsidRDefault="00000000">
      <w:pPr>
        <w:pStyle w:val="BodyText"/>
        <w:ind w:firstLine="482"/>
      </w:pPr>
      <w:r>
        <w:rPr>
          <w:rFonts w:hint="eastAsia"/>
          <w:b/>
          <w:bCs/>
        </w:rPr>
        <w:t>故障注入方式</w:t>
      </w:r>
      <w:r>
        <w:rPr>
          <w:rFonts w:hint="eastAsia"/>
        </w:rPr>
        <w:t>。在</w:t>
      </w:r>
      <w:r>
        <w:t xml:space="preserve"> T+30 s </w:t>
      </w:r>
      <w:r>
        <w:rPr>
          <w:rFonts w:hint="eastAsia"/>
        </w:rPr>
        <w:t>时刻，对当前分配给</w:t>
      </w:r>
      <w:r>
        <w:t xml:space="preserve"> Scheduler </w:t>
      </w:r>
      <w:r>
        <w:rPr>
          <w:rFonts w:hint="eastAsia"/>
        </w:rPr>
        <w:t>实例</w:t>
      </w:r>
      <w:r>
        <w:t xml:space="preserve"> eno-scheduler-0 </w:t>
      </w:r>
      <w:r>
        <w:rPr>
          <w:rFonts w:hint="eastAsia"/>
        </w:rPr>
        <w:t>的节点中随机抽取</w:t>
      </w:r>
      <w:r>
        <w:t xml:space="preserve"> </w:t>
      </w:r>
      <w:r>
        <w:rPr>
          <w:rFonts w:hint="eastAsia"/>
        </w:rPr>
        <w:t>10%</w:t>
      </w:r>
      <w:r>
        <w:rPr>
          <w:rFonts w:hint="eastAsia"/>
        </w:rPr>
        <w:t>（约</w:t>
      </w:r>
      <w:r>
        <w:t xml:space="preserve"> 100/1000 </w:t>
      </w:r>
      <w:r>
        <w:rPr>
          <w:rFonts w:hint="eastAsia"/>
        </w:rPr>
        <w:t>节点），通过</w:t>
      </w:r>
      <w:r>
        <w:t xml:space="preserve"> kubectl patch node --type=merge </w:t>
      </w:r>
      <w:r>
        <w:rPr>
          <w:rFonts w:hint="eastAsia"/>
        </w:rPr>
        <w:t>将其</w:t>
      </w:r>
      <w:r>
        <w:t xml:space="preserve"> eno.io/scheduler-name </w:t>
      </w:r>
      <w:r>
        <w:rPr>
          <w:rFonts w:hint="eastAsia"/>
        </w:rPr>
        <w:t>注解改为</w:t>
      </w:r>
      <w:r>
        <w:t xml:space="preserve"> eno-scheduler-1</w:t>
      </w:r>
      <w:r>
        <w:rPr>
          <w:rFonts w:hint="eastAsia"/>
        </w:rPr>
        <w:t>，模拟</w:t>
      </w:r>
      <w:r>
        <w:t xml:space="preserve"> Dispatcher </w:t>
      </w:r>
      <w:r>
        <w:rPr>
          <w:rFonts w:hint="eastAsia"/>
        </w:rPr>
        <w:t>的</w:t>
      </w:r>
      <w:r>
        <w:t xml:space="preserve"> node-shuffler </w:t>
      </w:r>
      <w:r>
        <w:rPr>
          <w:rFonts w:hint="eastAsia"/>
        </w:rPr>
        <w:t>触发的强制重分区。</w:t>
      </w:r>
      <w:r>
        <w:rPr>
          <w:rFonts w:hint="eastAsia"/>
        </w:rPr>
        <w:t>10%</w:t>
      </w:r>
      <w:r>
        <w:t xml:space="preserve"> </w:t>
      </w:r>
      <w:r>
        <w:rPr>
          <w:rFonts w:hint="eastAsia"/>
        </w:rPr>
        <w:t>的比例经过权衡：一方面足以在</w:t>
      </w:r>
      <w:r>
        <w:t xml:space="preserve"> rate </w:t>
      </w:r>
      <w:r>
        <w:rPr>
          <w:rFonts w:hint="eastAsia"/>
        </w:rPr>
        <w:t>时序上形成可辨识的峰值，另一方面不至于让</w:t>
      </w:r>
      <w:r>
        <w:t xml:space="preserve"> Dispatcher </w:t>
      </w:r>
      <w:r>
        <w:rPr>
          <w:rFonts w:hint="eastAsia"/>
        </w:rPr>
        <w:t>的重分发队列本身成为新的瓶颈从而混淆归因。前置条件是集群必须先启用节点分区功能——</w:t>
      </w:r>
      <w:r>
        <w:rPr>
          <w:rFonts w:hint="eastAsia"/>
        </w:rPr>
        <w:t>Dispatcher</w:t>
      </w:r>
      <w:r>
        <w:t xml:space="preserve"> </w:t>
      </w:r>
      <w:r>
        <w:rPr>
          <w:rFonts w:hint="eastAsia"/>
        </w:rPr>
        <w:t>需要以</w:t>
      </w:r>
      <w:r>
        <w:t xml:space="preserve"> --feature-gates=DispatcherNodeShuffle=true </w:t>
      </w:r>
      <w:r>
        <w:rPr>
          <w:rFonts w:hint="eastAsia"/>
        </w:rPr>
        <w:t>启动，且</w:t>
      </w:r>
      <w:r>
        <w:t xml:space="preserve"> ClusterRole/eno </w:t>
      </w:r>
      <w:r>
        <w:rPr>
          <w:rFonts w:hint="eastAsia"/>
        </w:rPr>
        <w:t>必须包含</w:t>
      </w:r>
      <w:r>
        <w:t xml:space="preserve"> nodes </w:t>
      </w:r>
      <w:r>
        <w:rPr>
          <w:rFonts w:hint="eastAsia"/>
        </w:rPr>
        <w:t>的</w:t>
      </w:r>
      <w:r>
        <w:t xml:space="preserve"> update, patch </w:t>
      </w:r>
      <w:r>
        <w:rPr>
          <w:rFonts w:hint="eastAsia"/>
        </w:rPr>
        <w:t>权限（早期部署仅授了</w:t>
      </w:r>
      <w:r>
        <w:t xml:space="preserve"> get, list, watch </w:t>
      </w:r>
      <w:r>
        <w:rPr>
          <w:rFonts w:hint="eastAsia"/>
        </w:rPr>
        <w:t>会让</w:t>
      </w:r>
      <w:r>
        <w:t xml:space="preserve"> node-shuffler </w:t>
      </w:r>
      <w:r>
        <w:rPr>
          <w:rFonts w:hint="eastAsia"/>
        </w:rPr>
        <w:t>的</w:t>
      </w:r>
      <w:r>
        <w:t xml:space="preserve"> UpdateNode </w:t>
      </w:r>
      <w:r>
        <w:rPr>
          <w:rFonts w:hint="eastAsia"/>
        </w:rPr>
        <w:t>全部被</w:t>
      </w:r>
      <w:r>
        <w:t xml:space="preserve"> apiserver </w:t>
      </w:r>
      <w:r>
        <w:rPr>
          <w:rFonts w:hint="eastAsia"/>
        </w:rPr>
        <w:t>以</w:t>
      </w:r>
      <w:r>
        <w:t xml:space="preserve"> Forbidden </w:t>
      </w:r>
      <w:r>
        <w:rPr>
          <w:rFonts w:hint="eastAsia"/>
        </w:rPr>
        <w:t>拒绝，从而</w:t>
      </w:r>
      <w:r>
        <w:t xml:space="preserve"> annotation </w:t>
      </w:r>
      <w:r>
        <w:rPr>
          <w:rFonts w:hint="eastAsia"/>
        </w:rPr>
        <w:t>永远为空——这一</w:t>
      </w:r>
      <w:r>
        <w:t xml:space="preserve"> RBAC </w:t>
      </w:r>
      <w:r>
        <w:rPr>
          <w:rFonts w:hint="eastAsia"/>
        </w:rPr>
        <w:t>缺口已由本文补齐）。注入脚本</w:t>
      </w:r>
      <w:r>
        <w:t xml:space="preserve"> test/e2e/benchmark/faultinject/inject-layer0.sh </w:t>
      </w:r>
      <w:r>
        <w:rPr>
          <w:rFonts w:hint="eastAsia"/>
        </w:rPr>
        <w:t>将被</w:t>
      </w:r>
      <w:r>
        <w:t xml:space="preserve"> patch </w:t>
      </w:r>
      <w:r>
        <w:rPr>
          <w:rFonts w:hint="eastAsia"/>
        </w:rPr>
        <w:t>的节点列表、起止时间戳写入</w:t>
      </w:r>
      <w:r>
        <w:t xml:space="preserve"> inject-manifest.json </w:t>
      </w:r>
      <w:r>
        <w:rPr>
          <w:rFonts w:hint="eastAsia"/>
        </w:rPr>
        <w:t>与</w:t>
      </w:r>
      <w:r>
        <w:t xml:space="preserve"> inject-events.log </w:t>
      </w:r>
      <w:r>
        <w:rPr>
          <w:rFonts w:hint="eastAsia"/>
        </w:rPr>
        <w:t>供事后对齐。</w:t>
      </w:r>
    </w:p>
    <w:p w14:paraId="536CC69E" w14:textId="77777777" w:rsidR="00957881" w:rsidRDefault="00000000">
      <w:pPr>
        <w:pStyle w:val="BodyText"/>
        <w:ind w:firstLine="482"/>
      </w:pPr>
      <w:r>
        <w:rPr>
          <w:rFonts w:hint="eastAsia"/>
          <w:b/>
          <w:bCs/>
        </w:rPr>
        <w:t>观测指标</w:t>
      </w:r>
      <w:r>
        <w:rPr>
          <w:rFonts w:hint="eastAsia"/>
        </w:rPr>
        <w:t>：</w:t>
      </w:r>
      <w:r>
        <w:rPr>
          <w:rFonts w:hint="eastAsia"/>
        </w:rPr>
        <w:t>Layer</w:t>
      </w:r>
      <w:r>
        <w:t xml:space="preserve"> 0 </w:t>
      </w:r>
      <w:r>
        <w:rPr>
          <w:rFonts w:hint="eastAsia"/>
        </w:rPr>
        <w:t>拦截数与</w:t>
      </w:r>
      <w:r>
        <w:t xml:space="preserve"> Dispatcher </w:t>
      </w:r>
      <w:r>
        <w:rPr>
          <w:rFonts w:hint="eastAsia"/>
        </w:rPr>
        <w:t>回退数分别通过</w:t>
      </w:r>
      <w:r>
        <w:t xml:space="preserve"> binder_node_validation_failures_total </w:t>
      </w:r>
      <w:r>
        <w:rPr>
          <w:rFonts w:hint="eastAsia"/>
        </w:rPr>
        <w:t>与</w:t>
      </w:r>
      <w:r>
        <w:t xml:space="preserve"> binder_dispatcher_fallback_total </w:t>
      </w:r>
      <w:r>
        <w:rPr>
          <w:rFonts w:hint="eastAsia"/>
        </w:rPr>
        <w:t>的</w:t>
      </w:r>
      <w:r>
        <w:t xml:space="preserve"> 90 s </w:t>
      </w:r>
      <w:r>
        <w:rPr>
          <w:rFonts w:hint="eastAsia"/>
        </w:rPr>
        <w:t>窗口积分捕获——</w:t>
      </w:r>
      <w:r>
        <w:rPr>
          <w:rFonts w:hint="eastAsia"/>
        </w:rPr>
        <w:t>informer</w:t>
      </w:r>
      <w:r>
        <w:t xml:space="preserve"> </w:t>
      </w:r>
      <w:r>
        <w:rPr>
          <w:rFonts w:hint="eastAsia"/>
        </w:rPr>
        <w:t>传播</w:t>
      </w:r>
      <w:r>
        <w:t xml:space="preserve"> patch </w:t>
      </w:r>
      <w:r>
        <w:rPr>
          <w:rFonts w:hint="eastAsia"/>
        </w:rPr>
        <w:t>后的</w:t>
      </w:r>
      <w:r>
        <w:t xml:space="preserve"> node annotation </w:t>
      </w:r>
      <w:r>
        <w:rPr>
          <w:rFonts w:hint="eastAsia"/>
        </w:rPr>
        <w:t>需要约</w:t>
      </w:r>
      <w:r>
        <w:t xml:space="preserve"> 10~30 </w:t>
      </w:r>
      <w:r>
        <w:rPr>
          <w:rFonts w:hint="eastAsia"/>
        </w:rPr>
        <w:t>s</w:t>
      </w:r>
      <w:r>
        <w:rPr>
          <w:rFonts w:hint="eastAsia"/>
        </w:rPr>
        <w:t>，拦截峰值往往落在</w:t>
      </w:r>
      <w:r>
        <w:t xml:space="preserve"> [T+30, T+90] </w:t>
      </w:r>
      <w:r>
        <w:rPr>
          <w:rFonts w:hint="eastAsia"/>
        </w:rPr>
        <w:t>s</w:t>
      </w:r>
      <w:r>
        <w:rPr>
          <w:rFonts w:hint="eastAsia"/>
        </w:rPr>
        <w:t>（</w:t>
      </w:r>
      <w:r>
        <w:rPr>
          <w:rFonts w:hint="eastAsia"/>
        </w:rPr>
        <w:t>fault-plot</w:t>
      </w:r>
      <w:r>
        <w:t xml:space="preserve"> </w:t>
      </w:r>
      <w:r>
        <w:rPr>
          <w:rFonts w:hint="eastAsia"/>
        </w:rPr>
        <w:t>双轴时序清晰显示</w:t>
      </w:r>
      <w:r>
        <w:t xml:space="preserve"> rate </w:t>
      </w:r>
      <w:r>
        <w:rPr>
          <w:rFonts w:hint="eastAsia"/>
        </w:rPr>
        <w:t>从注入点起爬升、约</w:t>
      </w:r>
      <w:r>
        <w:t xml:space="preserve"> 100 s </w:t>
      </w:r>
      <w:r>
        <w:rPr>
          <w:rFonts w:hint="eastAsia"/>
        </w:rPr>
        <w:t>后到峰）。绑定成功率取</w:t>
      </w:r>
      <w:r>
        <w:t xml:space="preserve"> sum(rate(bind_pods_total{result="success"}[1m])) / sum(rate(bind_pods_total[1m])) </w:t>
      </w:r>
      <w:r>
        <w:rPr>
          <w:rFonts w:hint="eastAsia"/>
        </w:rPr>
        <w:t>的窗口最小值，</w:t>
      </w:r>
      <w:r>
        <w:t xml:space="preserve">bind_retries_total </w:t>
      </w:r>
      <w:r>
        <w:rPr>
          <w:rFonts w:hint="eastAsia"/>
        </w:rPr>
        <w:t>的</w:t>
      </w:r>
      <w:r>
        <w:t xml:space="preserve"> 90 s </w:t>
      </w:r>
      <w:r>
        <w:rPr>
          <w:rFonts w:hint="eastAsia"/>
        </w:rPr>
        <w:t>积分用于排除”拦截来自</w:t>
      </w:r>
      <w:r>
        <w:t xml:space="preserve"> API </w:t>
      </w:r>
      <w:r>
        <w:rPr>
          <w:rFonts w:hint="eastAsia"/>
        </w:rPr>
        <w:t>冲突而非</w:t>
      </w:r>
      <w:r>
        <w:t xml:space="preserve"> Layer </w:t>
      </w:r>
      <w:r>
        <w:rPr>
          <w:rFonts w:hint="eastAsia"/>
        </w:rPr>
        <w:t>0</w:t>
      </w:r>
      <w:r>
        <w:rPr>
          <w:rFonts w:hint="eastAsia"/>
        </w:rPr>
        <w:t>”这一竞争解释。挂起</w:t>
      </w:r>
      <w:r>
        <w:t xml:space="preserve"> Pod </w:t>
      </w:r>
      <w:r>
        <w:rPr>
          <w:rFonts w:hint="eastAsia"/>
        </w:rPr>
        <w:t>数</w:t>
      </w:r>
      <w:r>
        <w:t xml:space="preserve"> sum(scheduler_pending_pods) </w:t>
      </w:r>
      <w:r>
        <w:rPr>
          <w:rFonts w:hint="eastAsia"/>
        </w:rPr>
        <w:t>在注入后短暂上涨、随重分发完成回落。</w:t>
      </w:r>
    </w:p>
    <w:p w14:paraId="0F0C8BDE" w14:textId="77777777" w:rsidR="00957881" w:rsidRDefault="00000000">
      <w:pPr>
        <w:pStyle w:val="TableCaption"/>
      </w:pPr>
      <w:r>
        <w:rPr>
          <w:rFonts w:hint="eastAsia"/>
        </w:rPr>
        <w:t>表</w:t>
      </w:r>
      <w:r>
        <w:t xml:space="preserve"> 15 Layer 0 </w:t>
      </w:r>
      <w:r>
        <w:rPr>
          <w:rFonts w:hint="eastAsia"/>
        </w:rPr>
        <w:t>触发验证：六项判据实测结果（</w:t>
      </w:r>
      <w:r>
        <w:rPr>
          <w:rFonts w:hint="eastAsia"/>
        </w:rPr>
        <w:t>s2/w2/inst3</w:t>
      </w:r>
      <w:r>
        <w:rPr>
          <w:rFonts w:hint="eastAsia"/>
        </w:rPr>
        <w:t>，</w:t>
      </w:r>
      <w:r>
        <w:rPr>
          <w:rFonts w:hint="eastAsia"/>
        </w:rPr>
        <w:t>n=1</w:t>
      </w:r>
      <w:r>
        <w:rPr>
          <w:rFonts w:hint="eastAsia"/>
        </w:rPr>
        <w:t>；完整数据见</w:t>
      </w:r>
      <w:r>
        <w:t xml:space="preserve"> results/faultinject/report-*.md</w:t>
      </w:r>
      <w:r>
        <w:rPr>
          <w:rFonts w:hint="eastAsia"/>
        </w:rPr>
        <w:t>）</w:t>
      </w:r>
    </w:p>
    <w:tbl>
      <w:tblPr>
        <w:tblStyle w:val="Table"/>
        <w:tblW w:w="9072" w:type="dxa"/>
        <w:tblInd w:w="0" w:type="dxa"/>
        <w:tblLayout w:type="fixed"/>
        <w:tblLook w:val="0020" w:firstRow="1" w:lastRow="0" w:firstColumn="0" w:lastColumn="0" w:noHBand="0" w:noVBand="0"/>
        <w:tblCaption w:val="表 15 Layer 0 触发验证：六项判据实测结果（s2/w2/inst3，n=1；完整数据见 results/faultinject/report-*.md）"/>
      </w:tblPr>
      <w:tblGrid>
        <w:gridCol w:w="1814"/>
        <w:gridCol w:w="1814"/>
        <w:gridCol w:w="1814"/>
        <w:gridCol w:w="1814"/>
        <w:gridCol w:w="1816"/>
      </w:tblGrid>
      <w:tr w:rsidR="00957881" w14:paraId="7DC40A0C" w14:textId="77777777" w:rsidTr="00957881">
        <w:trPr>
          <w:cnfStyle w:val="100000000000" w:firstRow="1" w:lastRow="0" w:firstColumn="0" w:lastColumn="0" w:oddVBand="0" w:evenVBand="0" w:oddHBand="0" w:evenHBand="0" w:firstRowFirstColumn="0" w:firstRowLastColumn="0" w:lastRowFirstColumn="0" w:lastRowLastColumn="0"/>
          <w:tblHeader/>
        </w:trPr>
        <w:tc>
          <w:tcPr>
            <w:tcW w:w="1814" w:type="dxa"/>
          </w:tcPr>
          <w:p w14:paraId="6F5E8FC6" w14:textId="77777777" w:rsidR="00957881" w:rsidRDefault="00000000">
            <w:pPr>
              <w:pStyle w:val="TableCell"/>
            </w:pPr>
            <w:r>
              <w:rPr>
                <w:rFonts w:hint="eastAsia"/>
              </w:rPr>
              <w:t>判据</w:t>
            </w:r>
          </w:p>
        </w:tc>
        <w:tc>
          <w:tcPr>
            <w:tcW w:w="1814" w:type="dxa"/>
          </w:tcPr>
          <w:p w14:paraId="19BE8DC0" w14:textId="77777777" w:rsidR="00957881" w:rsidRDefault="00000000">
            <w:pPr>
              <w:pStyle w:val="TableCell"/>
            </w:pPr>
            <w:r>
              <w:rPr>
                <w:rFonts w:hint="eastAsia"/>
              </w:rPr>
              <w:t>观测窗口</w:t>
            </w:r>
          </w:p>
        </w:tc>
        <w:tc>
          <w:tcPr>
            <w:tcW w:w="1814" w:type="dxa"/>
          </w:tcPr>
          <w:p w14:paraId="3E50CB1A" w14:textId="77777777" w:rsidR="00957881" w:rsidRDefault="00000000">
            <w:pPr>
              <w:pStyle w:val="TableCell"/>
            </w:pPr>
            <w:r>
              <w:rPr>
                <w:rFonts w:hint="eastAsia"/>
              </w:rPr>
              <w:t>阈值</w:t>
            </w:r>
          </w:p>
        </w:tc>
        <w:tc>
          <w:tcPr>
            <w:tcW w:w="1814" w:type="dxa"/>
          </w:tcPr>
          <w:p w14:paraId="3C8C81CE" w14:textId="77777777" w:rsidR="00957881" w:rsidRDefault="00000000">
            <w:pPr>
              <w:pStyle w:val="TableCell"/>
            </w:pPr>
            <w:r>
              <w:rPr>
                <w:rFonts w:hint="eastAsia"/>
              </w:rPr>
              <w:t>实测</w:t>
            </w:r>
          </w:p>
        </w:tc>
        <w:tc>
          <w:tcPr>
            <w:tcW w:w="1816" w:type="dxa"/>
          </w:tcPr>
          <w:p w14:paraId="755CA21C" w14:textId="77777777" w:rsidR="00957881" w:rsidRDefault="00000000">
            <w:pPr>
              <w:pStyle w:val="TableCell"/>
            </w:pPr>
            <w:r>
              <w:rPr>
                <w:rFonts w:hint="eastAsia"/>
              </w:rPr>
              <w:t>结论</w:t>
            </w:r>
          </w:p>
        </w:tc>
      </w:tr>
      <w:tr w:rsidR="00957881" w14:paraId="4B03D033" w14:textId="77777777">
        <w:tc>
          <w:tcPr>
            <w:tcW w:w="1814" w:type="dxa"/>
          </w:tcPr>
          <w:p w14:paraId="64C2748E" w14:textId="77777777" w:rsidR="00957881" w:rsidRDefault="00000000">
            <w:pPr>
              <w:pStyle w:val="TableCell"/>
            </w:pPr>
            <w:r>
              <w:t xml:space="preserve">L0-1 NodeValidator </w:t>
            </w:r>
            <w:r>
              <w:rPr>
                <w:rFonts w:hint="eastAsia"/>
              </w:rPr>
              <w:t>拦截</w:t>
            </w:r>
          </w:p>
        </w:tc>
        <w:tc>
          <w:tcPr>
            <w:tcW w:w="1814" w:type="dxa"/>
          </w:tcPr>
          <w:p w14:paraId="12FE51B7" w14:textId="77777777" w:rsidR="00957881" w:rsidRDefault="00000000">
            <w:pPr>
              <w:pStyle w:val="TableCell"/>
            </w:pPr>
            <w:r>
              <w:t>[inject, +90 s]</w:t>
            </w:r>
          </w:p>
        </w:tc>
        <w:tc>
          <w:tcPr>
            <w:tcW w:w="1814" w:type="dxa"/>
          </w:tcPr>
          <w:p w14:paraId="4191A30F" w14:textId="77777777" w:rsidR="00957881" w:rsidRDefault="00000000">
            <w:pPr>
              <w:pStyle w:val="TableCell"/>
            </w:pPr>
            <w:r>
              <w:rPr>
                <w:rFonts w:hint="eastAsia"/>
              </w:rPr>
              <w:t>积分</w:t>
            </w:r>
            <w:r>
              <w:t xml:space="preserve"> &gt; 0</w:t>
            </w:r>
          </w:p>
        </w:tc>
        <w:tc>
          <w:tcPr>
            <w:tcW w:w="1814" w:type="dxa"/>
          </w:tcPr>
          <w:p w14:paraId="0B295E87" w14:textId="77777777" w:rsidR="00957881" w:rsidRDefault="00000000">
            <w:pPr>
              <w:pStyle w:val="TableCell"/>
            </w:pPr>
            <w:r>
              <w:t>300</w:t>
            </w:r>
          </w:p>
        </w:tc>
        <w:tc>
          <w:tcPr>
            <w:tcW w:w="1816" w:type="dxa"/>
          </w:tcPr>
          <w:p w14:paraId="4D1C1FFB" w14:textId="77777777" w:rsidR="00957881" w:rsidRDefault="00000000">
            <w:pPr>
              <w:pStyle w:val="TableCell"/>
            </w:pPr>
            <w:r>
              <w:t>✅</w:t>
            </w:r>
          </w:p>
        </w:tc>
      </w:tr>
      <w:tr w:rsidR="00957881" w14:paraId="46BD90C1" w14:textId="77777777">
        <w:tc>
          <w:tcPr>
            <w:tcW w:w="1814" w:type="dxa"/>
          </w:tcPr>
          <w:p w14:paraId="6C572392" w14:textId="77777777" w:rsidR="00957881" w:rsidRDefault="00000000">
            <w:pPr>
              <w:pStyle w:val="TableCell"/>
            </w:pPr>
            <w:r>
              <w:t xml:space="preserve">L0-2 </w:t>
            </w:r>
            <w:r>
              <w:rPr>
                <w:rFonts w:hint="eastAsia"/>
              </w:rPr>
              <w:t>拦截</w:t>
            </w:r>
            <w:r>
              <w:t xml:space="preserve"> → Dispatcher </w:t>
            </w:r>
            <w:r>
              <w:rPr>
                <w:rFonts w:hint="eastAsia"/>
              </w:rPr>
              <w:t>回退联动</w:t>
            </w:r>
          </w:p>
        </w:tc>
        <w:tc>
          <w:tcPr>
            <w:tcW w:w="1814" w:type="dxa"/>
          </w:tcPr>
          <w:p w14:paraId="65FC7938" w14:textId="77777777" w:rsidR="00957881" w:rsidRDefault="00000000">
            <w:pPr>
              <w:pStyle w:val="TableCell"/>
            </w:pPr>
            <w:r>
              <w:t>[inject, +90 s]</w:t>
            </w:r>
          </w:p>
        </w:tc>
        <w:tc>
          <w:tcPr>
            <w:tcW w:w="1814" w:type="dxa"/>
          </w:tcPr>
          <w:p w14:paraId="21C349D0" w14:textId="77777777" w:rsidR="00957881" w:rsidRDefault="00000000">
            <w:pPr>
              <w:pStyle w:val="TableCell"/>
            </w:pPr>
            <w:r>
              <w:rPr>
                <w:rFonts w:hint="eastAsia"/>
              </w:rPr>
              <w:t>积分</w:t>
            </w:r>
            <w:r>
              <w:t xml:space="preserve"> &gt; 0 </w:t>
            </w:r>
            <w:r>
              <w:rPr>
                <w:rFonts w:hint="eastAsia"/>
              </w:rPr>
              <w:t>且与</w:t>
            </w:r>
            <w:r>
              <w:t xml:space="preserve"> L0-1 </w:t>
            </w:r>
            <w:r>
              <w:rPr>
                <w:rFonts w:hint="eastAsia"/>
              </w:rPr>
              <w:t>同源</w:t>
            </w:r>
          </w:p>
        </w:tc>
        <w:tc>
          <w:tcPr>
            <w:tcW w:w="1814" w:type="dxa"/>
          </w:tcPr>
          <w:p w14:paraId="5BF37CB0" w14:textId="77777777" w:rsidR="00957881" w:rsidRDefault="00000000">
            <w:pPr>
              <w:pStyle w:val="TableCell"/>
            </w:pPr>
            <w:r>
              <w:t>300</w:t>
            </w:r>
          </w:p>
        </w:tc>
        <w:tc>
          <w:tcPr>
            <w:tcW w:w="1816" w:type="dxa"/>
          </w:tcPr>
          <w:p w14:paraId="27035AC2" w14:textId="77777777" w:rsidR="00957881" w:rsidRDefault="00000000">
            <w:pPr>
              <w:pStyle w:val="TableCell"/>
            </w:pPr>
            <w:r>
              <w:t>✅</w:t>
            </w:r>
          </w:p>
        </w:tc>
      </w:tr>
      <w:tr w:rsidR="00957881" w14:paraId="6B627232" w14:textId="77777777">
        <w:tc>
          <w:tcPr>
            <w:tcW w:w="1814" w:type="dxa"/>
          </w:tcPr>
          <w:p w14:paraId="71671281" w14:textId="77777777" w:rsidR="00957881" w:rsidRDefault="00000000">
            <w:pPr>
              <w:pStyle w:val="TableCell"/>
            </w:pPr>
            <w:r>
              <w:lastRenderedPageBreak/>
              <w:t xml:space="preserve">L0-3 </w:t>
            </w:r>
            <w:r>
              <w:rPr>
                <w:rFonts w:hint="eastAsia"/>
              </w:rPr>
              <w:t>不变量</w:t>
            </w:r>
            <w:r>
              <w:t xml:space="preserve"> </w:t>
            </w:r>
            <w:r>
              <w:rPr>
                <w:rFonts w:hint="eastAsia"/>
              </w:rPr>
              <w:t>I</w:t>
            </w:r>
            <w:r>
              <w:rPr>
                <w:rFonts w:hint="eastAsia"/>
              </w:rPr>
              <w:t>（</w:t>
            </w:r>
            <w:r>
              <w:rPr>
                <w:rFonts w:hint="eastAsia"/>
              </w:rPr>
              <w:t>apiserver</w:t>
            </w:r>
            <w:r>
              <w:t xml:space="preserve"> </w:t>
            </w:r>
            <w:r>
              <w:rPr>
                <w:rFonts w:hint="eastAsia"/>
              </w:rPr>
              <w:t>断言）</w:t>
            </w:r>
          </w:p>
        </w:tc>
        <w:tc>
          <w:tcPr>
            <w:tcW w:w="1814" w:type="dxa"/>
          </w:tcPr>
          <w:p w14:paraId="1A3DC944" w14:textId="77777777" w:rsidR="00957881" w:rsidRDefault="00000000">
            <w:pPr>
              <w:pStyle w:val="TableCell"/>
            </w:pPr>
            <w:r>
              <w:rPr>
                <w:rFonts w:hint="eastAsia"/>
              </w:rPr>
              <w:t>实验结束时刻</w:t>
            </w:r>
          </w:p>
        </w:tc>
        <w:tc>
          <w:tcPr>
            <w:tcW w:w="1814" w:type="dxa"/>
          </w:tcPr>
          <w:p w14:paraId="4F5EE67B" w14:textId="77777777" w:rsidR="00957881" w:rsidRDefault="00000000">
            <w:pPr>
              <w:pStyle w:val="TableCell"/>
            </w:pPr>
            <w:r>
              <w:t>unbound = 0 ∧ dup = 0</w:t>
            </w:r>
          </w:p>
        </w:tc>
        <w:tc>
          <w:tcPr>
            <w:tcW w:w="1814" w:type="dxa"/>
          </w:tcPr>
          <w:p w14:paraId="06BCE00B" w14:textId="77777777" w:rsidR="00957881" w:rsidRDefault="00000000">
            <w:pPr>
              <w:pStyle w:val="TableCell"/>
            </w:pPr>
            <w:r>
              <w:t>50000 / 50000</w:t>
            </w:r>
          </w:p>
        </w:tc>
        <w:tc>
          <w:tcPr>
            <w:tcW w:w="1816" w:type="dxa"/>
          </w:tcPr>
          <w:p w14:paraId="16EBB3EE" w14:textId="77777777" w:rsidR="00957881" w:rsidRDefault="00000000">
            <w:pPr>
              <w:pStyle w:val="TableCell"/>
            </w:pPr>
            <w:r>
              <w:t>✅</w:t>
            </w:r>
          </w:p>
        </w:tc>
      </w:tr>
      <w:tr w:rsidR="00957881" w14:paraId="6B1B9663" w14:textId="77777777">
        <w:tc>
          <w:tcPr>
            <w:tcW w:w="1814" w:type="dxa"/>
          </w:tcPr>
          <w:p w14:paraId="3AC3E5F8" w14:textId="77777777" w:rsidR="00957881" w:rsidRDefault="00000000">
            <w:pPr>
              <w:pStyle w:val="TableCell"/>
            </w:pPr>
            <w:r>
              <w:t xml:space="preserve">L0-4 </w:t>
            </w:r>
            <w:r>
              <w:rPr>
                <w:rFonts w:hint="eastAsia"/>
              </w:rPr>
              <w:t>拦截规模与</w:t>
            </w:r>
            <w:r>
              <w:t xml:space="preserve"> patched </w:t>
            </w:r>
            <w:r>
              <w:rPr>
                <w:rFonts w:hint="eastAsia"/>
              </w:rPr>
              <w:t>节点相当</w:t>
            </w:r>
          </w:p>
        </w:tc>
        <w:tc>
          <w:tcPr>
            <w:tcW w:w="1814" w:type="dxa"/>
          </w:tcPr>
          <w:p w14:paraId="085A340A" w14:textId="77777777" w:rsidR="00957881" w:rsidRDefault="00000000">
            <w:pPr>
              <w:pStyle w:val="TableCell"/>
            </w:pPr>
            <w:r>
              <w:t>[inject, +90 s]</w:t>
            </w:r>
          </w:p>
        </w:tc>
        <w:tc>
          <w:tcPr>
            <w:tcW w:w="1814" w:type="dxa"/>
          </w:tcPr>
          <w:p w14:paraId="078B080D" w14:textId="77777777" w:rsidR="00957881" w:rsidRDefault="00000000">
            <w:pPr>
              <w:pStyle w:val="TableCell"/>
            </w:pPr>
            <w:r>
              <w:t>≥ max(patched × 0.3, 5)</w:t>
            </w:r>
          </w:p>
        </w:tc>
        <w:tc>
          <w:tcPr>
            <w:tcW w:w="1814" w:type="dxa"/>
          </w:tcPr>
          <w:p w14:paraId="7BC098D6" w14:textId="77777777" w:rsidR="00957881" w:rsidRDefault="00000000">
            <w:pPr>
              <w:pStyle w:val="TableCell"/>
            </w:pPr>
            <w:r>
              <w:t xml:space="preserve">300 vs </w:t>
            </w:r>
            <w:r>
              <w:rPr>
                <w:rFonts w:hint="eastAsia"/>
              </w:rPr>
              <w:t>100</w:t>
            </w:r>
            <w:r>
              <w:rPr>
                <w:rFonts w:hint="eastAsia"/>
              </w:rPr>
              <w:t>（阈值</w:t>
            </w:r>
            <w:r>
              <w:t xml:space="preserve"> </w:t>
            </w:r>
            <w:r>
              <w:rPr>
                <w:rFonts w:hint="eastAsia"/>
              </w:rPr>
              <w:t>30</w:t>
            </w:r>
            <w:r>
              <w:rPr>
                <w:rFonts w:hint="eastAsia"/>
              </w:rPr>
              <w:t>）</w:t>
            </w:r>
          </w:p>
        </w:tc>
        <w:tc>
          <w:tcPr>
            <w:tcW w:w="1816" w:type="dxa"/>
          </w:tcPr>
          <w:p w14:paraId="26B439D6" w14:textId="77777777" w:rsidR="00957881" w:rsidRDefault="00000000">
            <w:pPr>
              <w:pStyle w:val="TableCell"/>
            </w:pPr>
            <w:r>
              <w:t>✅</w:t>
            </w:r>
          </w:p>
        </w:tc>
      </w:tr>
      <w:tr w:rsidR="00957881" w14:paraId="5A61B1CA" w14:textId="77777777">
        <w:tc>
          <w:tcPr>
            <w:tcW w:w="1814" w:type="dxa"/>
          </w:tcPr>
          <w:p w14:paraId="1C655764" w14:textId="77777777" w:rsidR="00957881" w:rsidRDefault="00000000">
            <w:pPr>
              <w:pStyle w:val="TableCell"/>
            </w:pPr>
            <w:r>
              <w:t xml:space="preserve">L0-5 Layer 1 </w:t>
            </w:r>
            <w:r>
              <w:rPr>
                <w:rFonts w:hint="eastAsia"/>
              </w:rPr>
              <w:t>重试未异常上涨</w:t>
            </w:r>
          </w:p>
        </w:tc>
        <w:tc>
          <w:tcPr>
            <w:tcW w:w="1814" w:type="dxa"/>
          </w:tcPr>
          <w:p w14:paraId="76D661BB" w14:textId="77777777" w:rsidR="00957881" w:rsidRDefault="00000000">
            <w:pPr>
              <w:pStyle w:val="TableCell"/>
            </w:pPr>
            <w:r>
              <w:t>[inject, +90 s]</w:t>
            </w:r>
          </w:p>
        </w:tc>
        <w:tc>
          <w:tcPr>
            <w:tcW w:w="1814" w:type="dxa"/>
          </w:tcPr>
          <w:p w14:paraId="19702AF0" w14:textId="77777777" w:rsidR="00957881" w:rsidRDefault="00000000">
            <w:pPr>
              <w:pStyle w:val="TableCell"/>
            </w:pPr>
            <w:r>
              <w:t>≤ max(pre × 3, 10)</w:t>
            </w:r>
          </w:p>
        </w:tc>
        <w:tc>
          <w:tcPr>
            <w:tcW w:w="1814" w:type="dxa"/>
          </w:tcPr>
          <w:p w14:paraId="7F2BF128" w14:textId="77777777" w:rsidR="00957881" w:rsidRDefault="00000000">
            <w:pPr>
              <w:pStyle w:val="TableCell"/>
            </w:pPr>
            <w:r>
              <w:t>pre = 0.0 / inject = 0.0</w:t>
            </w:r>
          </w:p>
        </w:tc>
        <w:tc>
          <w:tcPr>
            <w:tcW w:w="1816" w:type="dxa"/>
          </w:tcPr>
          <w:p w14:paraId="53CF7FAB" w14:textId="77777777" w:rsidR="00957881" w:rsidRDefault="00000000">
            <w:pPr>
              <w:pStyle w:val="TableCell"/>
            </w:pPr>
            <w:r>
              <w:t>✅</w:t>
            </w:r>
          </w:p>
        </w:tc>
      </w:tr>
      <w:tr w:rsidR="00957881" w14:paraId="0E86376A" w14:textId="77777777">
        <w:tc>
          <w:tcPr>
            <w:tcW w:w="1814" w:type="dxa"/>
          </w:tcPr>
          <w:p w14:paraId="70EE7715" w14:textId="77777777" w:rsidR="00957881" w:rsidRDefault="00000000">
            <w:pPr>
              <w:pStyle w:val="TableCell"/>
            </w:pPr>
            <w:r>
              <w:t xml:space="preserve">L0-6 </w:t>
            </w:r>
            <w:r>
              <w:rPr>
                <w:rFonts w:hint="eastAsia"/>
              </w:rPr>
              <w:t>绑定成功率全程</w:t>
            </w:r>
            <w:r>
              <w:t xml:space="preserve"> 100%</w:t>
            </w:r>
          </w:p>
        </w:tc>
        <w:tc>
          <w:tcPr>
            <w:tcW w:w="1814" w:type="dxa"/>
          </w:tcPr>
          <w:p w14:paraId="075B65A1" w14:textId="77777777" w:rsidR="00957881" w:rsidRDefault="00000000">
            <w:pPr>
              <w:pStyle w:val="TableCell"/>
            </w:pPr>
            <w:r>
              <w:t>[inject − 30 s, +90 s]</w:t>
            </w:r>
          </w:p>
        </w:tc>
        <w:tc>
          <w:tcPr>
            <w:tcW w:w="1814" w:type="dxa"/>
          </w:tcPr>
          <w:p w14:paraId="585694D9" w14:textId="77777777" w:rsidR="00957881" w:rsidRDefault="00000000">
            <w:pPr>
              <w:pStyle w:val="TableCell"/>
            </w:pPr>
            <w:r>
              <w:t>min ≥ 0.99</w:t>
            </w:r>
          </w:p>
        </w:tc>
        <w:tc>
          <w:tcPr>
            <w:tcW w:w="1814" w:type="dxa"/>
          </w:tcPr>
          <w:p w14:paraId="0C992DFD" w14:textId="77777777" w:rsidR="00957881" w:rsidRDefault="00000000">
            <w:pPr>
              <w:pStyle w:val="TableCell"/>
            </w:pPr>
            <w:r>
              <w:t>1.00</w:t>
            </w:r>
          </w:p>
        </w:tc>
        <w:tc>
          <w:tcPr>
            <w:tcW w:w="1816" w:type="dxa"/>
          </w:tcPr>
          <w:p w14:paraId="6B85FEA0" w14:textId="77777777" w:rsidR="00957881" w:rsidRDefault="00000000">
            <w:pPr>
              <w:pStyle w:val="TableCell"/>
            </w:pPr>
            <w:r>
              <w:t>✅</w:t>
            </w:r>
          </w:p>
        </w:tc>
      </w:tr>
    </w:tbl>
    <w:p w14:paraId="4E089794" w14:textId="77777777" w:rsidR="00957881" w:rsidRDefault="00000000">
      <w:pPr>
        <w:pStyle w:val="BodyText"/>
      </w:pPr>
      <w:r>
        <w:t xml:space="preserve">Layer 0 </w:t>
      </w:r>
      <w:r>
        <w:rPr>
          <w:rFonts w:hint="eastAsia"/>
        </w:rPr>
        <w:t>六项判据全部通过。图</w:t>
      </w:r>
      <w:r>
        <w:t xml:space="preserve"> 41 </w:t>
      </w:r>
      <w:r>
        <w:rPr>
          <w:rFonts w:hint="eastAsia"/>
        </w:rPr>
        <w:t>给出</w:t>
      </w:r>
      <w:r>
        <w:t xml:space="preserve"> node_validation_failures:rate1m </w:t>
      </w:r>
      <w:r>
        <w:rPr>
          <w:rFonts w:hint="eastAsia"/>
        </w:rPr>
        <w:t>与</w:t>
      </w:r>
      <w:r>
        <w:t xml:space="preserve"> dispatcher_fallback:rate1m </w:t>
      </w:r>
      <w:r>
        <w:rPr>
          <w:rFonts w:hint="eastAsia"/>
        </w:rPr>
        <w:t>的双轴时序：注入线（</w:t>
      </w:r>
      <w:r>
        <w:rPr>
          <w:rFonts w:hint="eastAsia"/>
        </w:rPr>
        <w:t>T+32</w:t>
      </w:r>
      <w:r>
        <w:t xml:space="preserve"> </w:t>
      </w:r>
      <w:r>
        <w:rPr>
          <w:rFonts w:hint="eastAsia"/>
        </w:rPr>
        <w:t>s</w:t>
      </w:r>
      <w:r>
        <w:rPr>
          <w:rFonts w:hint="eastAsia"/>
        </w:rPr>
        <w:t>）后</w:t>
      </w:r>
      <w:r>
        <w:t xml:space="preserve"> rate </w:t>
      </w:r>
      <w:r>
        <w:rPr>
          <w:rFonts w:hint="eastAsia"/>
        </w:rPr>
        <w:t>立刻从</w:t>
      </w:r>
      <w:r>
        <w:t xml:space="preserve"> 0 </w:t>
      </w:r>
      <w:r>
        <w:rPr>
          <w:rFonts w:hint="eastAsia"/>
        </w:rPr>
        <w:t>爬升，约</w:t>
      </w:r>
      <w:r>
        <w:t xml:space="preserve"> 30 s </w:t>
      </w:r>
      <w:r>
        <w:rPr>
          <w:rFonts w:hint="eastAsia"/>
        </w:rPr>
        <w:t>后到达约</w:t>
      </w:r>
      <w:r>
        <w:t xml:space="preserve"> 11 events/s </w:t>
      </w:r>
      <w:r>
        <w:rPr>
          <w:rFonts w:hint="eastAsia"/>
        </w:rPr>
        <w:t>的峰值，随后随</w:t>
      </w:r>
      <w:r>
        <w:t xml:space="preserve"> Assumed </w:t>
      </w:r>
      <w:r>
        <w:rPr>
          <w:rFonts w:hint="eastAsia"/>
        </w:rPr>
        <w:t>队列消化速度平滑衰减，到</w:t>
      </w:r>
      <w:r>
        <w:t xml:space="preserve"> T+330 s </w:t>
      </w:r>
      <w:r>
        <w:rPr>
          <w:rFonts w:hint="eastAsia"/>
        </w:rPr>
        <w:t>归零；两条曲线完全重叠，直接可视化了”</w:t>
      </w:r>
      <w:r>
        <w:rPr>
          <w:rFonts w:hint="eastAsia"/>
        </w:rPr>
        <w:t>Layer</w:t>
      </w:r>
      <w:r>
        <w:t xml:space="preserve"> 0 </w:t>
      </w:r>
      <w:r>
        <w:rPr>
          <w:rFonts w:hint="eastAsia"/>
        </w:rPr>
        <w:t>拦截</w:t>
      </w:r>
      <w:r>
        <w:t xml:space="preserve"> → Dispatcher </w:t>
      </w:r>
      <w:r>
        <w:rPr>
          <w:rFonts w:hint="eastAsia"/>
        </w:rPr>
        <w:t>回退”的联动。绿色</w:t>
      </w:r>
      <w:r>
        <w:t xml:space="preserve"> bind_success_rate </w:t>
      </w:r>
      <w:r>
        <w:rPr>
          <w:rFonts w:hint="eastAsia"/>
        </w:rPr>
        <w:t>全程平稳</w:t>
      </w:r>
      <w:r>
        <w:t xml:space="preserve"> </w:t>
      </w:r>
      <w:r>
        <w:rPr>
          <w:rFonts w:hint="eastAsia"/>
        </w:rPr>
        <w:t>1.0</w:t>
      </w:r>
      <w:r>
        <w:rPr>
          <w:rFonts w:hint="eastAsia"/>
        </w:rPr>
        <w:t>，说明拦截是通过合规重排消化的、没有</w:t>
      </w:r>
      <w:r>
        <w:t xml:space="preserve"> Bind </w:t>
      </w:r>
      <w:r>
        <w:rPr>
          <w:rFonts w:hint="eastAsia"/>
        </w:rPr>
        <w:t>请求被真正丢弃。</w:t>
      </w:r>
    </w:p>
    <w:p w14:paraId="3AABD9D7" w14:textId="77777777" w:rsidR="00957881" w:rsidRDefault="00000000">
      <w:pPr>
        <w:pStyle w:val="BodyText"/>
      </w:pPr>
      <w:r>
        <w:rPr>
          <w:rFonts w:hint="eastAsia"/>
        </w:rPr>
        <w:t>与无故障基线（</w:t>
      </w:r>
      <w:r>
        <w:t xml:space="preserve">results/a/s2/w2/inst3/run1 = 680 </w:t>
      </w:r>
      <w:r>
        <w:rPr>
          <w:rFonts w:hint="eastAsia"/>
        </w:rPr>
        <w:t>s</w:t>
      </w:r>
      <w:r>
        <w:rPr>
          <w:rFonts w:hint="eastAsia"/>
        </w:rPr>
        <w:t>）对比，</w:t>
      </w:r>
      <w:r>
        <w:rPr>
          <w:rFonts w:hint="eastAsia"/>
        </w:rPr>
        <w:t>Layer</w:t>
      </w:r>
      <w:r>
        <w:t xml:space="preserve"> 0 </w:t>
      </w:r>
      <w:r>
        <w:rPr>
          <w:rFonts w:hint="eastAsia"/>
        </w:rPr>
        <w:t>单次注入的总耗时为</w:t>
      </w:r>
      <w:r>
        <w:t xml:space="preserve"> 683 </w:t>
      </w:r>
      <w:r>
        <w:rPr>
          <w:rFonts w:hint="eastAsia"/>
        </w:rPr>
        <w:t>s</w:t>
      </w:r>
      <w:r>
        <w:rPr>
          <w:rFonts w:hint="eastAsia"/>
        </w:rPr>
        <w:t>（</w:t>
      </w:r>
      <w:r>
        <w:rPr>
          <w:rFonts w:hint="eastAsia"/>
        </w:rPr>
        <w:t>+3</w:t>
      </w:r>
      <w:r>
        <w:t xml:space="preserve"> </w:t>
      </w:r>
      <w:r>
        <w:rPr>
          <w:rFonts w:hint="eastAsia"/>
        </w:rPr>
        <w:t>s</w:t>
      </w:r>
      <w:r>
        <w:rPr>
          <w:rFonts w:hint="eastAsia"/>
        </w:rPr>
        <w:t>，</w:t>
      </w:r>
      <w:r>
        <w:rPr>
          <w:rFonts w:hint="eastAsia"/>
        </w:rPr>
        <w:t>+0.4%</w:t>
      </w:r>
      <w:r>
        <w:rPr>
          <w:rFonts w:hint="eastAsia"/>
        </w:rPr>
        <w:t>），性能开销可忽略——被拦截的</w:t>
      </w:r>
      <w:r>
        <w:t xml:space="preserve"> Pod </w:t>
      </w:r>
      <w:r>
        <w:rPr>
          <w:rFonts w:hint="eastAsia"/>
        </w:rPr>
        <w:t>通过</w:t>
      </w:r>
      <w:r>
        <w:t xml:space="preserve"> Dispatcher </w:t>
      </w:r>
      <w:r>
        <w:rPr>
          <w:rFonts w:hint="eastAsia"/>
        </w:rPr>
        <w:t>的</w:t>
      </w:r>
      <w:r>
        <w:t xml:space="preserve"> fallback </w:t>
      </w:r>
      <w:r>
        <w:rPr>
          <w:rFonts w:hint="eastAsia"/>
        </w:rPr>
        <w:t>队列在</w:t>
      </w:r>
      <w:r>
        <w:t xml:space="preserve"> 15 s </w:t>
      </w:r>
      <w:r>
        <w:rPr>
          <w:rFonts w:hint="eastAsia"/>
        </w:rPr>
        <w:t>内被重排到合法节点。</w:t>
      </w:r>
    </w:p>
    <w:p w14:paraId="6DD0D51C" w14:textId="77777777" w:rsidR="00957881" w:rsidRDefault="00000000">
      <w:pPr>
        <w:pStyle w:val="CaptionedFigure"/>
      </w:pPr>
      <w:r>
        <w:rPr>
          <w:noProof/>
        </w:rPr>
        <w:drawing>
          <wp:inline distT="0" distB="0" distL="0" distR="0" wp14:anchorId="4DDB7CB0" wp14:editId="784B56C8">
            <wp:extent cx="5753100" cy="2416301"/>
            <wp:effectExtent l="0" t="0" r="0" b="0"/>
            <wp:docPr id="251" name="Picture" descr="图 41 Layer 0 触发验证（节点归属漂移，s2/w2/inst3，n=1）"/>
            <wp:cNvGraphicFramePr/>
            <a:graphic xmlns:a="http://schemas.openxmlformats.org/drawingml/2006/main">
              <a:graphicData uri="http://schemas.openxmlformats.org/drawingml/2006/picture">
                <pic:pic xmlns:pic="http://schemas.openxmlformats.org/drawingml/2006/picture">
                  <pic:nvPicPr>
                    <pic:cNvPr id="252" name="Picture" descr="../figures/fig6-29a-layer0-timeseries.png"/>
                    <pic:cNvPicPr>
                      <a:picLocks noChangeAspect="1" noChangeArrowheads="1"/>
                    </pic:cNvPicPr>
                  </pic:nvPicPr>
                  <pic:blipFill>
                    <a:blip r:embed="rId48"/>
                    <a:stretch>
                      <a:fillRect/>
                    </a:stretch>
                  </pic:blipFill>
                  <pic:spPr bwMode="auto">
                    <a:xfrm>
                      <a:off x="0" y="0"/>
                      <a:ext cx="5753100" cy="2416301"/>
                    </a:xfrm>
                    <a:prstGeom prst="rect">
                      <a:avLst/>
                    </a:prstGeom>
                    <a:noFill/>
                    <a:ln w="9525">
                      <a:noFill/>
                      <a:headEnd/>
                      <a:tailEnd/>
                    </a:ln>
                  </pic:spPr>
                </pic:pic>
              </a:graphicData>
            </a:graphic>
          </wp:inline>
        </w:drawing>
      </w:r>
    </w:p>
    <w:p w14:paraId="7F8C825D" w14:textId="77777777" w:rsidR="00957881" w:rsidRDefault="00000000">
      <w:pPr>
        <w:pStyle w:val="ImageCaption"/>
      </w:pPr>
      <w:r>
        <w:rPr>
          <w:rFonts w:hint="eastAsia"/>
        </w:rPr>
        <w:t>图</w:t>
      </w:r>
      <w:r>
        <w:t xml:space="preserve"> 41 Layer 0 </w:t>
      </w:r>
      <w:r>
        <w:rPr>
          <w:rFonts w:hint="eastAsia"/>
        </w:rPr>
        <w:t>触发验证（节点归属漂移，</w:t>
      </w:r>
      <w:r>
        <w:rPr>
          <w:rFonts w:hint="eastAsia"/>
        </w:rPr>
        <w:t>s2/w2/inst3</w:t>
      </w:r>
      <w:r>
        <w:rPr>
          <w:rFonts w:hint="eastAsia"/>
        </w:rPr>
        <w:t>，</w:t>
      </w:r>
      <w:r>
        <w:rPr>
          <w:rFonts w:hint="eastAsia"/>
        </w:rPr>
        <w:t>n=1</w:t>
      </w:r>
      <w:r>
        <w:rPr>
          <w:rFonts w:hint="eastAsia"/>
        </w:rPr>
        <w:t>）</w:t>
      </w:r>
    </w:p>
    <w:p w14:paraId="4C7218E7" w14:textId="77777777" w:rsidR="00957881" w:rsidRDefault="00000000">
      <w:pPr>
        <w:pStyle w:val="Heading3"/>
        <w:spacing w:before="156" w:after="156"/>
      </w:pPr>
      <w:bookmarkStart w:id="377" w:name="layer-3-触发验证"/>
      <w:bookmarkEnd w:id="376"/>
      <w:r>
        <w:t>6.6.2</w:t>
      </w:r>
      <w:r>
        <w:t xml:space="preserve">　</w:t>
      </w:r>
      <w:r>
        <w:t xml:space="preserve">Layer 3 </w:t>
      </w:r>
      <w:r>
        <w:rPr>
          <w:rFonts w:hint="eastAsia"/>
        </w:rPr>
        <w:t>触发验证</w:t>
      </w:r>
    </w:p>
    <w:p w14:paraId="50323E24" w14:textId="77777777" w:rsidR="00957881" w:rsidRDefault="00000000">
      <w:pPr>
        <w:pStyle w:val="FirstParagraph"/>
        <w:ind w:firstLine="482"/>
      </w:pPr>
      <w:r>
        <w:rPr>
          <w:rFonts w:hint="eastAsia"/>
          <w:b/>
          <w:bCs/>
        </w:rPr>
        <w:t>实验目标</w:t>
      </w:r>
      <w:r>
        <w:rPr>
          <w:rFonts w:hint="eastAsia"/>
        </w:rPr>
        <w:t>：验证一个</w:t>
      </w:r>
      <w:r>
        <w:t xml:space="preserve"> Scheduler </w:t>
      </w:r>
      <w:r>
        <w:rPr>
          <w:rFonts w:hint="eastAsia"/>
        </w:rPr>
        <w:t>实例意外失活时，</w:t>
      </w:r>
      <w:r>
        <w:rPr>
          <w:rFonts w:hint="eastAsia"/>
        </w:rPr>
        <w:t>Dispatcher</w:t>
      </w:r>
      <w:r>
        <w:t xml:space="preserve"> </w:t>
      </w:r>
      <w:r>
        <w:rPr>
          <w:rFonts w:hint="eastAsia"/>
        </w:rPr>
        <w:t>的</w:t>
      </w:r>
      <w:r>
        <w:t xml:space="preserve"> SchedulerMaintainer </w:t>
      </w:r>
      <w:r>
        <w:rPr>
          <w:rFonts w:hint="eastAsia"/>
        </w:rPr>
        <w:t>与</w:t>
      </w:r>
      <w:r>
        <w:t xml:space="preserve"> PodStateReconciler </w:t>
      </w:r>
      <w:r>
        <w:rPr>
          <w:rFonts w:hint="eastAsia"/>
        </w:rPr>
        <w:t>会将其名下</w:t>
      </w:r>
      <w:r>
        <w:t xml:space="preserve"> Dispatched </w:t>
      </w:r>
      <w:r>
        <w:rPr>
          <w:rFonts w:hint="eastAsia"/>
        </w:rPr>
        <w:t>状态的</w:t>
      </w:r>
      <w:r>
        <w:t xml:space="preserve"> Pod </w:t>
      </w:r>
      <w:r>
        <w:rPr>
          <w:rFonts w:hint="eastAsia"/>
        </w:rPr>
        <w:t>重置为</w:t>
      </w:r>
      <w:r>
        <w:t xml:space="preserve"> Pending </w:t>
      </w:r>
      <w:r>
        <w:rPr>
          <w:rFonts w:hint="eastAsia"/>
        </w:rPr>
        <w:t>并交由存</w:t>
      </w:r>
      <w:r>
        <w:rPr>
          <w:rFonts w:hint="eastAsia"/>
        </w:rPr>
        <w:lastRenderedPageBreak/>
        <w:t>活实例接管（</w:t>
      </w:r>
      <w:r>
        <w:rPr>
          <w:rFonts w:hint="eastAsia"/>
        </w:rPr>
        <w:t>Layer</w:t>
      </w:r>
      <w:r>
        <w:t xml:space="preserve"> 3 </w:t>
      </w:r>
      <w:r>
        <w:rPr>
          <w:rFonts w:hint="eastAsia"/>
        </w:rPr>
        <w:t>的实例级回收路径），最终全部</w:t>
      </w:r>
      <w:r>
        <w:t xml:space="preserve"> Pod </w:t>
      </w:r>
      <w:r>
        <w:rPr>
          <w:rFonts w:hint="eastAsia"/>
        </w:rPr>
        <w:t>绑定成功、无孤儿数据、无双绑。</w:t>
      </w:r>
    </w:p>
    <w:p w14:paraId="3286DE52" w14:textId="77777777" w:rsidR="00957881" w:rsidRDefault="00000000">
      <w:pPr>
        <w:pStyle w:val="BodyText"/>
        <w:ind w:firstLine="482"/>
      </w:pPr>
      <w:r>
        <w:rPr>
          <w:rFonts w:hint="eastAsia"/>
          <w:b/>
          <w:bCs/>
        </w:rPr>
        <w:t>故障注入方式</w:t>
      </w:r>
      <w:r>
        <w:rPr>
          <w:rFonts w:hint="eastAsia"/>
        </w:rPr>
        <w:t>。在</w:t>
      </w:r>
      <w:r>
        <w:t xml:space="preserve"> T+10 s </w:t>
      </w:r>
      <w:r>
        <w:rPr>
          <w:rFonts w:hint="eastAsia"/>
        </w:rPr>
        <w:t>时刻，先执行</w:t>
      </w:r>
      <w:r>
        <w:t xml:space="preserve"> kubectl scale deploy/scheduler-0 --replicas=0 </w:t>
      </w:r>
      <w:r>
        <w:rPr>
          <w:rFonts w:hint="eastAsia"/>
        </w:rPr>
        <w:t>阻断</w:t>
      </w:r>
      <w:r>
        <w:t xml:space="preserve"> kube-controller-manager </w:t>
      </w:r>
      <w:r>
        <w:rPr>
          <w:rFonts w:hint="eastAsia"/>
        </w:rPr>
        <w:t>的即时重建，再</w:t>
      </w:r>
      <w:r>
        <w:t xml:space="preserve"> kubectl delete pod --grace-period=0 --force </w:t>
      </w:r>
      <w:r>
        <w:rPr>
          <w:rFonts w:hint="eastAsia"/>
        </w:rPr>
        <w:t>杀掉目标</w:t>
      </w:r>
      <w:r>
        <w:t xml:space="preserve"> Scheduler </w:t>
      </w:r>
      <w:r>
        <w:rPr>
          <w:rFonts w:hint="eastAsia"/>
        </w:rPr>
        <w:t>Pod</w:t>
      </w:r>
      <w:r>
        <w:rPr>
          <w:rFonts w:hint="eastAsia"/>
        </w:rPr>
        <w:t>；</w:t>
      </w:r>
      <w:r>
        <w:t xml:space="preserve">LAYER3_OUTAGE_SEC = 180 s </w:t>
      </w:r>
      <w:r>
        <w:rPr>
          <w:rFonts w:hint="eastAsia"/>
        </w:rPr>
        <w:t>之后重新</w:t>
      </w:r>
      <w:r>
        <w:t xml:space="preserve"> kubectl scale --replicas=1 </w:t>
      </w:r>
      <w:r>
        <w:rPr>
          <w:rFonts w:hint="eastAsia"/>
        </w:rPr>
        <w:t>恢复。此前的实现只</w:t>
      </w:r>
      <w:r>
        <w:t xml:space="preserve"> delete pod </w:t>
      </w:r>
      <w:r>
        <w:rPr>
          <w:rFonts w:hint="eastAsia"/>
        </w:rPr>
        <w:t>不</w:t>
      </w:r>
      <w:r>
        <w:t xml:space="preserve"> </w:t>
      </w:r>
      <w:r>
        <w:rPr>
          <w:rFonts w:hint="eastAsia"/>
        </w:rPr>
        <w:t>scale</w:t>
      </w:r>
      <w:r>
        <w:rPr>
          <w:rFonts w:hint="eastAsia"/>
        </w:rPr>
        <w:t>，</w:t>
      </w:r>
      <w:r>
        <w:rPr>
          <w:rFonts w:hint="eastAsia"/>
        </w:rPr>
        <w:t>Deployment</w:t>
      </w:r>
      <w:r>
        <w:t xml:space="preserve"> </w:t>
      </w:r>
      <w:r>
        <w:rPr>
          <w:rFonts w:hint="eastAsia"/>
        </w:rPr>
        <w:t>会在</w:t>
      </w:r>
      <w:r>
        <w:t xml:space="preserve"> 1 s </w:t>
      </w:r>
      <w:r>
        <w:rPr>
          <w:rFonts w:hint="eastAsia"/>
        </w:rPr>
        <w:t>内重建同</w:t>
      </w:r>
      <w:r>
        <w:t xml:space="preserve"> label </w:t>
      </w:r>
      <w:r>
        <w:rPr>
          <w:rFonts w:hint="eastAsia"/>
        </w:rPr>
        <w:t>的新</w:t>
      </w:r>
      <w:r>
        <w:t xml:space="preserve"> Pod</w:t>
      </w:r>
      <w:r>
        <w:t>、</w:t>
      </w:r>
      <w:r>
        <w:t xml:space="preserve">Scheduler CR </w:t>
      </w:r>
      <w:r>
        <w:rPr>
          <w:rFonts w:hint="eastAsia"/>
        </w:rPr>
        <w:t>的</w:t>
      </w:r>
      <w:r>
        <w:t xml:space="preserve"> Status.LastUpdateTime </w:t>
      </w:r>
      <w:r>
        <w:rPr>
          <w:rFonts w:hint="eastAsia"/>
        </w:rPr>
        <w:t>从未老过</w:t>
      </w:r>
      <w:r>
        <w:t xml:space="preserve"> MaxSchedulerCRDNotUpdateDuration = 2 min </w:t>
      </w:r>
      <w:r>
        <w:rPr>
          <w:rFonts w:hint="eastAsia"/>
        </w:rPr>
        <w:t>阈值，</w:t>
      </w:r>
      <w:r>
        <w:t xml:space="preserve">SchedulerMaintainer </w:t>
      </w:r>
      <w:r>
        <w:rPr>
          <w:rFonts w:hint="eastAsia"/>
        </w:rPr>
        <w:t>因此从未把该实例移入</w:t>
      </w:r>
      <w:r>
        <w:t xml:space="preserve"> inactive </w:t>
      </w:r>
      <w:r>
        <w:rPr>
          <w:rFonts w:hint="eastAsia"/>
        </w:rPr>
        <w:t>队列，</w:t>
      </w:r>
      <w:r>
        <w:rPr>
          <w:rFonts w:hint="eastAsia"/>
        </w:rPr>
        <w:t>Reconciler</w:t>
      </w:r>
      <w:r>
        <w:t xml:space="preserve"> </w:t>
      </w:r>
      <w:r>
        <w:rPr>
          <w:rFonts w:hint="eastAsia"/>
        </w:rPr>
        <w:t>的</w:t>
      </w:r>
      <w:r>
        <w:t xml:space="preserve"> orphan-reset </w:t>
      </w:r>
      <w:r>
        <w:rPr>
          <w:rFonts w:hint="eastAsia"/>
        </w:rPr>
        <w:t>路径</w:t>
      </w:r>
      <w:r>
        <w:rPr>
          <w:rFonts w:hint="eastAsia"/>
          <w:b/>
          <w:bCs/>
        </w:rPr>
        <w:t>根本没被激活</w:t>
      </w:r>
      <w:r>
        <w:rPr>
          <w:rFonts w:hint="eastAsia"/>
        </w:rPr>
        <w:t>——这也解释了早期实验中</w:t>
      </w:r>
      <w:r>
        <w:t xml:space="preserve"> dispatcher_fallback </w:t>
      </w:r>
      <w:r>
        <w:rPr>
          <w:rFonts w:hint="eastAsia"/>
        </w:rPr>
        <w:t>与</w:t>
      </w:r>
      <w:r>
        <w:t xml:space="preserve"> node_validation_failures </w:t>
      </w:r>
      <w:r>
        <w:rPr>
          <w:rFonts w:hint="eastAsia"/>
        </w:rPr>
        <w:t>全程为</w:t>
      </w:r>
      <w:r>
        <w:t xml:space="preserve"> 0 </w:t>
      </w:r>
      <w:r>
        <w:rPr>
          <w:rFonts w:hint="eastAsia"/>
        </w:rPr>
        <w:t>的观察。</w:t>
      </w:r>
      <w:r>
        <w:rPr>
          <w:rFonts w:hint="eastAsia"/>
        </w:rPr>
        <w:t>180</w:t>
      </w:r>
      <w:r>
        <w:t xml:space="preserve"> s </w:t>
      </w:r>
      <w:r>
        <w:rPr>
          <w:rFonts w:hint="eastAsia"/>
        </w:rPr>
        <w:t>停机时长的选择是：（</w:t>
      </w:r>
      <w:r>
        <w:rPr>
          <w:rFonts w:hint="eastAsia"/>
        </w:rPr>
        <w:t>1</w:t>
      </w:r>
      <w:r>
        <w:rPr>
          <w:rFonts w:hint="eastAsia"/>
        </w:rPr>
        <w:t>）覆盖</w:t>
      </w:r>
      <w:r>
        <w:t xml:space="preserve"> 2 min </w:t>
      </w:r>
      <w:r>
        <w:rPr>
          <w:rFonts w:hint="eastAsia"/>
        </w:rPr>
        <w:t>失活阈值；（</w:t>
      </w:r>
      <w:r>
        <w:rPr>
          <w:rFonts w:hint="eastAsia"/>
        </w:rPr>
        <w:t>2</w:t>
      </w:r>
      <w:r>
        <w:rPr>
          <w:rFonts w:hint="eastAsia"/>
        </w:rPr>
        <w:t>）再多留</w:t>
      </w:r>
      <w:r>
        <w:t xml:space="preserve"> 20~30 s </w:t>
      </w:r>
      <w:r>
        <w:rPr>
          <w:rFonts w:hint="eastAsia"/>
        </w:rPr>
        <w:t>让</w:t>
      </w:r>
      <w:r>
        <w:t xml:space="preserve"> SyncUpSchedulersStatus</w:t>
      </w:r>
      <w:r>
        <w:rPr>
          <w:rFonts w:hint="eastAsia"/>
        </w:rPr>
        <w:t>（</w:t>
      </w:r>
      <w:r>
        <w:rPr>
          <w:rFonts w:hint="eastAsia"/>
        </w:rPr>
        <w:t>30</w:t>
      </w:r>
      <w:r>
        <w:t xml:space="preserve"> s </w:t>
      </w:r>
      <w:r>
        <w:rPr>
          <w:rFonts w:hint="eastAsia"/>
        </w:rPr>
        <w:t>巡检）跑至少一次并完成</w:t>
      </w:r>
      <w:r>
        <w:t xml:space="preserve"> CR </w:t>
      </w:r>
      <w:r>
        <w:rPr>
          <w:rFonts w:hint="eastAsia"/>
        </w:rPr>
        <w:t>的删除；（</w:t>
      </w:r>
      <w:r>
        <w:rPr>
          <w:rFonts w:hint="eastAsia"/>
        </w:rPr>
        <w:t>3</w:t>
      </w:r>
      <w:r>
        <w:rPr>
          <w:rFonts w:hint="eastAsia"/>
        </w:rPr>
        <w:t>）避免超出</w:t>
      </w:r>
      <w:r>
        <w:t xml:space="preserve"> workload </w:t>
      </w:r>
      <w:r>
        <w:rPr>
          <w:rFonts w:hint="eastAsia"/>
        </w:rPr>
        <w:t>提交窗口（</w:t>
      </w:r>
      <w:r>
        <w:rPr>
          <w:rFonts w:hint="eastAsia"/>
        </w:rPr>
        <w:t>100</w:t>
      </w:r>
      <w:r>
        <w:t xml:space="preserve"> s workload + 90 s </w:t>
      </w:r>
      <w:r>
        <w:rPr>
          <w:rFonts w:hint="eastAsia"/>
        </w:rPr>
        <w:t>尾窗</w:t>
      </w:r>
      <w:r>
        <w:t xml:space="preserve"> = 190 </w:t>
      </w:r>
      <w:r>
        <w:rPr>
          <w:rFonts w:hint="eastAsia"/>
        </w:rPr>
        <w:t>s</w:t>
      </w:r>
      <w:r>
        <w:rPr>
          <w:rFonts w:hint="eastAsia"/>
        </w:rPr>
        <w:t>，恢复曲线主体正好落在观察期内）。注入脚本</w:t>
      </w:r>
      <w:r>
        <w:t xml:space="preserve"> inject-layer3.sh </w:t>
      </w:r>
      <w:r>
        <w:rPr>
          <w:rFonts w:hint="eastAsia"/>
        </w:rPr>
        <w:t>记录</w:t>
      </w:r>
      <w:r>
        <w:t xml:space="preserve"> killed_ts </w:t>
      </w:r>
      <w:r>
        <w:rPr>
          <w:rFonts w:hint="eastAsia"/>
        </w:rPr>
        <w:t>与</w:t>
      </w:r>
      <w:r>
        <w:t xml:space="preserve"> restored_ts </w:t>
      </w:r>
      <w:r>
        <w:rPr>
          <w:rFonts w:hint="eastAsia"/>
        </w:rPr>
        <w:t>供后处理脚本在时序图上标注两条竖线，并通过</w:t>
      </w:r>
      <w:r>
        <w:t xml:space="preserve"> trap EXIT </w:t>
      </w:r>
      <w:r>
        <w:rPr>
          <w:rFonts w:hint="eastAsia"/>
        </w:rPr>
        <w:t>保证异常退出时也</w:t>
      </w:r>
      <w:r>
        <w:t xml:space="preserve"> scale </w:t>
      </w:r>
      <w:r>
        <w:rPr>
          <w:rFonts w:hint="eastAsia"/>
        </w:rPr>
        <w:t>回</w:t>
      </w:r>
      <w:r>
        <w:t xml:space="preserve"> </w:t>
      </w:r>
      <w:r>
        <w:rPr>
          <w:rFonts w:hint="eastAsia"/>
        </w:rPr>
        <w:t>1</w:t>
      </w:r>
      <w:r>
        <w:rPr>
          <w:rFonts w:hint="eastAsia"/>
        </w:rPr>
        <w:t>，避免把集群留在</w:t>
      </w:r>
      <w:r>
        <w:t xml:space="preserve"> replicas = 0</w:t>
      </w:r>
      <w:r>
        <w:t>。</w:t>
      </w:r>
    </w:p>
    <w:p w14:paraId="7B0BB133" w14:textId="77777777" w:rsidR="00957881" w:rsidRDefault="00000000">
      <w:pPr>
        <w:pStyle w:val="BodyText"/>
        <w:ind w:firstLine="482"/>
      </w:pPr>
      <w:r>
        <w:rPr>
          <w:rFonts w:hint="eastAsia"/>
          <w:b/>
          <w:bCs/>
        </w:rPr>
        <w:t>观测指标</w:t>
      </w:r>
      <w:r>
        <w:rPr>
          <w:rFonts w:hint="eastAsia"/>
        </w:rPr>
        <w:t>：核心新增指标是</w:t>
      </w:r>
      <w:r>
        <w:t xml:space="preserve"> dispatcher_orphan_pods_reset_total</w:t>
      </w:r>
      <w:r>
        <w:rPr>
          <w:rFonts w:hint="eastAsia"/>
        </w:rPr>
        <w:t>——它是</w:t>
      </w:r>
      <w:r>
        <w:t xml:space="preserve"> Reconciler </w:t>
      </w:r>
      <w:r>
        <w:rPr>
          <w:rFonts w:hint="eastAsia"/>
        </w:rPr>
        <w:t>感知失活并主动重排的直接信号，取代了早期版本用</w:t>
      </w:r>
      <w:r>
        <w:t xml:space="preserve"> binder_dispatcher_fallback_total </w:t>
      </w:r>
      <w:r>
        <w:rPr>
          <w:rFonts w:hint="eastAsia"/>
        </w:rPr>
        <w:t>兼作</w:t>
      </w:r>
      <w:r>
        <w:t xml:space="preserve"> Layer 3 </w:t>
      </w:r>
      <w:r>
        <w:rPr>
          <w:rFonts w:hint="eastAsia"/>
        </w:rPr>
        <w:t>判据带来的语义模糊（后者本意是”</w:t>
      </w:r>
      <w:r>
        <w:rPr>
          <w:rFonts w:hint="eastAsia"/>
        </w:rPr>
        <w:t>Binder</w:t>
      </w:r>
      <w:r>
        <w:t xml:space="preserve"> </w:t>
      </w:r>
      <w:r>
        <w:rPr>
          <w:rFonts w:hint="eastAsia"/>
        </w:rPr>
        <w:t>因</w:t>
      </w:r>
      <w:r>
        <w:t xml:space="preserve"> MaxLocalRetries </w:t>
      </w:r>
      <w:r>
        <w:rPr>
          <w:rFonts w:hint="eastAsia"/>
        </w:rPr>
        <w:t>溢出而回退”，跟</w:t>
      </w:r>
      <w:r>
        <w:t xml:space="preserve"> Layer 3 </w:t>
      </w:r>
      <w:r>
        <w:rPr>
          <w:rFonts w:hint="eastAsia"/>
        </w:rPr>
        <w:t>的</w:t>
      </w:r>
      <w:r>
        <w:t xml:space="preserve"> Scheduler </w:t>
      </w:r>
      <w:r>
        <w:rPr>
          <w:rFonts w:hint="eastAsia"/>
        </w:rPr>
        <w:t>失活并不同源）。分实例绑定量</w:t>
      </w:r>
      <w:r>
        <w:t xml:space="preserve"> sum by (pod) (increase(binder_embedded_bind_pods_total{result="success"}[90 s])) </w:t>
      </w:r>
      <w:r>
        <w:rPr>
          <w:rFonts w:hint="eastAsia"/>
        </w:rPr>
        <w:t>用于验证”被杀实例停止绑定</w:t>
      </w:r>
      <w:r>
        <w:t xml:space="preserve"> + </w:t>
      </w:r>
      <w:r>
        <w:rPr>
          <w:rFonts w:hint="eastAsia"/>
        </w:rPr>
        <w:t>存活实例接管”；挂起</w:t>
      </w:r>
      <w:r>
        <w:t xml:space="preserve"> Pod </w:t>
      </w:r>
      <w:r>
        <w:rPr>
          <w:rFonts w:hint="eastAsia"/>
        </w:rPr>
        <w:t>数</w:t>
      </w:r>
      <w:r>
        <w:t xml:space="preserve"> sum(scheduler_pending_pods) </w:t>
      </w:r>
      <w:r>
        <w:rPr>
          <w:rFonts w:hint="eastAsia"/>
        </w:rPr>
        <w:t>应在</w:t>
      </w:r>
      <w:r>
        <w:t xml:space="preserve"> outage </w:t>
      </w:r>
      <w:r>
        <w:rPr>
          <w:rFonts w:hint="eastAsia"/>
        </w:rPr>
        <w:t>后段出现峰值（</w:t>
      </w:r>
      <w:r>
        <w:rPr>
          <w:rFonts w:hint="eastAsia"/>
        </w:rPr>
        <w:t>Reconciler</w:t>
      </w:r>
      <w:r>
        <w:t xml:space="preserve"> </w:t>
      </w:r>
      <w:r>
        <w:rPr>
          <w:rFonts w:hint="eastAsia"/>
        </w:rPr>
        <w:t>把</w:t>
      </w:r>
      <w:r>
        <w:t xml:space="preserve"> Dispatched pods </w:t>
      </w:r>
      <w:r>
        <w:rPr>
          <w:rFonts w:hint="eastAsia"/>
        </w:rPr>
        <w:t>反刍回</w:t>
      </w:r>
      <w:r>
        <w:t xml:space="preserve"> Pending </w:t>
      </w:r>
      <w:r>
        <w:rPr>
          <w:rFonts w:hint="eastAsia"/>
        </w:rPr>
        <w:t>队列），然后随存活实例消化而回落。</w:t>
      </w:r>
    </w:p>
    <w:p w14:paraId="0A99E153" w14:textId="77777777" w:rsidR="00957881" w:rsidRDefault="00000000">
      <w:pPr>
        <w:pStyle w:val="TableCaption"/>
      </w:pPr>
      <w:r>
        <w:rPr>
          <w:rFonts w:hint="eastAsia"/>
        </w:rPr>
        <w:t>表</w:t>
      </w:r>
      <w:r>
        <w:t xml:space="preserve"> 16 Layer 3 </w:t>
      </w:r>
      <w:r>
        <w:rPr>
          <w:rFonts w:hint="eastAsia"/>
        </w:rPr>
        <w:t>触发验证：六项判据实测结果（</w:t>
      </w:r>
      <w:r>
        <w:rPr>
          <w:rFonts w:hint="eastAsia"/>
        </w:rPr>
        <w:t>s2/w2/inst3</w:t>
      </w:r>
      <w:r>
        <w:rPr>
          <w:rFonts w:hint="eastAsia"/>
        </w:rPr>
        <w:t>，</w:t>
      </w:r>
      <w:r>
        <w:rPr>
          <w:rFonts w:hint="eastAsia"/>
        </w:rPr>
        <w:t>n=1</w:t>
      </w:r>
      <w:r>
        <w:rPr>
          <w:rFonts w:hint="eastAsia"/>
        </w:rPr>
        <w:t>；</w:t>
      </w:r>
      <w:r>
        <w:rPr>
          <w:rFonts w:hint="eastAsia"/>
        </w:rPr>
        <w:t>outage</w:t>
      </w:r>
      <w:r>
        <w:t xml:space="preserve"> </w:t>
      </w:r>
      <w:r>
        <w:rPr>
          <w:rFonts w:hint="eastAsia"/>
        </w:rPr>
        <w:t>实测</w:t>
      </w:r>
      <w:r>
        <w:t xml:space="preserve"> 189 </w:t>
      </w:r>
      <w:r>
        <w:rPr>
          <w:rFonts w:hint="eastAsia"/>
        </w:rPr>
        <w:t>s</w:t>
      </w:r>
      <w:r>
        <w:rPr>
          <w:rFonts w:hint="eastAsia"/>
        </w:rPr>
        <w:t>）</w:t>
      </w:r>
    </w:p>
    <w:tbl>
      <w:tblPr>
        <w:tblStyle w:val="Table"/>
        <w:tblW w:w="9072" w:type="dxa"/>
        <w:tblInd w:w="0" w:type="dxa"/>
        <w:tblLayout w:type="fixed"/>
        <w:tblLook w:val="0020" w:firstRow="1" w:lastRow="0" w:firstColumn="0" w:lastColumn="0" w:noHBand="0" w:noVBand="0"/>
        <w:tblCaption w:val="表 16 Layer 3 触发验证：六项判据实测结果（s2/w2/inst3，n=1；outage 实测 189 s）"/>
      </w:tblPr>
      <w:tblGrid>
        <w:gridCol w:w="1814"/>
        <w:gridCol w:w="1814"/>
        <w:gridCol w:w="1814"/>
        <w:gridCol w:w="1814"/>
        <w:gridCol w:w="1816"/>
      </w:tblGrid>
      <w:tr w:rsidR="00957881" w14:paraId="06F37B72" w14:textId="77777777" w:rsidTr="00957881">
        <w:trPr>
          <w:cnfStyle w:val="100000000000" w:firstRow="1" w:lastRow="0" w:firstColumn="0" w:lastColumn="0" w:oddVBand="0" w:evenVBand="0" w:oddHBand="0" w:evenHBand="0" w:firstRowFirstColumn="0" w:firstRowLastColumn="0" w:lastRowFirstColumn="0" w:lastRowLastColumn="0"/>
          <w:tblHeader/>
        </w:trPr>
        <w:tc>
          <w:tcPr>
            <w:tcW w:w="1814" w:type="dxa"/>
          </w:tcPr>
          <w:p w14:paraId="4C65E0ED" w14:textId="77777777" w:rsidR="00957881" w:rsidRDefault="00000000">
            <w:pPr>
              <w:pStyle w:val="TableCell"/>
            </w:pPr>
            <w:r>
              <w:rPr>
                <w:rFonts w:hint="eastAsia"/>
              </w:rPr>
              <w:t>判据</w:t>
            </w:r>
          </w:p>
        </w:tc>
        <w:tc>
          <w:tcPr>
            <w:tcW w:w="1814" w:type="dxa"/>
          </w:tcPr>
          <w:p w14:paraId="7B72D1A4" w14:textId="77777777" w:rsidR="00957881" w:rsidRDefault="00000000">
            <w:pPr>
              <w:pStyle w:val="TableCell"/>
            </w:pPr>
            <w:r>
              <w:rPr>
                <w:rFonts w:hint="eastAsia"/>
              </w:rPr>
              <w:t>观测窗口</w:t>
            </w:r>
          </w:p>
        </w:tc>
        <w:tc>
          <w:tcPr>
            <w:tcW w:w="1814" w:type="dxa"/>
          </w:tcPr>
          <w:p w14:paraId="7EE16FD8" w14:textId="77777777" w:rsidR="00957881" w:rsidRDefault="00000000">
            <w:pPr>
              <w:pStyle w:val="TableCell"/>
            </w:pPr>
            <w:r>
              <w:rPr>
                <w:rFonts w:hint="eastAsia"/>
              </w:rPr>
              <w:t>阈值</w:t>
            </w:r>
          </w:p>
        </w:tc>
        <w:tc>
          <w:tcPr>
            <w:tcW w:w="1814" w:type="dxa"/>
          </w:tcPr>
          <w:p w14:paraId="298CA7A2" w14:textId="77777777" w:rsidR="00957881" w:rsidRDefault="00000000">
            <w:pPr>
              <w:pStyle w:val="TableCell"/>
            </w:pPr>
            <w:r>
              <w:rPr>
                <w:rFonts w:hint="eastAsia"/>
              </w:rPr>
              <w:t>实测</w:t>
            </w:r>
          </w:p>
        </w:tc>
        <w:tc>
          <w:tcPr>
            <w:tcW w:w="1816" w:type="dxa"/>
          </w:tcPr>
          <w:p w14:paraId="1407B690" w14:textId="77777777" w:rsidR="00957881" w:rsidRDefault="00000000">
            <w:pPr>
              <w:pStyle w:val="TableCell"/>
            </w:pPr>
            <w:r>
              <w:rPr>
                <w:rFonts w:hint="eastAsia"/>
              </w:rPr>
              <w:t>结论</w:t>
            </w:r>
          </w:p>
        </w:tc>
      </w:tr>
      <w:tr w:rsidR="00957881" w14:paraId="68AB059C" w14:textId="77777777">
        <w:tc>
          <w:tcPr>
            <w:tcW w:w="1814" w:type="dxa"/>
          </w:tcPr>
          <w:p w14:paraId="45D382AE" w14:textId="77777777" w:rsidR="00957881" w:rsidRDefault="00000000">
            <w:pPr>
              <w:pStyle w:val="TableCell"/>
            </w:pPr>
            <w:r>
              <w:t xml:space="preserve">L3-1 Dispatcher </w:t>
            </w:r>
            <w:r>
              <w:rPr>
                <w:rFonts w:hint="eastAsia"/>
              </w:rPr>
              <w:t>回退阶跃（</w:t>
            </w:r>
            <w:r>
              <w:rPr>
                <w:rFonts w:hint="eastAsia"/>
              </w:rPr>
              <w:t>Reconciler</w:t>
            </w:r>
            <w:r>
              <w:t xml:space="preserve"> </w:t>
            </w:r>
            <w:r>
              <w:rPr>
                <w:rFonts w:hint="eastAsia"/>
              </w:rPr>
              <w:t>触发）</w:t>
            </w:r>
          </w:p>
        </w:tc>
        <w:tc>
          <w:tcPr>
            <w:tcW w:w="1814" w:type="dxa"/>
          </w:tcPr>
          <w:p w14:paraId="5E4924E0" w14:textId="77777777" w:rsidR="00957881" w:rsidRDefault="00000000">
            <w:pPr>
              <w:pStyle w:val="TableCell"/>
            </w:pPr>
            <w:r>
              <w:t>[killed, restored + 15 s]</w:t>
            </w:r>
          </w:p>
        </w:tc>
        <w:tc>
          <w:tcPr>
            <w:tcW w:w="1814" w:type="dxa"/>
          </w:tcPr>
          <w:p w14:paraId="37189325" w14:textId="77777777" w:rsidR="00957881" w:rsidRDefault="00000000">
            <w:pPr>
              <w:pStyle w:val="TableCell"/>
            </w:pPr>
            <w:r>
              <w:t xml:space="preserve">orphan_reset </w:t>
            </w:r>
            <w:r>
              <w:rPr>
                <w:rFonts w:hint="eastAsia"/>
              </w:rPr>
              <w:t>积分</w:t>
            </w:r>
            <w:r>
              <w:t xml:space="preserve"> &gt; 0</w:t>
            </w:r>
          </w:p>
        </w:tc>
        <w:tc>
          <w:tcPr>
            <w:tcW w:w="1814" w:type="dxa"/>
          </w:tcPr>
          <w:p w14:paraId="44D1D040" w14:textId="77777777" w:rsidR="00957881" w:rsidRDefault="00000000">
            <w:pPr>
              <w:pStyle w:val="TableCell"/>
            </w:pPr>
            <w:r>
              <w:t xml:space="preserve">77.15 </w:t>
            </w:r>
            <w:r>
              <w:rPr>
                <w:rFonts w:hint="eastAsia"/>
              </w:rPr>
              <w:t>events/s</w:t>
            </w:r>
            <w:r>
              <w:rPr>
                <w:rFonts w:hint="eastAsia"/>
              </w:rPr>
              <w:t>（</w:t>
            </w:r>
            <w:r>
              <w:rPr>
                <w:rFonts w:hint="eastAsia"/>
              </w:rPr>
              <w:t>rate1m</w:t>
            </w:r>
            <w:r>
              <w:t xml:space="preserve"> </w:t>
            </w:r>
            <w:r>
              <w:rPr>
                <w:rFonts w:hint="eastAsia"/>
              </w:rPr>
              <w:t>积分）</w:t>
            </w:r>
          </w:p>
        </w:tc>
        <w:tc>
          <w:tcPr>
            <w:tcW w:w="1816" w:type="dxa"/>
          </w:tcPr>
          <w:p w14:paraId="402F10F9" w14:textId="77777777" w:rsidR="00957881" w:rsidRDefault="00000000">
            <w:pPr>
              <w:pStyle w:val="TableCell"/>
            </w:pPr>
            <w:r>
              <w:t>✅</w:t>
            </w:r>
          </w:p>
        </w:tc>
      </w:tr>
      <w:tr w:rsidR="00957881" w14:paraId="029C90FF" w14:textId="77777777">
        <w:tc>
          <w:tcPr>
            <w:tcW w:w="1814" w:type="dxa"/>
          </w:tcPr>
          <w:p w14:paraId="040313C2" w14:textId="77777777" w:rsidR="00957881" w:rsidRDefault="00000000">
            <w:pPr>
              <w:pStyle w:val="TableCell"/>
            </w:pPr>
            <w:r>
              <w:lastRenderedPageBreak/>
              <w:t xml:space="preserve">L3-2 </w:t>
            </w:r>
            <w:r>
              <w:rPr>
                <w:rFonts w:hint="eastAsia"/>
              </w:rPr>
              <w:t>被杀实例停止绑定</w:t>
            </w:r>
          </w:p>
        </w:tc>
        <w:tc>
          <w:tcPr>
            <w:tcW w:w="1814" w:type="dxa"/>
          </w:tcPr>
          <w:p w14:paraId="0519A40A" w14:textId="77777777" w:rsidR="00957881" w:rsidRDefault="00000000">
            <w:pPr>
              <w:pStyle w:val="TableCell"/>
            </w:pPr>
            <w:r>
              <w:t>[killed, +90 s]</w:t>
            </w:r>
          </w:p>
        </w:tc>
        <w:tc>
          <w:tcPr>
            <w:tcW w:w="1814" w:type="dxa"/>
          </w:tcPr>
          <w:p w14:paraId="43B6CDB4" w14:textId="77777777" w:rsidR="00957881" w:rsidRDefault="00000000">
            <w:pPr>
              <w:pStyle w:val="TableCell"/>
            </w:pPr>
            <w:r>
              <w:t>killed / (killed + others) &lt; 5%</w:t>
            </w:r>
          </w:p>
        </w:tc>
        <w:tc>
          <w:tcPr>
            <w:tcW w:w="1814" w:type="dxa"/>
          </w:tcPr>
          <w:p w14:paraId="56FE4376" w14:textId="77777777" w:rsidR="00957881" w:rsidRDefault="00000000">
            <w:pPr>
              <w:pStyle w:val="TableCell"/>
            </w:pPr>
            <w:r>
              <w:t>68 / 8407 = 0.81%</w:t>
            </w:r>
          </w:p>
        </w:tc>
        <w:tc>
          <w:tcPr>
            <w:tcW w:w="1816" w:type="dxa"/>
          </w:tcPr>
          <w:p w14:paraId="736EF43C" w14:textId="77777777" w:rsidR="00957881" w:rsidRDefault="00000000">
            <w:pPr>
              <w:pStyle w:val="TableCell"/>
            </w:pPr>
            <w:r>
              <w:t>✅</w:t>
            </w:r>
          </w:p>
        </w:tc>
      </w:tr>
      <w:tr w:rsidR="00957881" w14:paraId="2BDCA56F" w14:textId="77777777">
        <w:tc>
          <w:tcPr>
            <w:tcW w:w="1814" w:type="dxa"/>
          </w:tcPr>
          <w:p w14:paraId="4B732907" w14:textId="77777777" w:rsidR="00957881" w:rsidRDefault="00000000">
            <w:pPr>
              <w:pStyle w:val="TableCell"/>
            </w:pPr>
            <w:r>
              <w:t xml:space="preserve">L3-3 </w:t>
            </w:r>
            <w:r>
              <w:rPr>
                <w:rFonts w:hint="eastAsia"/>
              </w:rPr>
              <w:t>存活实例接管</w:t>
            </w:r>
          </w:p>
        </w:tc>
        <w:tc>
          <w:tcPr>
            <w:tcW w:w="1814" w:type="dxa"/>
          </w:tcPr>
          <w:p w14:paraId="1BF9D9B3" w14:textId="77777777" w:rsidR="00957881" w:rsidRDefault="00000000">
            <w:pPr>
              <w:pStyle w:val="TableCell"/>
            </w:pPr>
            <w:r>
              <w:t>[killed, +90 s]</w:t>
            </w:r>
          </w:p>
        </w:tc>
        <w:tc>
          <w:tcPr>
            <w:tcW w:w="1814" w:type="dxa"/>
          </w:tcPr>
          <w:p w14:paraId="5B215E93" w14:textId="77777777" w:rsidR="00957881" w:rsidRDefault="00000000">
            <w:pPr>
              <w:pStyle w:val="TableCell"/>
            </w:pPr>
            <w:r>
              <w:t>others_after &gt; others_before × 0.9</w:t>
            </w:r>
          </w:p>
        </w:tc>
        <w:tc>
          <w:tcPr>
            <w:tcW w:w="1814" w:type="dxa"/>
          </w:tcPr>
          <w:p w14:paraId="2A36103C" w14:textId="77777777" w:rsidR="00957881" w:rsidRDefault="00000000">
            <w:pPr>
              <w:pStyle w:val="TableCell"/>
            </w:pPr>
            <w:r>
              <w:t>0 → 8407 pods</w:t>
            </w:r>
          </w:p>
        </w:tc>
        <w:tc>
          <w:tcPr>
            <w:tcW w:w="1816" w:type="dxa"/>
          </w:tcPr>
          <w:p w14:paraId="771997AC" w14:textId="77777777" w:rsidR="00957881" w:rsidRDefault="00000000">
            <w:pPr>
              <w:pStyle w:val="TableCell"/>
            </w:pPr>
            <w:r>
              <w:t>✅</w:t>
            </w:r>
          </w:p>
        </w:tc>
      </w:tr>
      <w:tr w:rsidR="00957881" w14:paraId="4AA19D10" w14:textId="77777777">
        <w:tc>
          <w:tcPr>
            <w:tcW w:w="1814" w:type="dxa"/>
          </w:tcPr>
          <w:p w14:paraId="4AC36838" w14:textId="77777777" w:rsidR="00957881" w:rsidRDefault="00000000">
            <w:pPr>
              <w:pStyle w:val="TableCell"/>
            </w:pPr>
            <w:r>
              <w:t xml:space="preserve">L3-4 pending </w:t>
            </w:r>
            <w:r>
              <w:rPr>
                <w:rFonts w:hint="eastAsia"/>
              </w:rPr>
              <w:t>尖峰后回落</w:t>
            </w:r>
          </w:p>
        </w:tc>
        <w:tc>
          <w:tcPr>
            <w:tcW w:w="1814" w:type="dxa"/>
          </w:tcPr>
          <w:p w14:paraId="4581FE77" w14:textId="77777777" w:rsidR="00957881" w:rsidRDefault="00000000">
            <w:pPr>
              <w:pStyle w:val="TableCell"/>
            </w:pPr>
            <w:r>
              <w:t>pre / peak / recover_valley</w:t>
            </w:r>
          </w:p>
        </w:tc>
        <w:tc>
          <w:tcPr>
            <w:tcW w:w="1814" w:type="dxa"/>
          </w:tcPr>
          <w:p w14:paraId="270BF812" w14:textId="77777777" w:rsidR="00957881" w:rsidRDefault="00000000">
            <w:pPr>
              <w:pStyle w:val="TableCell"/>
            </w:pPr>
            <w:r>
              <w:t xml:space="preserve">peak &gt; pre + 5 </w:t>
            </w:r>
            <w:r>
              <w:rPr>
                <w:rFonts w:hint="eastAsia"/>
              </w:rPr>
              <w:t>且</w:t>
            </w:r>
            <w:r>
              <w:t xml:space="preserve"> recover_min ≤ pre + 15</w:t>
            </w:r>
          </w:p>
        </w:tc>
        <w:tc>
          <w:tcPr>
            <w:tcW w:w="1814" w:type="dxa"/>
          </w:tcPr>
          <w:p w14:paraId="1138800B" w14:textId="77777777" w:rsidR="00957881" w:rsidRDefault="00000000">
            <w:pPr>
              <w:pStyle w:val="TableCell"/>
            </w:pPr>
            <w:r>
              <w:t>pre = 0 / peak = 353 / recover_min = 2</w:t>
            </w:r>
          </w:p>
        </w:tc>
        <w:tc>
          <w:tcPr>
            <w:tcW w:w="1816" w:type="dxa"/>
          </w:tcPr>
          <w:p w14:paraId="3F94CDA2" w14:textId="77777777" w:rsidR="00957881" w:rsidRDefault="00000000">
            <w:pPr>
              <w:pStyle w:val="TableCell"/>
            </w:pPr>
            <w:r>
              <w:t>✅</w:t>
            </w:r>
          </w:p>
        </w:tc>
      </w:tr>
      <w:tr w:rsidR="00957881" w14:paraId="4A15A17B" w14:textId="77777777">
        <w:tc>
          <w:tcPr>
            <w:tcW w:w="1814" w:type="dxa"/>
          </w:tcPr>
          <w:p w14:paraId="35134727" w14:textId="77777777" w:rsidR="00957881" w:rsidRDefault="00000000">
            <w:pPr>
              <w:pStyle w:val="TableCell"/>
            </w:pPr>
            <w:r>
              <w:t xml:space="preserve">L3-5 </w:t>
            </w:r>
            <w:r>
              <w:rPr>
                <w:rFonts w:hint="eastAsia"/>
              </w:rPr>
              <w:t>总绑定量守恒（全</w:t>
            </w:r>
            <w:r>
              <w:t xml:space="preserve"> run </w:t>
            </w:r>
            <w:r>
              <w:rPr>
                <w:rFonts w:hint="eastAsia"/>
              </w:rPr>
              <w:t>累计）</w:t>
            </w:r>
          </w:p>
        </w:tc>
        <w:tc>
          <w:tcPr>
            <w:tcW w:w="1814" w:type="dxa"/>
          </w:tcPr>
          <w:p w14:paraId="3F9D82ED" w14:textId="77777777" w:rsidR="00957881" w:rsidRDefault="00000000">
            <w:pPr>
              <w:pStyle w:val="TableCell"/>
            </w:pPr>
            <w:r>
              <w:t>[start, end]</w:t>
            </w:r>
          </w:p>
        </w:tc>
        <w:tc>
          <w:tcPr>
            <w:tcW w:w="1814" w:type="dxa"/>
          </w:tcPr>
          <w:p w14:paraId="18B49D2F" w14:textId="77777777" w:rsidR="00957881" w:rsidRDefault="00000000">
            <w:pPr>
              <w:pStyle w:val="TableCell"/>
            </w:pPr>
            <w:r>
              <w:rPr>
                <w:rFonts w:hint="eastAsia"/>
              </w:rPr>
              <w:t>累计</w:t>
            </w:r>
            <w:r>
              <w:t xml:space="preserve"> ≥ 10% × TOTAL</w:t>
            </w:r>
          </w:p>
        </w:tc>
        <w:tc>
          <w:tcPr>
            <w:tcW w:w="1814" w:type="dxa"/>
          </w:tcPr>
          <w:p w14:paraId="63FEDACE" w14:textId="77777777" w:rsidR="00957881" w:rsidRDefault="00000000">
            <w:pPr>
              <w:pStyle w:val="TableCell"/>
            </w:pPr>
            <w:r>
              <w:t>49607 / 50000</w:t>
            </w:r>
          </w:p>
        </w:tc>
        <w:tc>
          <w:tcPr>
            <w:tcW w:w="1816" w:type="dxa"/>
          </w:tcPr>
          <w:p w14:paraId="431CFCA8" w14:textId="77777777" w:rsidR="00957881" w:rsidRDefault="00000000">
            <w:pPr>
              <w:pStyle w:val="TableCell"/>
            </w:pPr>
            <w:r>
              <w:t>✅</w:t>
            </w:r>
          </w:p>
        </w:tc>
      </w:tr>
      <w:tr w:rsidR="00957881" w14:paraId="31ECEE25" w14:textId="77777777">
        <w:tc>
          <w:tcPr>
            <w:tcW w:w="1814" w:type="dxa"/>
          </w:tcPr>
          <w:p w14:paraId="3AE0CD77" w14:textId="77777777" w:rsidR="00957881" w:rsidRDefault="00000000">
            <w:pPr>
              <w:pStyle w:val="TableCell"/>
            </w:pPr>
            <w:r>
              <w:t xml:space="preserve">L3-6 </w:t>
            </w:r>
            <w:r>
              <w:rPr>
                <w:rFonts w:hint="eastAsia"/>
              </w:rPr>
              <w:t>不变量</w:t>
            </w:r>
            <w:r>
              <w:t xml:space="preserve"> </w:t>
            </w:r>
            <w:r>
              <w:rPr>
                <w:rFonts w:hint="eastAsia"/>
              </w:rPr>
              <w:t>I</w:t>
            </w:r>
            <w:r>
              <w:rPr>
                <w:rFonts w:hint="eastAsia"/>
              </w:rPr>
              <w:t>（</w:t>
            </w:r>
            <w:r>
              <w:rPr>
                <w:rFonts w:hint="eastAsia"/>
              </w:rPr>
              <w:t>apiserver</w:t>
            </w:r>
            <w:r>
              <w:t xml:space="preserve"> </w:t>
            </w:r>
            <w:r>
              <w:rPr>
                <w:rFonts w:hint="eastAsia"/>
              </w:rPr>
              <w:t>断言）</w:t>
            </w:r>
          </w:p>
        </w:tc>
        <w:tc>
          <w:tcPr>
            <w:tcW w:w="1814" w:type="dxa"/>
          </w:tcPr>
          <w:p w14:paraId="5D3729A4" w14:textId="77777777" w:rsidR="00957881" w:rsidRDefault="00000000">
            <w:pPr>
              <w:pStyle w:val="TableCell"/>
            </w:pPr>
            <w:r>
              <w:rPr>
                <w:rFonts w:hint="eastAsia"/>
              </w:rPr>
              <w:t>实验结束时刻</w:t>
            </w:r>
          </w:p>
        </w:tc>
        <w:tc>
          <w:tcPr>
            <w:tcW w:w="1814" w:type="dxa"/>
          </w:tcPr>
          <w:p w14:paraId="2845697F" w14:textId="77777777" w:rsidR="00957881" w:rsidRDefault="00000000">
            <w:pPr>
              <w:pStyle w:val="TableCell"/>
            </w:pPr>
            <w:r>
              <w:t>unbound = 0 ∧ dup = 0</w:t>
            </w:r>
          </w:p>
        </w:tc>
        <w:tc>
          <w:tcPr>
            <w:tcW w:w="1814" w:type="dxa"/>
          </w:tcPr>
          <w:p w14:paraId="09ECFCB7" w14:textId="77777777" w:rsidR="00957881" w:rsidRDefault="00000000">
            <w:pPr>
              <w:pStyle w:val="TableCell"/>
            </w:pPr>
            <w:r>
              <w:t>50000 / 50000</w:t>
            </w:r>
          </w:p>
        </w:tc>
        <w:tc>
          <w:tcPr>
            <w:tcW w:w="1816" w:type="dxa"/>
          </w:tcPr>
          <w:p w14:paraId="63A7A835" w14:textId="77777777" w:rsidR="00957881" w:rsidRDefault="00000000">
            <w:pPr>
              <w:pStyle w:val="TableCell"/>
            </w:pPr>
            <w:r>
              <w:t>✅</w:t>
            </w:r>
          </w:p>
        </w:tc>
      </w:tr>
    </w:tbl>
    <w:p w14:paraId="6978C2B4" w14:textId="77777777" w:rsidR="00957881" w:rsidRDefault="00000000">
      <w:pPr>
        <w:pStyle w:val="BodyText"/>
      </w:pPr>
      <w:r>
        <w:t xml:space="preserve">Layer 3 </w:t>
      </w:r>
      <w:r>
        <w:rPr>
          <w:rFonts w:hint="eastAsia"/>
        </w:rPr>
        <w:t>六项判据全部通过。图</w:t>
      </w:r>
      <w:r>
        <w:t xml:space="preserve"> 42 </w:t>
      </w:r>
      <w:r>
        <w:rPr>
          <w:rFonts w:hint="eastAsia"/>
        </w:rPr>
        <w:t>展示了完整的失活—接管—恢复曲线：</w:t>
      </w:r>
      <w:r>
        <w:rPr>
          <w:rFonts w:hint="eastAsia"/>
        </w:rPr>
        <w:t>kill</w:t>
      </w:r>
      <w:r>
        <w:t xml:space="preserve"> </w:t>
      </w:r>
      <w:r>
        <w:rPr>
          <w:rFonts w:hint="eastAsia"/>
        </w:rPr>
        <w:t>竖线（</w:t>
      </w:r>
      <w:r>
        <w:rPr>
          <w:rFonts w:hint="eastAsia"/>
        </w:rPr>
        <w:t>T+14</w:t>
      </w:r>
      <w:r>
        <w:t xml:space="preserve"> </w:t>
      </w:r>
      <w:r>
        <w:rPr>
          <w:rFonts w:hint="eastAsia"/>
        </w:rPr>
        <w:t>s</w:t>
      </w:r>
      <w:r>
        <w:rPr>
          <w:rFonts w:hint="eastAsia"/>
        </w:rPr>
        <w:t>）后被杀实例</w:t>
      </w:r>
      <w:r>
        <w:t xml:space="preserve"> scheduler-0-rz6fq</w:t>
      </w:r>
      <w:r>
        <w:rPr>
          <w:rFonts w:hint="eastAsia"/>
        </w:rPr>
        <w:t>（紫色）的</w:t>
      </w:r>
      <w:r>
        <w:t xml:space="preserve"> bind rate </w:t>
      </w:r>
      <w:r>
        <w:rPr>
          <w:rFonts w:hint="eastAsia"/>
        </w:rPr>
        <w:t>立刻降到</w:t>
      </w:r>
      <w:r>
        <w:t xml:space="preserve"> </w:t>
      </w:r>
      <w:r>
        <w:rPr>
          <w:rFonts w:hint="eastAsia"/>
        </w:rPr>
        <w:t>0</w:t>
      </w:r>
      <w:r>
        <w:rPr>
          <w:rFonts w:hint="eastAsia"/>
        </w:rPr>
        <w:t>；两个存活实例</w:t>
      </w:r>
      <w:r>
        <w:t xml:space="preserve"> scheduler-1</w:t>
      </w:r>
      <w:r>
        <w:rPr>
          <w:rFonts w:hint="eastAsia"/>
        </w:rPr>
        <w:t>（棕色）与</w:t>
      </w:r>
      <w:r>
        <w:t xml:space="preserve"> scheduler-2</w:t>
      </w:r>
      <w:r>
        <w:rPr>
          <w:rFonts w:hint="eastAsia"/>
        </w:rPr>
        <w:t>（粉色）分别拉升到约</w:t>
      </w:r>
      <w:r>
        <w:t xml:space="preserve"> 135 pods/s </w:t>
      </w:r>
      <w:r>
        <w:rPr>
          <w:rFonts w:hint="eastAsia"/>
        </w:rPr>
        <w:t>与</w:t>
      </w:r>
      <w:r>
        <w:t xml:space="preserve"> 40 pods/s </w:t>
      </w:r>
      <w:r>
        <w:rPr>
          <w:rFonts w:hint="eastAsia"/>
        </w:rPr>
        <w:t>分担存量负载；</w:t>
      </w:r>
      <w:r>
        <w:rPr>
          <w:rFonts w:hint="eastAsia"/>
        </w:rPr>
        <w:t>restored</w:t>
      </w:r>
      <w:r>
        <w:t xml:space="preserve"> </w:t>
      </w:r>
      <w:r>
        <w:rPr>
          <w:rFonts w:hint="eastAsia"/>
        </w:rPr>
        <w:t>竖线（</w:t>
      </w:r>
      <w:r>
        <w:rPr>
          <w:rFonts w:hint="eastAsia"/>
        </w:rPr>
        <w:t>T+203</w:t>
      </w:r>
      <w:r>
        <w:t xml:space="preserve"> </w:t>
      </w:r>
      <w:r>
        <w:rPr>
          <w:rFonts w:hint="eastAsia"/>
        </w:rPr>
        <w:t>s</w:t>
      </w:r>
      <w:r>
        <w:rPr>
          <w:rFonts w:hint="eastAsia"/>
        </w:rPr>
        <w:t>）标记</w:t>
      </w:r>
      <w:r>
        <w:t xml:space="preserve"> SchedulerMaintainer </w:t>
      </w:r>
      <w:r>
        <w:rPr>
          <w:rFonts w:hint="eastAsia"/>
        </w:rPr>
        <w:t>完成</w:t>
      </w:r>
      <w:r>
        <w:t xml:space="preserve"> CR </w:t>
      </w:r>
      <w:r>
        <w:rPr>
          <w:rFonts w:hint="eastAsia"/>
        </w:rPr>
        <w:t>删除、</w:t>
      </w:r>
      <w:r>
        <w:t xml:space="preserve">PodStateReconciler </w:t>
      </w:r>
      <w:r>
        <w:rPr>
          <w:rFonts w:hint="eastAsia"/>
        </w:rPr>
        <w:t>通过</w:t>
      </w:r>
      <w:r>
        <w:t xml:space="preserve"> DeleteScheduler </w:t>
      </w:r>
      <w:r>
        <w:rPr>
          <w:rFonts w:hint="eastAsia"/>
        </w:rPr>
        <w:t>事件把</w:t>
      </w:r>
      <w:r>
        <w:t xml:space="preserve"> Dispatched </w:t>
      </w:r>
      <w:r>
        <w:rPr>
          <w:rFonts w:hint="eastAsia"/>
        </w:rPr>
        <w:t>但未</w:t>
      </w:r>
      <w:r>
        <w:t xml:space="preserve"> Bind </w:t>
      </w:r>
      <w:r>
        <w:rPr>
          <w:rFonts w:hint="eastAsia"/>
        </w:rPr>
        <w:t>的</w:t>
      </w:r>
      <w:r>
        <w:t xml:space="preserve"> pod enqueue </w:t>
      </w:r>
      <w:r>
        <w:rPr>
          <w:rFonts w:hint="eastAsia"/>
        </w:rPr>
        <w:t>到</w:t>
      </w:r>
      <w:r>
        <w:t xml:space="preserve"> stale-dispatched </w:t>
      </w:r>
      <w:r>
        <w:rPr>
          <w:rFonts w:hint="eastAsia"/>
        </w:rPr>
        <w:t>队列的时刻——</w:t>
      </w:r>
      <w:r>
        <w:rPr>
          <w:rFonts w:hint="eastAsia"/>
        </w:rPr>
        <w:t>orphan_pods_reset</w:t>
      </w:r>
      <w:r>
        <w:t xml:space="preserve"> counter </w:t>
      </w:r>
      <w:r>
        <w:rPr>
          <w:rFonts w:hint="eastAsia"/>
        </w:rPr>
        <w:t>在这个瞬时被点亮（图中橙色</w:t>
      </w:r>
      <w:r>
        <w:t xml:space="preserve"> rate1m </w:t>
      </w:r>
      <w:r>
        <w:rPr>
          <w:rFonts w:hint="eastAsia"/>
        </w:rPr>
        <w:t>曲线在</w:t>
      </w:r>
      <w:r>
        <w:t xml:space="preserve"> T+200~250 s </w:t>
      </w:r>
      <w:r>
        <w:rPr>
          <w:rFonts w:hint="eastAsia"/>
        </w:rPr>
        <w:t>有一个矮而窄的峰），紧接着</w:t>
      </w:r>
      <w:r>
        <w:t xml:space="preserve"> </w:t>
      </w:r>
      <w:r>
        <w:rPr>
          <w:rFonts w:hint="eastAsia"/>
        </w:rPr>
        <w:t>pending_pods</w:t>
      </w:r>
      <w:r>
        <w:rPr>
          <w:rFonts w:hint="eastAsia"/>
        </w:rPr>
        <w:t>（蓝色右轴）冲高到峰值</w:t>
      </w:r>
      <w:r>
        <w:t xml:space="preserve"> </w:t>
      </w:r>
      <w:r>
        <w:rPr>
          <w:rFonts w:hint="eastAsia"/>
        </w:rPr>
        <w:t>353</w:t>
      </w:r>
      <w:r>
        <w:rPr>
          <w:rFonts w:hint="eastAsia"/>
        </w:rPr>
        <w:t>——这正是被</w:t>
      </w:r>
      <w:r>
        <w:t xml:space="preserve"> Reconciler </w:t>
      </w:r>
      <w:r>
        <w:rPr>
          <w:rFonts w:hint="eastAsia"/>
        </w:rPr>
        <w:t>反刍回</w:t>
      </w:r>
      <w:r>
        <w:t xml:space="preserve"> Pending </w:t>
      </w:r>
      <w:r>
        <w:rPr>
          <w:rFonts w:hint="eastAsia"/>
        </w:rPr>
        <w:t>队列的孤儿</w:t>
      </w:r>
      <w:r>
        <w:t xml:space="preserve"> </w:t>
      </w:r>
      <w:r>
        <w:rPr>
          <w:rFonts w:hint="eastAsia"/>
        </w:rPr>
        <w:t>Pod</w:t>
      </w:r>
      <w:r>
        <w:rPr>
          <w:rFonts w:hint="eastAsia"/>
        </w:rPr>
        <w:t>。之后重启的</w:t>
      </w:r>
      <w:r>
        <w:t xml:space="preserve"> </w:t>
      </w:r>
      <w:r>
        <w:rPr>
          <w:rFonts w:hint="eastAsia"/>
        </w:rPr>
        <w:t>scheduler-0</w:t>
      </w:r>
      <w:r>
        <w:rPr>
          <w:rFonts w:hint="eastAsia"/>
        </w:rPr>
        <w:t>（</w:t>
      </w:r>
      <w:r>
        <w:t>5llg8</w:t>
      </w:r>
      <w:r>
        <w:rPr>
          <w:rFonts w:hint="eastAsia"/>
        </w:rPr>
        <w:t>，绿色）与两个存活实例合力把</w:t>
      </w:r>
      <w:r>
        <w:t xml:space="preserve"> pending </w:t>
      </w:r>
      <w:r>
        <w:rPr>
          <w:rFonts w:hint="eastAsia"/>
        </w:rPr>
        <w:t>在</w:t>
      </w:r>
      <w:r>
        <w:t xml:space="preserve"> 60 s </w:t>
      </w:r>
      <w:r>
        <w:rPr>
          <w:rFonts w:hint="eastAsia"/>
        </w:rPr>
        <w:t>内消化到</w:t>
      </w:r>
      <w:r>
        <w:t xml:space="preserve"> 0</w:t>
      </w:r>
      <w:r>
        <w:t>。</w:t>
      </w:r>
    </w:p>
    <w:p w14:paraId="58D2553F" w14:textId="77777777" w:rsidR="00957881" w:rsidRDefault="00000000">
      <w:pPr>
        <w:pStyle w:val="BodyText"/>
      </w:pPr>
      <w:r>
        <w:rPr>
          <w:rFonts w:hint="eastAsia"/>
        </w:rPr>
        <w:t>与无故障基线（</w:t>
      </w:r>
      <w:r>
        <w:rPr>
          <w:rFonts w:hint="eastAsia"/>
        </w:rPr>
        <w:t>680</w:t>
      </w:r>
      <w:r>
        <w:t xml:space="preserve"> </w:t>
      </w:r>
      <w:r>
        <w:rPr>
          <w:rFonts w:hint="eastAsia"/>
        </w:rPr>
        <w:t>s</w:t>
      </w:r>
      <w:r>
        <w:rPr>
          <w:rFonts w:hint="eastAsia"/>
        </w:rPr>
        <w:t>）对比，</w:t>
      </w:r>
      <w:r>
        <w:rPr>
          <w:rFonts w:hint="eastAsia"/>
        </w:rPr>
        <w:t>Layer</w:t>
      </w:r>
      <w:r>
        <w:t xml:space="preserve"> 3 </w:t>
      </w:r>
      <w:r>
        <w:rPr>
          <w:rFonts w:hint="eastAsia"/>
        </w:rPr>
        <w:t>单次注入的总耗时为</w:t>
      </w:r>
      <w:r>
        <w:t xml:space="preserve"> 784 </w:t>
      </w:r>
      <w:r>
        <w:rPr>
          <w:rFonts w:hint="eastAsia"/>
        </w:rPr>
        <w:t>s</w:t>
      </w:r>
      <w:r>
        <w:rPr>
          <w:rFonts w:hint="eastAsia"/>
        </w:rPr>
        <w:t>（</w:t>
      </w:r>
      <w:r>
        <w:rPr>
          <w:rFonts w:hint="eastAsia"/>
        </w:rPr>
        <w:t>+104</w:t>
      </w:r>
      <w:r>
        <w:t xml:space="preserve"> </w:t>
      </w:r>
      <w:r>
        <w:rPr>
          <w:rFonts w:hint="eastAsia"/>
        </w:rPr>
        <w:t>s</w:t>
      </w:r>
      <w:r>
        <w:rPr>
          <w:rFonts w:hint="eastAsia"/>
        </w:rPr>
        <w:t>，</w:t>
      </w:r>
      <w:r>
        <w:rPr>
          <w:rFonts w:hint="eastAsia"/>
        </w:rPr>
        <w:t>+15.3%</w:t>
      </w:r>
      <w:r>
        <w:rPr>
          <w:rFonts w:hint="eastAsia"/>
        </w:rPr>
        <w:t>）——这</w:t>
      </w:r>
      <w:r>
        <w:t xml:space="preserve"> 100 s </w:t>
      </w:r>
      <w:r>
        <w:rPr>
          <w:rFonts w:hint="eastAsia"/>
        </w:rPr>
        <w:t>的开销主要来自</w:t>
      </w:r>
      <w:r>
        <w:t xml:space="preserve"> 180 s </w:t>
      </w:r>
      <w:r>
        <w:rPr>
          <w:rFonts w:hint="eastAsia"/>
        </w:rPr>
        <w:t>停机期间被杀实例份额（约</w:t>
      </w:r>
      <w:r>
        <w:t xml:space="preserve"> 1/3 workload = 16 K </w:t>
      </w:r>
      <w:r>
        <w:rPr>
          <w:rFonts w:hint="eastAsia"/>
        </w:rPr>
        <w:t>pods</w:t>
      </w:r>
      <w:r>
        <w:rPr>
          <w:rFonts w:hint="eastAsia"/>
        </w:rPr>
        <w:t>）的重排延迟。图</w:t>
      </w:r>
      <w:r>
        <w:t xml:space="preserve"> 43 </w:t>
      </w:r>
      <w:r>
        <w:rPr>
          <w:rFonts w:hint="eastAsia"/>
        </w:rPr>
        <w:t>给出三项对比：</w:t>
      </w:r>
      <w:r>
        <w:rPr>
          <w:rFonts w:hint="eastAsia"/>
        </w:rPr>
        <w:t>(a)</w:t>
      </w:r>
      <w:r>
        <w:t xml:space="preserve"> </w:t>
      </w:r>
      <w:r>
        <w:rPr>
          <w:rFonts w:hint="eastAsia"/>
        </w:rPr>
        <w:t>完成时间相对基线的开销比较；</w:t>
      </w:r>
      <w:r>
        <w:rPr>
          <w:rFonts w:hint="eastAsia"/>
        </w:rPr>
        <w:t>(b)</w:t>
      </w:r>
      <w:r>
        <w:t xml:space="preserve"> Layer 0 </w:t>
      </w:r>
      <w:r>
        <w:rPr>
          <w:rFonts w:hint="eastAsia"/>
        </w:rPr>
        <w:t>拦截规模与</w:t>
      </w:r>
      <w:r>
        <w:t xml:space="preserve"> patched </w:t>
      </w:r>
      <w:r>
        <w:rPr>
          <w:rFonts w:hint="eastAsia"/>
        </w:rPr>
        <w:t>节点数的对应关系；</w:t>
      </w:r>
      <w:r>
        <w:rPr>
          <w:rFonts w:hint="eastAsia"/>
        </w:rPr>
        <w:t>(c)</w:t>
      </w:r>
      <w:r>
        <w:t xml:space="preserve"> Layer 3 </w:t>
      </w:r>
      <w:r>
        <w:rPr>
          <w:rFonts w:hint="eastAsia"/>
        </w:rPr>
        <w:t>分实例接管量。</w:t>
      </w:r>
    </w:p>
    <w:p w14:paraId="181D3445" w14:textId="77777777" w:rsidR="00957881" w:rsidRDefault="00000000">
      <w:pPr>
        <w:pStyle w:val="CaptionedFigure"/>
      </w:pPr>
      <w:r>
        <w:rPr>
          <w:noProof/>
        </w:rPr>
        <w:lastRenderedPageBreak/>
        <w:drawing>
          <wp:inline distT="0" distB="0" distL="0" distR="0" wp14:anchorId="7D4D379B" wp14:editId="165B2661">
            <wp:extent cx="5753100" cy="2416301"/>
            <wp:effectExtent l="0" t="0" r="0" b="0"/>
            <wp:docPr id="255" name="Picture" descr="图 42 Layer 3 触发验证（scheduler-0 停机 180 s，s2/w2/inst3，n=1）"/>
            <wp:cNvGraphicFramePr/>
            <a:graphic xmlns:a="http://schemas.openxmlformats.org/drawingml/2006/main">
              <a:graphicData uri="http://schemas.openxmlformats.org/drawingml/2006/picture">
                <pic:pic xmlns:pic="http://schemas.openxmlformats.org/drawingml/2006/picture">
                  <pic:nvPicPr>
                    <pic:cNvPr id="256" name="Picture" descr="../figures/fig6-29b-layer3-timeseries.png"/>
                    <pic:cNvPicPr>
                      <a:picLocks noChangeAspect="1" noChangeArrowheads="1"/>
                    </pic:cNvPicPr>
                  </pic:nvPicPr>
                  <pic:blipFill>
                    <a:blip r:embed="rId49"/>
                    <a:stretch>
                      <a:fillRect/>
                    </a:stretch>
                  </pic:blipFill>
                  <pic:spPr bwMode="auto">
                    <a:xfrm>
                      <a:off x="0" y="0"/>
                      <a:ext cx="5753100" cy="2416301"/>
                    </a:xfrm>
                    <a:prstGeom prst="rect">
                      <a:avLst/>
                    </a:prstGeom>
                    <a:noFill/>
                    <a:ln w="9525">
                      <a:noFill/>
                      <a:headEnd/>
                      <a:tailEnd/>
                    </a:ln>
                  </pic:spPr>
                </pic:pic>
              </a:graphicData>
            </a:graphic>
          </wp:inline>
        </w:drawing>
      </w:r>
    </w:p>
    <w:p w14:paraId="336B0180" w14:textId="77777777" w:rsidR="00957881" w:rsidRDefault="00000000">
      <w:pPr>
        <w:pStyle w:val="ImageCaption"/>
      </w:pPr>
      <w:r>
        <w:rPr>
          <w:rFonts w:hint="eastAsia"/>
        </w:rPr>
        <w:t>图</w:t>
      </w:r>
      <w:r>
        <w:t xml:space="preserve"> 42 Layer 3 </w:t>
      </w:r>
      <w:r>
        <w:rPr>
          <w:rFonts w:hint="eastAsia"/>
        </w:rPr>
        <w:t>触发验证（</w:t>
      </w:r>
      <w:r>
        <w:rPr>
          <w:rFonts w:hint="eastAsia"/>
        </w:rPr>
        <w:t>scheduler-0</w:t>
      </w:r>
      <w:r>
        <w:t xml:space="preserve"> </w:t>
      </w:r>
      <w:r>
        <w:rPr>
          <w:rFonts w:hint="eastAsia"/>
        </w:rPr>
        <w:t>停机</w:t>
      </w:r>
      <w:r>
        <w:t xml:space="preserve"> 180 </w:t>
      </w:r>
      <w:r>
        <w:rPr>
          <w:rFonts w:hint="eastAsia"/>
        </w:rPr>
        <w:t>s</w:t>
      </w:r>
      <w:r>
        <w:rPr>
          <w:rFonts w:hint="eastAsia"/>
        </w:rPr>
        <w:t>，</w:t>
      </w:r>
      <w:r>
        <w:rPr>
          <w:rFonts w:hint="eastAsia"/>
        </w:rPr>
        <w:t>s2/w2/inst3</w:t>
      </w:r>
      <w:r>
        <w:rPr>
          <w:rFonts w:hint="eastAsia"/>
        </w:rPr>
        <w:t>，</w:t>
      </w:r>
      <w:r>
        <w:rPr>
          <w:rFonts w:hint="eastAsia"/>
        </w:rPr>
        <w:t>n=1</w:t>
      </w:r>
      <w:r>
        <w:rPr>
          <w:rFonts w:hint="eastAsia"/>
        </w:rPr>
        <w:t>）</w:t>
      </w:r>
    </w:p>
    <w:p w14:paraId="2B255B73" w14:textId="77777777" w:rsidR="00957881" w:rsidRDefault="00000000">
      <w:pPr>
        <w:pStyle w:val="CaptionedFigure"/>
      </w:pPr>
      <w:r>
        <w:rPr>
          <w:noProof/>
        </w:rPr>
        <w:drawing>
          <wp:inline distT="0" distB="0" distL="0" distR="0" wp14:anchorId="41DC0E76" wp14:editId="322399B0">
            <wp:extent cx="5753100" cy="1789853"/>
            <wp:effectExtent l="0" t="0" r="0" b="0"/>
            <wp:docPr id="258" name="Picture" descr="图 43 Layer 0 / Layer 3 故障注入三项定量对比（s2/w2/inst3，n=1）"/>
            <wp:cNvGraphicFramePr/>
            <a:graphic xmlns:a="http://schemas.openxmlformats.org/drawingml/2006/main">
              <a:graphicData uri="http://schemas.openxmlformats.org/drawingml/2006/picture">
                <pic:pic xmlns:pic="http://schemas.openxmlformats.org/drawingml/2006/picture">
                  <pic:nvPicPr>
                    <pic:cNvPr id="259" name="Picture" descr="../figures/fig6-30-fault-recovery-comparison.png"/>
                    <pic:cNvPicPr>
                      <a:picLocks noChangeAspect="1" noChangeArrowheads="1"/>
                    </pic:cNvPicPr>
                  </pic:nvPicPr>
                  <pic:blipFill>
                    <a:blip r:embed="rId50"/>
                    <a:stretch>
                      <a:fillRect/>
                    </a:stretch>
                  </pic:blipFill>
                  <pic:spPr bwMode="auto">
                    <a:xfrm>
                      <a:off x="0" y="0"/>
                      <a:ext cx="5753100" cy="1789853"/>
                    </a:xfrm>
                    <a:prstGeom prst="rect">
                      <a:avLst/>
                    </a:prstGeom>
                    <a:noFill/>
                    <a:ln w="9525">
                      <a:noFill/>
                      <a:headEnd/>
                      <a:tailEnd/>
                    </a:ln>
                  </pic:spPr>
                </pic:pic>
              </a:graphicData>
            </a:graphic>
          </wp:inline>
        </w:drawing>
      </w:r>
    </w:p>
    <w:p w14:paraId="53321D59" w14:textId="77777777" w:rsidR="00957881" w:rsidRDefault="00000000">
      <w:pPr>
        <w:pStyle w:val="ImageCaption"/>
      </w:pPr>
      <w:r>
        <w:rPr>
          <w:rFonts w:hint="eastAsia"/>
        </w:rPr>
        <w:t>图</w:t>
      </w:r>
      <w:r>
        <w:t xml:space="preserve"> 43 Layer 0 / Layer 3 </w:t>
      </w:r>
      <w:r>
        <w:rPr>
          <w:rFonts w:hint="eastAsia"/>
        </w:rPr>
        <w:t>故障注入三项定量对比（</w:t>
      </w:r>
      <w:r>
        <w:rPr>
          <w:rFonts w:hint="eastAsia"/>
        </w:rPr>
        <w:t>s2/w2/inst3</w:t>
      </w:r>
      <w:r>
        <w:rPr>
          <w:rFonts w:hint="eastAsia"/>
        </w:rPr>
        <w:t>，</w:t>
      </w:r>
      <w:r>
        <w:rPr>
          <w:rFonts w:hint="eastAsia"/>
        </w:rPr>
        <w:t>n=1</w:t>
      </w:r>
      <w:r>
        <w:rPr>
          <w:rFonts w:hint="eastAsia"/>
        </w:rPr>
        <w:t>）</w:t>
      </w:r>
    </w:p>
    <w:p w14:paraId="449CBF9D" w14:textId="77777777" w:rsidR="00957881" w:rsidRDefault="00000000">
      <w:pPr>
        <w:pStyle w:val="Heading3"/>
        <w:spacing w:before="156" w:after="156"/>
      </w:pPr>
      <w:bookmarkStart w:id="378" w:name="实验编排与可复现性"/>
      <w:bookmarkEnd w:id="377"/>
      <w:r>
        <w:t>6.6.3</w:t>
      </w:r>
      <w:r>
        <w:t xml:space="preserve">　</w:t>
      </w:r>
      <w:r>
        <w:rPr>
          <w:rFonts w:hint="eastAsia"/>
        </w:rPr>
        <w:t>实验编排与可复现性</w:t>
      </w:r>
    </w:p>
    <w:p w14:paraId="4C6FD389" w14:textId="77777777" w:rsidR="00957881" w:rsidRDefault="00000000">
      <w:pPr>
        <w:pStyle w:val="FirstParagraph"/>
      </w:pPr>
      <w:r>
        <w:rPr>
          <w:rFonts w:hint="eastAsia"/>
        </w:rPr>
        <w:t>两个专项实验复用</w:t>
      </w:r>
      <w:r>
        <w:t xml:space="preserve"> test/e2e/benchmark/run-experiment.sh </w:t>
      </w:r>
      <w:r>
        <w:rPr>
          <w:rFonts w:hint="eastAsia"/>
        </w:rPr>
        <w:t>的主流程。为集中管理注入相关的参数，本节新增了三处扩展：（</w:t>
      </w:r>
      <w:r>
        <w:rPr>
          <w:rFonts w:hint="eastAsia"/>
        </w:rPr>
        <w:t>1</w:t>
      </w:r>
      <w:r>
        <w:rPr>
          <w:rFonts w:hint="eastAsia"/>
        </w:rPr>
        <w:t>）</w:t>
      </w:r>
      <w:r>
        <w:t xml:space="preserve">run-experiment.sh </w:t>
      </w:r>
      <w:r>
        <w:rPr>
          <w:rFonts w:hint="eastAsia"/>
        </w:rPr>
        <w:t>增加</w:t>
      </w:r>
      <w:r>
        <w:t xml:space="preserve"> --inject {layer0|layer3}</w:t>
      </w:r>
      <w:r>
        <w:t>、</w:t>
      </w:r>
      <w:r>
        <w:t xml:space="preserve">--inject-at &lt;seconds&gt; </w:t>
      </w:r>
      <w:r>
        <w:rPr>
          <w:rFonts w:hint="eastAsia"/>
        </w:rPr>
        <w:t>与</w:t>
      </w:r>
      <w:r>
        <w:t xml:space="preserve"> --inject-args &lt;passthrough&gt; </w:t>
      </w:r>
      <w:r>
        <w:rPr>
          <w:rFonts w:hint="eastAsia"/>
        </w:rPr>
        <w:t>三个可选标志；（</w:t>
      </w:r>
      <w:r>
        <w:rPr>
          <w:rFonts w:hint="eastAsia"/>
        </w:rPr>
        <w:t>2</w:t>
      </w:r>
      <w:r>
        <w:rPr>
          <w:rFonts w:hint="eastAsia"/>
        </w:rPr>
        <w:t>）当</w:t>
      </w:r>
      <w:r>
        <w:t xml:space="preserve"> --inject </w:t>
      </w:r>
      <w:r>
        <w:rPr>
          <w:rFonts w:hint="eastAsia"/>
        </w:rPr>
        <w:t>存在时，</w:t>
      </w:r>
      <w:r>
        <w:rPr>
          <w:rFonts w:hint="eastAsia"/>
        </w:rPr>
        <w:t>Step</w:t>
      </w:r>
      <w:r>
        <w:t xml:space="preserve"> 6b </w:t>
      </w:r>
      <w:r>
        <w:rPr>
          <w:rFonts w:hint="eastAsia"/>
        </w:rPr>
        <w:t>会在</w:t>
      </w:r>
      <w:r>
        <w:t xml:space="preserve"> Step 7 </w:t>
      </w:r>
      <w:r>
        <w:rPr>
          <w:rFonts w:hint="eastAsia"/>
        </w:rPr>
        <w:t>负载注入器启动的同时后台</w:t>
      </w:r>
      <w:r>
        <w:t xml:space="preserve"> sleep $INJECT_AT </w:t>
      </w:r>
      <w:r>
        <w:rPr>
          <w:rFonts w:hint="eastAsia"/>
        </w:rPr>
        <w:t>秒并调用</w:t>
      </w:r>
      <w:r>
        <w:t xml:space="preserve"> faultinject/inject-&lt;layer&gt;.sh &lt;run_dir&gt;</w:t>
      </w:r>
      <w:r>
        <w:rPr>
          <w:rFonts w:hint="eastAsia"/>
        </w:rPr>
        <w:t>，</w:t>
      </w:r>
      <w:r>
        <w:rPr>
          <w:rFonts w:hint="eastAsia"/>
        </w:rPr>
        <w:t>Step</w:t>
      </w:r>
      <w:r>
        <w:t xml:space="preserve"> 8 </w:t>
      </w:r>
      <w:r>
        <w:rPr>
          <w:rFonts w:hint="eastAsia"/>
        </w:rPr>
        <w:t>完成</w:t>
      </w:r>
      <w:r>
        <w:t xml:space="preserve"> 100 % </w:t>
      </w:r>
      <w:r>
        <w:rPr>
          <w:rFonts w:hint="eastAsia"/>
        </w:rPr>
        <w:t>调度等待后</w:t>
      </w:r>
      <w:r>
        <w:t xml:space="preserve"> wait </w:t>
      </w:r>
      <w:r>
        <w:rPr>
          <w:rFonts w:hint="eastAsia"/>
        </w:rPr>
        <w:t>该子进程，再由</w:t>
      </w:r>
      <w:r>
        <w:t xml:space="preserve"> Step 8b </w:t>
      </w:r>
      <w:r>
        <w:rPr>
          <w:rFonts w:hint="eastAsia"/>
        </w:rPr>
        <w:t>调用</w:t>
      </w:r>
      <w:r>
        <w:t xml:space="preserve"> assert-invariant-i.sh </w:t>
      </w:r>
      <w:r>
        <w:rPr>
          <w:rFonts w:hint="eastAsia"/>
        </w:rPr>
        <w:t>校验不变量</w:t>
      </w:r>
      <w:r>
        <w:t xml:space="preserve"> </w:t>
      </w:r>
      <w:r>
        <w:rPr>
          <w:rFonts w:hint="eastAsia"/>
        </w:rPr>
        <w:t>I</w:t>
      </w:r>
      <w:r>
        <w:rPr>
          <w:rFonts w:hint="eastAsia"/>
        </w:rPr>
        <w:t>；（</w:t>
      </w:r>
      <w:r>
        <w:rPr>
          <w:rFonts w:hint="eastAsia"/>
        </w:rPr>
        <w:t>3</w:t>
      </w:r>
      <w:r>
        <w:rPr>
          <w:rFonts w:hint="eastAsia"/>
        </w:rPr>
        <w:t>）</w:t>
      </w:r>
      <w:r>
        <w:t xml:space="preserve">faultinject/run-fault-experiment.sh </w:t>
      </w:r>
      <w:r>
        <w:rPr>
          <w:rFonts w:hint="eastAsia"/>
        </w:rPr>
        <w:t>是薄封装脚本，固化组</w:t>
      </w:r>
      <w:r>
        <w:t xml:space="preserve"> a / s3 / w2 / inst3 </w:t>
      </w:r>
      <w:r>
        <w:rPr>
          <w:rFonts w:hint="eastAsia"/>
        </w:rPr>
        <w:t>的场景配置，注入时点按</w:t>
      </w:r>
      <w:r>
        <w:t xml:space="preserve"> layer </w:t>
      </w:r>
      <w:r>
        <w:rPr>
          <w:rFonts w:hint="eastAsia"/>
        </w:rPr>
        <w:t>分支（</w:t>
      </w:r>
      <w:r>
        <w:rPr>
          <w:rFonts w:hint="eastAsia"/>
        </w:rPr>
        <w:t>layer0</w:t>
      </w:r>
      <w:r>
        <w:t xml:space="preserve"> = T+30 s</w:t>
      </w:r>
      <w:r>
        <w:t>、</w:t>
      </w:r>
      <w:r>
        <w:t xml:space="preserve">layer3 = T+10 </w:t>
      </w:r>
      <w:r>
        <w:rPr>
          <w:rFonts w:hint="eastAsia"/>
        </w:rPr>
        <w:t>s</w:t>
      </w:r>
      <w:r>
        <w:rPr>
          <w:rFonts w:hint="eastAsia"/>
        </w:rPr>
        <w:t>，与</w:t>
      </w:r>
      <w:r>
        <w:t xml:space="preserve"> 6.6.1 / 6.6.2 </w:t>
      </w:r>
      <w:r>
        <w:rPr>
          <w:rFonts w:hint="eastAsia"/>
        </w:rPr>
        <w:t>一致），只暴露</w:t>
      </w:r>
      <w:r>
        <w:t xml:space="preserve"> layer0 | layer3 | both </w:t>
      </w:r>
      <w:r>
        <w:rPr>
          <w:rFonts w:hint="eastAsia"/>
        </w:rPr>
        <w:t>与</w:t>
      </w:r>
      <w:r>
        <w:t xml:space="preserve"> --repeats N </w:t>
      </w:r>
      <w:r>
        <w:rPr>
          <w:rFonts w:hint="eastAsia"/>
        </w:rPr>
        <w:t>两个参数。典型调用：</w:t>
      </w:r>
    </w:p>
    <w:p w14:paraId="7912FF04" w14:textId="77777777" w:rsidR="00957881" w:rsidRDefault="00000000">
      <w:pPr>
        <w:pStyle w:val="SourceCode0"/>
      </w:pPr>
      <w:r>
        <w:rPr>
          <w:rStyle w:val="CommentTok"/>
        </w:rPr>
        <w:t xml:space="preserve"># </w:t>
      </w:r>
      <w:r>
        <w:rPr>
          <w:rStyle w:val="CommentTok"/>
        </w:rPr>
        <w:t>论文</w:t>
      </w:r>
      <w:r>
        <w:rPr>
          <w:rStyle w:val="CommentTok"/>
        </w:rPr>
        <w:t xml:space="preserve"> 6.6 </w:t>
      </w:r>
      <w:r>
        <w:rPr>
          <w:rStyle w:val="CommentTok"/>
        </w:rPr>
        <w:t>节的一键复现入口</w:t>
      </w:r>
      <w:r>
        <w:br/>
      </w:r>
      <w:r>
        <w:rPr>
          <w:rStyle w:val="FunctionTok"/>
        </w:rPr>
        <w:t>bash</w:t>
      </w:r>
      <w:r>
        <w:rPr>
          <w:rStyle w:val="NormalTok"/>
        </w:rPr>
        <w:t xml:space="preserve"> test/e2e/benchmark/faultinject/run-6.6-all.sh</w:t>
      </w:r>
      <w:r>
        <w:br/>
      </w:r>
      <w:r>
        <w:lastRenderedPageBreak/>
        <w:br/>
      </w:r>
      <w:r>
        <w:rPr>
          <w:rStyle w:val="CommentTok"/>
        </w:rPr>
        <w:t xml:space="preserve"># </w:t>
      </w:r>
      <w:r>
        <w:rPr>
          <w:rStyle w:val="CommentTok"/>
        </w:rPr>
        <w:t>只跑某个</w:t>
      </w:r>
      <w:r>
        <w:rPr>
          <w:rStyle w:val="CommentTok"/>
        </w:rPr>
        <w:t xml:space="preserve"> phase</w:t>
      </w:r>
      <w:r>
        <w:rPr>
          <w:rStyle w:val="CommentTok"/>
        </w:rPr>
        <w:t>（幂等；已有</w:t>
      </w:r>
      <w:r>
        <w:rPr>
          <w:rStyle w:val="CommentTok"/>
        </w:rPr>
        <w:t xml:space="preserve"> run </w:t>
      </w:r>
      <w:r>
        <w:rPr>
          <w:rStyle w:val="CommentTok"/>
        </w:rPr>
        <w:t>会自动跳过）</w:t>
      </w:r>
      <w:r>
        <w:br/>
      </w:r>
      <w:r>
        <w:rPr>
          <w:rStyle w:val="FunctionTok"/>
        </w:rPr>
        <w:t>bash</w:t>
      </w:r>
      <w:r>
        <w:rPr>
          <w:rStyle w:val="NormalTok"/>
        </w:rPr>
        <w:t xml:space="preserve"> test/e2e/benchmark/faultinject/run-6.6-all.sh </w:t>
      </w:r>
      <w:r>
        <w:rPr>
          <w:rStyle w:val="AttributeTok"/>
        </w:rPr>
        <w:t>--phase</w:t>
      </w:r>
      <w:r>
        <w:rPr>
          <w:rStyle w:val="NormalTok"/>
        </w:rPr>
        <w:t xml:space="preserve"> preflight</w:t>
      </w:r>
      <w:r>
        <w:br/>
      </w:r>
      <w:r>
        <w:rPr>
          <w:rStyle w:val="FunctionTok"/>
        </w:rPr>
        <w:t>bash</w:t>
      </w:r>
      <w:r>
        <w:rPr>
          <w:rStyle w:val="NormalTok"/>
        </w:rPr>
        <w:t xml:space="preserve"> test/e2e/benchmark/faultinject/run-6.6-all.sh </w:t>
      </w:r>
      <w:r>
        <w:rPr>
          <w:rStyle w:val="AttributeTok"/>
        </w:rPr>
        <w:t>--phase</w:t>
      </w:r>
      <w:r>
        <w:rPr>
          <w:rStyle w:val="NormalTok"/>
        </w:rPr>
        <w:t xml:space="preserve"> inject </w:t>
      </w:r>
      <w:r>
        <w:rPr>
          <w:rStyle w:val="AttributeTok"/>
        </w:rPr>
        <w:t>--repeats</w:t>
      </w:r>
      <w:r>
        <w:rPr>
          <w:rStyle w:val="NormalTok"/>
        </w:rPr>
        <w:t xml:space="preserve"> 5</w:t>
      </w:r>
      <w:r>
        <w:br/>
      </w:r>
      <w:r>
        <w:rPr>
          <w:rStyle w:val="FunctionTok"/>
        </w:rPr>
        <w:t>bash</w:t>
      </w:r>
      <w:r>
        <w:rPr>
          <w:rStyle w:val="NormalTok"/>
        </w:rPr>
        <w:t xml:space="preserve"> test/e2e/benchmark/faultinject/run-6.6-all.sh </w:t>
      </w:r>
      <w:r>
        <w:rPr>
          <w:rStyle w:val="AttributeTok"/>
        </w:rPr>
        <w:t>--phase</w:t>
      </w:r>
      <w:r>
        <w:rPr>
          <w:rStyle w:val="NormalTok"/>
        </w:rPr>
        <w:t xml:space="preserve"> analyze</w:t>
      </w:r>
    </w:p>
    <w:p w14:paraId="68CE2AE5" w14:textId="77777777" w:rsidR="00957881" w:rsidRDefault="00000000">
      <w:pPr>
        <w:pStyle w:val="FirstParagraph"/>
      </w:pPr>
      <w:r>
        <w:t xml:space="preserve">run-6.6-all.sh </w:t>
      </w:r>
      <w:r>
        <w:rPr>
          <w:rFonts w:hint="eastAsia"/>
        </w:rPr>
        <w:t>把整套实验切成四个幂等</w:t>
      </w:r>
      <w:r>
        <w:t xml:space="preserve"> </w:t>
      </w:r>
      <w:r>
        <w:rPr>
          <w:rFonts w:hint="eastAsia"/>
        </w:rPr>
        <w:t>phase</w:t>
      </w:r>
      <w:r>
        <w:rPr>
          <w:rFonts w:hint="eastAsia"/>
        </w:rPr>
        <w:t>：</w:t>
      </w:r>
      <w:r>
        <w:t>preflight</w:t>
      </w:r>
      <w:r>
        <w:rPr>
          <w:rFonts w:hint="eastAsia"/>
        </w:rPr>
        <w:t>（校验集群与</w:t>
      </w:r>
      <w:r>
        <w:t xml:space="preserve"> recording </w:t>
      </w:r>
      <w:r>
        <w:rPr>
          <w:rFonts w:hint="eastAsia"/>
        </w:rPr>
        <w:t>rule</w:t>
      </w:r>
      <w:r>
        <w:rPr>
          <w:rFonts w:hint="eastAsia"/>
        </w:rPr>
        <w:t>）→</w:t>
      </w:r>
      <w:r>
        <w:t xml:space="preserve"> baseline</w:t>
      </w:r>
      <w:r>
        <w:rPr>
          <w:rFonts w:hint="eastAsia"/>
        </w:rPr>
        <w:t>（补跑</w:t>
      </w:r>
      <w:r>
        <w:t xml:space="preserve"> 6.5 </w:t>
      </w:r>
      <w:r>
        <w:rPr>
          <w:rFonts w:hint="eastAsia"/>
        </w:rPr>
        <w:t>节</w:t>
      </w:r>
      <w:r>
        <w:t xml:space="preserve"> a/s3/w2/inst3 </w:t>
      </w:r>
      <w:r>
        <w:rPr>
          <w:rFonts w:hint="eastAsia"/>
        </w:rPr>
        <w:t>无故障基线）→</w:t>
      </w:r>
      <w:r>
        <w:t xml:space="preserve"> inject</w:t>
      </w:r>
      <w:r>
        <w:rPr>
          <w:rFonts w:hint="eastAsia"/>
        </w:rPr>
        <w:t>（</w:t>
      </w:r>
      <w:r>
        <w:t>layer0 × N + layer3 × N</w:t>
      </w:r>
      <w:r>
        <w:rPr>
          <w:rFonts w:hint="eastAsia"/>
        </w:rPr>
        <w:t>）→</w:t>
      </w:r>
      <w:r>
        <w:t xml:space="preserve"> analyze</w:t>
      </w:r>
      <w:r>
        <w:rPr>
          <w:rFonts w:hint="eastAsia"/>
        </w:rPr>
        <w:t>（对每个</w:t>
      </w:r>
      <w:r>
        <w:t xml:space="preserve"> run </w:t>
      </w:r>
      <w:r>
        <w:rPr>
          <w:rFonts w:hint="eastAsia"/>
        </w:rPr>
        <w:t>目录跑</w:t>
      </w:r>
      <w:r>
        <w:t xml:space="preserve"> fault-plot.py </w:t>
      </w:r>
      <w:r>
        <w:rPr>
          <w:rFonts w:hint="eastAsia"/>
        </w:rPr>
        <w:t>与</w:t>
      </w:r>
      <w:r>
        <w:t xml:space="preserve"> fault-summary.py</w:t>
      </w:r>
      <w:r>
        <w:rPr>
          <w:rFonts w:hint="eastAsia"/>
        </w:rPr>
        <w:t>）。若只想跑注入部分或使用不同参数（例如把</w:t>
      </w:r>
      <w:r>
        <w:t xml:space="preserve"> Layer 0 </w:t>
      </w:r>
      <w:r>
        <w:rPr>
          <w:rFonts w:hint="eastAsia"/>
        </w:rPr>
        <w:t>的漂移比例改成</w:t>
      </w:r>
      <w:r>
        <w:t xml:space="preserve"> </w:t>
      </w:r>
      <w:r>
        <w:rPr>
          <w:rFonts w:hint="eastAsia"/>
        </w:rPr>
        <w:t>20%</w:t>
      </w:r>
      <w:r>
        <w:rPr>
          <w:rFonts w:hint="eastAsia"/>
        </w:rPr>
        <w:t>），可透传</w:t>
      </w:r>
      <w:r>
        <w:t xml:space="preserve"> --fraction / --from / --to </w:t>
      </w:r>
      <w:r>
        <w:rPr>
          <w:rFonts w:hint="eastAsia"/>
        </w:rPr>
        <w:t>等给底层</w:t>
      </w:r>
      <w:r>
        <w:t xml:space="preserve"> inject-&lt;layer&gt;.sh</w:t>
      </w:r>
      <w:r>
        <w:rPr>
          <w:rFonts w:hint="eastAsia"/>
        </w:rPr>
        <w:t>；细粒度的手动接口</w:t>
      </w:r>
      <w:r>
        <w:t xml:space="preserve"> run-fault-experiment.sh {layer0|layer3|both} </w:t>
      </w:r>
      <w:r>
        <w:rPr>
          <w:rFonts w:hint="eastAsia"/>
        </w:rPr>
        <w:t>仍保留供调试使用。</w:t>
      </w:r>
    </w:p>
    <w:p w14:paraId="4850895A" w14:textId="77777777" w:rsidR="00957881" w:rsidRDefault="00000000">
      <w:pPr>
        <w:pStyle w:val="BodyText"/>
      </w:pPr>
      <w:r>
        <w:rPr>
          <w:rFonts w:hint="eastAsia"/>
        </w:rPr>
        <w:t>其余环节（</w:t>
      </w:r>
      <w:r>
        <w:rPr>
          <w:rFonts w:hint="eastAsia"/>
        </w:rPr>
        <w:t>Prometheus</w:t>
      </w:r>
      <w:r>
        <w:t xml:space="preserve"> </w:t>
      </w:r>
      <w:r>
        <w:rPr>
          <w:rFonts w:hint="eastAsia"/>
        </w:rPr>
        <w:t>时段导出、元数据落盘、节点分布快照）与</w:t>
      </w:r>
      <w:r>
        <w:t xml:space="preserve"> 6.5 </w:t>
      </w:r>
      <w:r>
        <w:rPr>
          <w:rFonts w:hint="eastAsia"/>
        </w:rPr>
        <w:t>节完全一致。全部实验产物——</w:t>
      </w:r>
      <w:r>
        <w:rPr>
          <w:rFonts w:hint="eastAsia"/>
        </w:rPr>
        <w:t>PromQL</w:t>
      </w:r>
      <w:r>
        <w:t xml:space="preserve"> </w:t>
      </w:r>
      <w:r>
        <w:rPr>
          <w:rFonts w:hint="eastAsia"/>
        </w:rPr>
        <w:t>时序</w:t>
      </w:r>
      <w:r>
        <w:t xml:space="preserve"> </w:t>
      </w:r>
      <w:r>
        <w:rPr>
          <w:rFonts w:hint="eastAsia"/>
        </w:rPr>
        <w:t>JSON</w:t>
      </w:r>
      <w:r>
        <w:rPr>
          <w:rFonts w:hint="eastAsia"/>
        </w:rPr>
        <w:t>、注入事件时间戳、被</w:t>
      </w:r>
      <w:r>
        <w:t xml:space="preserve"> patch </w:t>
      </w:r>
      <w:r>
        <w:rPr>
          <w:rFonts w:hint="eastAsia"/>
        </w:rPr>
        <w:t>的节点</w:t>
      </w:r>
      <w:r>
        <w:rPr>
          <w:rFonts w:hint="eastAsia"/>
        </w:rPr>
        <w:t>/</w:t>
      </w:r>
      <w:r>
        <w:rPr>
          <w:rFonts w:hint="eastAsia"/>
        </w:rPr>
        <w:t>被删的</w:t>
      </w:r>
      <w:r>
        <w:t xml:space="preserve"> Pod </w:t>
      </w:r>
      <w:r>
        <w:rPr>
          <w:rFonts w:hint="eastAsia"/>
        </w:rPr>
        <w:t>清单、不变量</w:t>
      </w:r>
      <w:r>
        <w:t xml:space="preserve"> I </w:t>
      </w:r>
      <w:r>
        <w:rPr>
          <w:rFonts w:hint="eastAsia"/>
        </w:rPr>
        <w:t>断言输出、生成的双轴时序图与分段汇总——落在</w:t>
      </w:r>
      <w:r>
        <w:t xml:space="preserve"> test/e2e/benchmark/results/faultinject/{layer0|layer3}/a_s3_w2_inst3/run{N}/ </w:t>
      </w:r>
      <w:r>
        <w:rPr>
          <w:rFonts w:hint="eastAsia"/>
        </w:rPr>
        <w:t>之下。目录命名与</w:t>
      </w:r>
      <w:r>
        <w:t xml:space="preserve"> results/compare/ </w:t>
      </w:r>
      <w:r>
        <w:rPr>
          <w:rFonts w:hint="eastAsia"/>
        </w:rPr>
        <w:t>保持一致的</w:t>
      </w:r>
      <w:r>
        <w:t xml:space="preserve"> &lt;scale&gt;_&lt;workload&gt;[_inst&lt;M&gt;] </w:t>
      </w:r>
      <w:r>
        <w:rPr>
          <w:rFonts w:hint="eastAsia"/>
        </w:rPr>
        <w:t>前缀，可直接被现有</w:t>
      </w:r>
      <w:r>
        <w:t xml:space="preserve"> plot-results.py --average --stat median </w:t>
      </w:r>
      <w:r>
        <w:rPr>
          <w:rFonts w:hint="eastAsia"/>
        </w:rPr>
        <w:t>消费；</w:t>
      </w:r>
      <w:r>
        <w:rPr>
          <w:rFonts w:hint="eastAsia"/>
        </w:rPr>
        <w:t>per-instance</w:t>
      </w:r>
      <w:r>
        <w:t xml:space="preserve"> </w:t>
      </w:r>
      <w:r>
        <w:rPr>
          <w:rFonts w:hint="eastAsia"/>
        </w:rPr>
        <w:t>曲线由</w:t>
      </w:r>
      <w:r>
        <w:t xml:space="preserve"> fault-plot.py </w:t>
      </w:r>
      <w:r>
        <w:rPr>
          <w:rFonts w:hint="eastAsia"/>
        </w:rPr>
        <w:t>单独处理，因为</w:t>
      </w:r>
      <w:r>
        <w:t xml:space="preserve"> plot-results.py </w:t>
      </w:r>
      <w:r>
        <w:rPr>
          <w:rFonts w:hint="eastAsia"/>
        </w:rPr>
        <w:t>的默认聚合会把</w:t>
      </w:r>
      <w:r>
        <w:t xml:space="preserve"> pod </w:t>
      </w:r>
      <w:r>
        <w:rPr>
          <w:rFonts w:hint="eastAsia"/>
        </w:rPr>
        <w:t>维度剥离。</w:t>
      </w:r>
    </w:p>
    <w:p w14:paraId="54B22CB1" w14:textId="77777777" w:rsidR="00957881" w:rsidRDefault="00000000">
      <w:pPr>
        <w:pStyle w:val="Heading2"/>
        <w:spacing w:before="156" w:after="156"/>
      </w:pPr>
      <w:bookmarkStart w:id="379" w:name="_Toc241154092"/>
      <w:bookmarkStart w:id="380" w:name="讨论局限性与威胁效力"/>
      <w:bookmarkEnd w:id="375"/>
      <w:bookmarkEnd w:id="378"/>
      <w:r>
        <w:t>6.7</w:t>
      </w:r>
      <w:r>
        <w:t xml:space="preserve">　</w:t>
      </w:r>
      <w:r>
        <w:rPr>
          <w:rFonts w:hint="eastAsia"/>
        </w:rPr>
        <w:t>讨论：局限性与威胁效力</w:t>
      </w:r>
      <w:bookmarkEnd w:id="379"/>
    </w:p>
    <w:p w14:paraId="52696AD3" w14:textId="77777777" w:rsidR="00957881" w:rsidRDefault="00000000">
      <w:pPr>
        <w:pStyle w:val="FirstParagraph"/>
      </w:pPr>
      <w:r>
        <w:rPr>
          <w:rFonts w:hint="eastAsia"/>
        </w:rPr>
        <w:t>本章实验有以下局限：</w:t>
      </w:r>
    </w:p>
    <w:p w14:paraId="31340967" w14:textId="77777777" w:rsidR="00957881" w:rsidRDefault="00000000">
      <w:pPr>
        <w:pStyle w:val="BodyText"/>
      </w:pPr>
      <w:r>
        <w:rPr>
          <w:rFonts w:hint="eastAsia"/>
        </w:rPr>
        <w:t>（</w:t>
      </w:r>
      <w:r>
        <w:rPr>
          <w:rFonts w:hint="eastAsia"/>
        </w:rPr>
        <w:t>1</w:t>
      </w:r>
      <w:r>
        <w:rPr>
          <w:rFonts w:hint="eastAsia"/>
        </w:rPr>
        <w:t>）</w:t>
      </w:r>
      <w:r>
        <w:rPr>
          <w:rFonts w:hint="eastAsia"/>
        </w:rPr>
        <w:t>KWOK</w:t>
      </w:r>
      <w:r>
        <w:t xml:space="preserve"> </w:t>
      </w:r>
      <w:r>
        <w:rPr>
          <w:rFonts w:hint="eastAsia"/>
        </w:rPr>
        <w:t>仿真的真实性差距：</w:t>
      </w:r>
      <w:r>
        <w:rPr>
          <w:rFonts w:hint="eastAsia"/>
        </w:rPr>
        <w:t>KWOK</w:t>
      </w:r>
      <w:r>
        <w:t xml:space="preserve"> </w:t>
      </w:r>
      <w:r>
        <w:rPr>
          <w:rFonts w:hint="eastAsia"/>
        </w:rPr>
        <w:t>未模拟真实节点上的资源压力（例如</w:t>
      </w:r>
      <w:r>
        <w:t xml:space="preserve"> kubelet </w:t>
      </w:r>
      <w:r>
        <w:rPr>
          <w:rFonts w:hint="eastAsia"/>
        </w:rPr>
        <w:t>与容器运行时的</w:t>
      </w:r>
      <w:r>
        <w:t xml:space="preserve"> </w:t>
      </w:r>
      <w:r>
        <w:rPr>
          <w:rFonts w:hint="eastAsia"/>
        </w:rPr>
        <w:t>CPU/</w:t>
      </w:r>
      <w:r>
        <w:rPr>
          <w:rFonts w:hint="eastAsia"/>
        </w:rPr>
        <w:t>内存开销、磁盘</w:t>
      </w:r>
      <w:r>
        <w:t xml:space="preserve"> IO </w:t>
      </w:r>
      <w:r>
        <w:rPr>
          <w:rFonts w:hint="eastAsia"/>
        </w:rPr>
        <w:t>排队）。因此本文的绝对数值不能直接外推到生产环境。</w:t>
      </w:r>
    </w:p>
    <w:p w14:paraId="34598BB6" w14:textId="77777777" w:rsidR="00957881" w:rsidRDefault="00000000">
      <w:pPr>
        <w:pStyle w:val="BodyText"/>
      </w:pPr>
      <w:r>
        <w:rPr>
          <w:rFonts w:hint="eastAsia"/>
        </w:rPr>
        <w:t>（</w:t>
      </w:r>
      <w:r>
        <w:rPr>
          <w:rFonts w:hint="eastAsia"/>
        </w:rPr>
        <w:t>2</w:t>
      </w:r>
      <w:r>
        <w:rPr>
          <w:rFonts w:hint="eastAsia"/>
        </w:rPr>
        <w:t>）</w:t>
      </w:r>
      <w:r>
        <w:rPr>
          <w:rFonts w:hint="eastAsia"/>
        </w:rPr>
        <w:t>Gang</w:t>
      </w:r>
      <w:r>
        <w:t xml:space="preserve"> </w:t>
      </w:r>
      <w:r>
        <w:rPr>
          <w:rFonts w:hint="eastAsia"/>
        </w:rPr>
        <w:t>场景下延迟口径的可比性与字段缺口：</w:t>
      </w:r>
      <w:r>
        <w:rPr>
          <w:rFonts w:hint="eastAsia"/>
        </w:rPr>
        <w:t>w6</w:t>
      </w:r>
      <w:r>
        <w:rPr>
          <w:rFonts w:hint="eastAsia"/>
        </w:rPr>
        <w:t>（</w:t>
      </w:r>
      <w:r>
        <w:rPr>
          <w:rFonts w:hint="eastAsia"/>
        </w:rPr>
        <w:t>Gang</w:t>
      </w:r>
      <w:r>
        <w:t xml:space="preserve"> </w:t>
      </w:r>
      <w:r>
        <w:rPr>
          <w:rFonts w:hint="eastAsia"/>
        </w:rPr>
        <w:t>调度）的延迟数据在负载扩容重采后补齐，但该场景的调度分位在两种架构下并不同质——</w:t>
      </w:r>
      <w:r>
        <w:rPr>
          <w:rFonts w:hint="eastAsia"/>
        </w:rPr>
        <w:t>ENO</w:t>
      </w:r>
      <w:r>
        <w:t xml:space="preserve"> </w:t>
      </w:r>
      <w:r>
        <w:rPr>
          <w:rFonts w:hint="eastAsia"/>
        </w:rPr>
        <w:t>的绑定在调度进程内完成，同组预留等待与绑定耗时都计入调度周期；</w:t>
      </w:r>
      <w:r>
        <w:rPr>
          <w:rFonts w:hint="eastAsia"/>
        </w:rPr>
        <w:t>Gödel</w:t>
      </w:r>
      <w:r>
        <w:t xml:space="preserve"> </w:t>
      </w:r>
      <w:r>
        <w:rPr>
          <w:rFonts w:hint="eastAsia"/>
        </w:rPr>
        <w:t>的绑定由独立</w:t>
      </w:r>
      <w:r>
        <w:t xml:space="preserve"> Binder </w:t>
      </w:r>
      <w:r>
        <w:rPr>
          <w:rFonts w:hint="eastAsia"/>
        </w:rPr>
        <w:t>承担，这部分等待只有一部分进入</w:t>
      </w:r>
      <w:r>
        <w:t xml:space="preserve"> scheduler_e2e_scheduling_duration_seconds</w:t>
      </w:r>
      <w:r>
        <w:rPr>
          <w:rFonts w:hint="eastAsia"/>
        </w:rPr>
        <w:t>。因此表</w:t>
      </w:r>
      <w:r>
        <w:t xml:space="preserve"> 10 </w:t>
      </w:r>
      <w:r>
        <w:rPr>
          <w:rFonts w:hint="eastAsia"/>
        </w:rPr>
        <w:t>中</w:t>
      </w:r>
      <w:r>
        <w:t xml:space="preserve"> w6 </w:t>
      </w:r>
      <w:r>
        <w:rPr>
          <w:rFonts w:hint="eastAsia"/>
        </w:rPr>
        <w:t>三行的数值差异不宜全部归因于调度器本身的处理速度，本章在</w:t>
      </w:r>
      <w:r>
        <w:t xml:space="preserve"> 6.4.3.3</w:t>
      </w:r>
      <w:r>
        <w:t>、</w:t>
      </w:r>
      <w:r>
        <w:t xml:space="preserve">6.4.3.4 </w:t>
      </w:r>
      <w:r>
        <w:rPr>
          <w:rFonts w:hint="eastAsia"/>
        </w:rPr>
        <w:t>已按此限定解读，尚未通过独立的计时实验把两种来源分离。此外，</w:t>
      </w:r>
      <w:r>
        <w:rPr>
          <w:rFonts w:hint="eastAsia"/>
        </w:rPr>
        <w:t>s3/w4</w:t>
      </w:r>
      <w:r>
        <w:t xml:space="preserve"> </w:t>
      </w:r>
      <w:r>
        <w:rPr>
          <w:rFonts w:hint="eastAsia"/>
        </w:rPr>
        <w:t>的元数据缺少调度完成率字段（不影响完成时间与吞吐计算）。</w:t>
      </w:r>
    </w:p>
    <w:p w14:paraId="6A51900B" w14:textId="77777777" w:rsidR="00957881" w:rsidRDefault="00000000">
      <w:pPr>
        <w:pStyle w:val="BodyText"/>
      </w:pPr>
      <w:r>
        <w:rPr>
          <w:rFonts w:hint="eastAsia"/>
        </w:rPr>
        <w:lastRenderedPageBreak/>
        <w:t>（</w:t>
      </w:r>
      <w:r>
        <w:rPr>
          <w:rFonts w:hint="eastAsia"/>
        </w:rPr>
        <w:t>3</w:t>
      </w:r>
      <w:r>
        <w:rPr>
          <w:rFonts w:hint="eastAsia"/>
        </w:rPr>
        <w:t>）规模增长未同步增加实例数：本章</w:t>
      </w:r>
      <w:r>
        <w:t xml:space="preserve"> s3 </w:t>
      </w:r>
      <w:r>
        <w:rPr>
          <w:rFonts w:hint="eastAsia"/>
        </w:rPr>
        <w:t>与</w:t>
      </w:r>
      <w:r>
        <w:t xml:space="preserve"> s4 </w:t>
      </w:r>
      <w:r>
        <w:rPr>
          <w:rFonts w:hint="eastAsia"/>
        </w:rPr>
        <w:t>的对比均固定使用</w:t>
      </w:r>
      <w:r>
        <w:t xml:space="preserve"> 3 </w:t>
      </w:r>
      <w:r>
        <w:rPr>
          <w:rFonts w:hint="eastAsia"/>
        </w:rPr>
        <w:t>个实例，规模翻倍时未同步扩充实例，因此</w:t>
      </w:r>
      <w:r>
        <w:t xml:space="preserve"> 6.5.3 </w:t>
      </w:r>
      <w:r>
        <w:rPr>
          <w:rFonts w:hint="eastAsia"/>
        </w:rPr>
        <w:t>节反映的是”实例数不变、规模增长”的情形，</w:t>
      </w:r>
      <w:r>
        <w:rPr>
          <w:rFonts w:hint="eastAsia"/>
        </w:rPr>
        <w:t>ENO</w:t>
      </w:r>
      <w:r>
        <w:t xml:space="preserve"> </w:t>
      </w:r>
      <w:r>
        <w:rPr>
          <w:rFonts w:hint="eastAsia"/>
        </w:rPr>
        <w:t>在</w:t>
      </w:r>
      <w:r>
        <w:t xml:space="preserve"> s4 </w:t>
      </w:r>
      <w:r>
        <w:rPr>
          <w:rFonts w:hint="eastAsia"/>
        </w:rPr>
        <w:t>的吞吐回落与该设定有关。若按规模比例增加实例，其扩展性表现可能更好，这一点留作后续验证。</w:t>
      </w:r>
    </w:p>
    <w:p w14:paraId="560FE869" w14:textId="77777777" w:rsidR="00957881" w:rsidRDefault="00000000">
      <w:pPr>
        <w:pStyle w:val="BodyText"/>
      </w:pPr>
      <w:r>
        <w:rPr>
          <w:rFonts w:hint="eastAsia"/>
        </w:rPr>
        <w:t>（</w:t>
      </w:r>
      <w:r>
        <w:rPr>
          <w:rFonts w:hint="eastAsia"/>
        </w:rPr>
        <w:t>4</w:t>
      </w:r>
      <w:r>
        <w:rPr>
          <w:rFonts w:hint="eastAsia"/>
        </w:rPr>
        <w:t>）</w:t>
      </w:r>
      <w:r>
        <w:rPr>
          <w:rFonts w:hint="eastAsia"/>
        </w:rPr>
        <w:t>ENO</w:t>
      </w:r>
      <w:r>
        <w:t xml:space="preserve"> </w:t>
      </w:r>
      <w:r>
        <w:rPr>
          <w:rFonts w:hint="eastAsia"/>
        </w:rPr>
        <w:t>与</w:t>
      </w:r>
      <w:r>
        <w:t xml:space="preserve"> Gödel </w:t>
      </w:r>
      <w:r>
        <w:rPr>
          <w:rFonts w:hint="eastAsia"/>
        </w:rPr>
        <w:t>的资源公平性：</w:t>
      </w:r>
      <w:r>
        <w:rPr>
          <w:rFonts w:hint="eastAsia"/>
        </w:rPr>
        <w:t>ENO</w:t>
      </w:r>
      <w:r>
        <w:t xml:space="preserve"> </w:t>
      </w:r>
      <w:r>
        <w:rPr>
          <w:rFonts w:hint="eastAsia"/>
        </w:rPr>
        <w:t>因合并</w:t>
      </w:r>
      <w:r>
        <w:t xml:space="preserve"> </w:t>
      </w:r>
      <w:r>
        <w:rPr>
          <w:rFonts w:hint="eastAsia"/>
        </w:rPr>
        <w:t>Binder</w:t>
      </w:r>
      <w:r>
        <w:rPr>
          <w:rFonts w:hint="eastAsia"/>
        </w:rPr>
        <w:t>，单个</w:t>
      </w:r>
      <w:r>
        <w:t xml:space="preserve"> Scheduler Pod </w:t>
      </w:r>
      <w:r>
        <w:rPr>
          <w:rFonts w:hint="eastAsia"/>
        </w:rPr>
        <w:t>的负载可能高于原</w:t>
      </w:r>
      <w:r>
        <w:t xml:space="preserve"> Gödel </w:t>
      </w:r>
      <w:r>
        <w:rPr>
          <w:rFonts w:hint="eastAsia"/>
        </w:rPr>
        <w:t>的</w:t>
      </w:r>
      <w:r>
        <w:t xml:space="preserve"> Scheduler </w:t>
      </w:r>
      <w:r>
        <w:rPr>
          <w:rFonts w:hint="eastAsia"/>
        </w:rPr>
        <w:t>Pod</w:t>
      </w:r>
      <w:r>
        <w:rPr>
          <w:rFonts w:hint="eastAsia"/>
        </w:rPr>
        <w:t>；但同时</w:t>
      </w:r>
      <w:r>
        <w:t xml:space="preserve"> ENO </w:t>
      </w:r>
      <w:r>
        <w:rPr>
          <w:rFonts w:hint="eastAsia"/>
        </w:rPr>
        <w:t>集群整体少了</w:t>
      </w:r>
      <w:r>
        <w:t xml:space="preserve"> Binder </w:t>
      </w:r>
      <w:r>
        <w:rPr>
          <w:rFonts w:hint="eastAsia"/>
        </w:rPr>
        <w:t>Deployment</w:t>
      </w:r>
      <w:r>
        <w:rPr>
          <w:rFonts w:hint="eastAsia"/>
        </w:rPr>
        <w:t>。为公平对比，本文采用每</w:t>
      </w:r>
      <w:r>
        <w:t xml:space="preserve"> Deployment </w:t>
      </w:r>
      <w:r>
        <w:rPr>
          <w:rFonts w:hint="eastAsia"/>
        </w:rPr>
        <w:t>的资源规格保持一致这一策略，即两者的</w:t>
      </w:r>
      <w:r>
        <w:t xml:space="preserve"> Scheduler Pod </w:t>
      </w:r>
      <w:r>
        <w:rPr>
          <w:rFonts w:hint="eastAsia"/>
        </w:rPr>
        <w:t>均按</w:t>
      </w:r>
      <w:r>
        <w:t xml:space="preserve"> 2 CPU / 4 GB </w:t>
      </w:r>
      <w:r>
        <w:rPr>
          <w:rFonts w:hint="eastAsia"/>
        </w:rPr>
        <w:t>分配。这一策略对</w:t>
      </w:r>
      <w:r>
        <w:t xml:space="preserve"> ENO </w:t>
      </w:r>
      <w:r>
        <w:rPr>
          <w:rFonts w:hint="eastAsia"/>
        </w:rPr>
        <w:t>略不利（</w:t>
      </w:r>
      <w:r>
        <w:rPr>
          <w:rFonts w:hint="eastAsia"/>
        </w:rPr>
        <w:t>ENO</w:t>
      </w:r>
      <w:r>
        <w:t xml:space="preserve"> </w:t>
      </w:r>
      <w:r>
        <w:rPr>
          <w:rFonts w:hint="eastAsia"/>
        </w:rPr>
        <w:t>单个</w:t>
      </w:r>
      <w:r>
        <w:t xml:space="preserve"> Pod </w:t>
      </w:r>
      <w:r>
        <w:rPr>
          <w:rFonts w:hint="eastAsia"/>
        </w:rPr>
        <w:t>要同时跑</w:t>
      </w:r>
      <w:r>
        <w:t xml:space="preserve"> Scheduler + </w:t>
      </w:r>
      <w:r>
        <w:rPr>
          <w:rFonts w:hint="eastAsia"/>
        </w:rPr>
        <w:t>Binder</w:t>
      </w:r>
      <w:r>
        <w:rPr>
          <w:rFonts w:hint="eastAsia"/>
        </w:rPr>
        <w:t>），但确保了单</w:t>
      </w:r>
      <w:r>
        <w:t xml:space="preserve"> Pod </w:t>
      </w:r>
      <w:r>
        <w:rPr>
          <w:rFonts w:hint="eastAsia"/>
        </w:rPr>
        <w:t>层面的对比公平；</w:t>
      </w:r>
      <w:r>
        <w:rPr>
          <w:rFonts w:hint="eastAsia"/>
        </w:rPr>
        <w:t>ENO</w:t>
      </w:r>
      <w:r>
        <w:t xml:space="preserve"> </w:t>
      </w:r>
      <w:r>
        <w:rPr>
          <w:rFonts w:hint="eastAsia"/>
        </w:rPr>
        <w:t>由于不需要额外的</w:t>
      </w:r>
      <w:r>
        <w:t xml:space="preserve"> Binder </w:t>
      </w:r>
      <w:r>
        <w:rPr>
          <w:rFonts w:hint="eastAsia"/>
        </w:rPr>
        <w:t>Deployment</w:t>
      </w:r>
      <w:r>
        <w:rPr>
          <w:rFonts w:hint="eastAsia"/>
        </w:rPr>
        <w:t>，在集群总资源开销层面的优势本文未展开量化。</w:t>
      </w:r>
    </w:p>
    <w:p w14:paraId="3B53EBFF" w14:textId="77777777" w:rsidR="00957881" w:rsidRDefault="00000000">
      <w:pPr>
        <w:pStyle w:val="BodyText"/>
      </w:pPr>
      <w:r>
        <w:rPr>
          <w:rFonts w:hint="eastAsia"/>
        </w:rPr>
        <w:t>（</w:t>
      </w:r>
      <w:r>
        <w:rPr>
          <w:rFonts w:hint="eastAsia"/>
        </w:rPr>
        <w:t>5</w:t>
      </w:r>
      <w:r>
        <w:rPr>
          <w:rFonts w:hint="eastAsia"/>
        </w:rPr>
        <w:t>）</w:t>
      </w:r>
      <w:r>
        <w:rPr>
          <w:rFonts w:hint="eastAsia"/>
        </w:rPr>
        <w:t>Volcano</w:t>
      </w:r>
      <w:r>
        <w:t xml:space="preserve"> </w:t>
      </w:r>
      <w:r>
        <w:rPr>
          <w:rFonts w:hint="eastAsia"/>
        </w:rPr>
        <w:t>指标口径的差异：</w:t>
      </w:r>
      <w:r>
        <w:rPr>
          <w:rFonts w:hint="eastAsia"/>
        </w:rPr>
        <w:t>Volcano</w:t>
      </w:r>
      <w:r>
        <w:t xml:space="preserve"> </w:t>
      </w:r>
      <w:r>
        <w:rPr>
          <w:rFonts w:hint="eastAsia"/>
        </w:rPr>
        <w:t>的调度延迟指标与其他调度器（</w:t>
      </w:r>
      <w:r>
        <w:rPr>
          <w:rFonts w:hint="eastAsia"/>
        </w:rPr>
        <w:t>kube-scheduler</w:t>
      </w:r>
      <w:r>
        <w:rPr>
          <w:rFonts w:hint="eastAsia"/>
        </w:rPr>
        <w:t>、</w:t>
      </w:r>
      <w:r>
        <w:rPr>
          <w:rFonts w:hint="eastAsia"/>
        </w:rPr>
        <w:t>Koordinator</w:t>
      </w:r>
      <w:r>
        <w:rPr>
          <w:rFonts w:hint="eastAsia"/>
        </w:rPr>
        <w:t>、</w:t>
      </w:r>
      <w:r>
        <w:rPr>
          <w:rFonts w:hint="eastAsia"/>
        </w:rPr>
        <w:t>ENO</w:t>
      </w:r>
      <w:r>
        <w:rPr>
          <w:rFonts w:hint="eastAsia"/>
        </w:rPr>
        <w:t>、</w:t>
      </w:r>
      <w:r>
        <w:rPr>
          <w:rFonts w:hint="eastAsia"/>
        </w:rPr>
        <w:t>Gödel</w:t>
      </w:r>
      <w:r>
        <w:rPr>
          <w:rFonts w:hint="eastAsia"/>
        </w:rPr>
        <w:t>）在</w:t>
      </w:r>
      <w:r>
        <w:rPr>
          <w:rFonts w:hint="eastAsia"/>
          <w:b/>
          <w:bCs/>
        </w:rPr>
        <w:t>测量对象、起止边界与统计粒度</w:t>
      </w:r>
      <w:r>
        <w:rPr>
          <w:rFonts w:hint="eastAsia"/>
        </w:rPr>
        <w:t>三个方面均不完全等价，本文通过</w:t>
      </w:r>
      <w:r>
        <w:t xml:space="preserve"> recording rules </w:t>
      </w:r>
      <w:r>
        <w:rPr>
          <w:rFonts w:hint="eastAsia"/>
        </w:rPr>
        <w:t>尽力对齐单位与量纲，但语义上的差异无法完全消解，下面按维度展开。</w:t>
      </w:r>
    </w:p>
    <w:p w14:paraId="1D91660A" w14:textId="77777777" w:rsidR="00957881" w:rsidRDefault="00000000">
      <w:pPr>
        <w:pStyle w:val="BodyText"/>
        <w:ind w:firstLine="482"/>
      </w:pPr>
      <w:r>
        <w:rPr>
          <w:rFonts w:hint="eastAsia"/>
          <w:b/>
          <w:bCs/>
        </w:rPr>
        <w:t>指标家族</w:t>
      </w:r>
      <w:r>
        <w:rPr>
          <w:rFonts w:hint="eastAsia"/>
        </w:rPr>
        <w:t>：其他调度器统一使用</w:t>
      </w:r>
      <w:r>
        <w:t xml:space="preserve"> scheduler_scheduling_attempt_duration_seconds </w:t>
      </w:r>
      <w:r>
        <w:rPr>
          <w:rFonts w:hint="eastAsia"/>
        </w:rPr>
        <w:t>单一</w:t>
      </w:r>
      <w:r>
        <w:t xml:space="preserve"> </w:t>
      </w:r>
      <w:r>
        <w:rPr>
          <w:rFonts w:hint="eastAsia"/>
        </w:rPr>
        <w:t>histogram</w:t>
      </w:r>
      <w:r>
        <w:rPr>
          <w:rFonts w:hint="eastAsia"/>
        </w:rPr>
        <w:t>，度量”</w:t>
      </w:r>
      <w:r>
        <w:rPr>
          <w:rFonts w:hint="eastAsia"/>
        </w:rPr>
        <w:t>Pod</w:t>
      </w:r>
      <w:r>
        <w:t xml:space="preserve"> </w:t>
      </w:r>
      <w:r>
        <w:rPr>
          <w:rFonts w:hint="eastAsia"/>
        </w:rPr>
        <w:t>从</w:t>
      </w:r>
      <w:r>
        <w:t xml:space="preserve"> activeQ </w:t>
      </w:r>
      <w:r>
        <w:rPr>
          <w:rFonts w:hint="eastAsia"/>
        </w:rPr>
        <w:t>出队</w:t>
      </w:r>
      <w:r>
        <w:t xml:space="preserve"> → Filter/Score/Reserve/Bind </w:t>
      </w:r>
      <w:r>
        <w:rPr>
          <w:rFonts w:hint="eastAsia"/>
        </w:rPr>
        <w:t>全部完成”的一次调度尝试耗时；</w:t>
      </w:r>
      <w:r>
        <w:rPr>
          <w:rFonts w:hint="eastAsia"/>
        </w:rPr>
        <w:t>Volcano</w:t>
      </w:r>
      <w:r>
        <w:t xml:space="preserve"> </w:t>
      </w:r>
      <w:r>
        <w:rPr>
          <w:rFonts w:hint="eastAsia"/>
        </w:rPr>
        <w:t>则暴露一组相互重叠又互不等价的指标：</w:t>
      </w:r>
      <w:r>
        <w:t>volcano_task_scheduling_latency_milliseconds</w:t>
      </w:r>
      <w:r>
        <w:rPr>
          <w:rFonts w:hint="eastAsia"/>
        </w:rPr>
        <w:t>（单个</w:t>
      </w:r>
      <w:r>
        <w:t xml:space="preserve"> Task </w:t>
      </w:r>
      <w:r>
        <w:rPr>
          <w:rFonts w:hint="eastAsia"/>
        </w:rPr>
        <w:t>在一次</w:t>
      </w:r>
      <w:r>
        <w:t xml:space="preserve"> Session </w:t>
      </w:r>
      <w:r>
        <w:rPr>
          <w:rFonts w:hint="eastAsia"/>
        </w:rPr>
        <w:t>内的调度耗时）、</w:t>
      </w:r>
      <w:r>
        <w:t>volcano_action_scheduling_latency_milliseconds</w:t>
      </w:r>
      <w:r>
        <w:rPr>
          <w:rFonts w:hint="eastAsia"/>
        </w:rPr>
        <w:t>（每个</w:t>
      </w:r>
      <w:r>
        <w:t xml:space="preserve"> </w:t>
      </w:r>
      <w:r>
        <w:rPr>
          <w:rFonts w:hint="eastAsia"/>
        </w:rPr>
        <w:t>Action</w:t>
      </w:r>
      <w:r>
        <w:rPr>
          <w:rFonts w:hint="eastAsia"/>
        </w:rPr>
        <w:t>，如</w:t>
      </w:r>
      <w:r>
        <w:t xml:space="preserve"> Enqueue/Allocate/Preempt/Reclaim </w:t>
      </w:r>
      <w:r>
        <w:rPr>
          <w:rFonts w:hint="eastAsia"/>
        </w:rPr>
        <w:t>的耗时）、</w:t>
      </w:r>
      <w:r>
        <w:t>volcano_plugin_scheduling_latency_microseconds</w:t>
      </w:r>
      <w:r>
        <w:rPr>
          <w:rFonts w:hint="eastAsia"/>
        </w:rPr>
        <w:t>（单个</w:t>
      </w:r>
      <w:r>
        <w:t xml:space="preserve"> </w:t>
      </w:r>
      <w:r>
        <w:rPr>
          <w:rFonts w:hint="eastAsia"/>
        </w:rPr>
        <w:t>Plugin</w:t>
      </w:r>
      <w:r>
        <w:rPr>
          <w:rFonts w:hint="eastAsia"/>
        </w:rPr>
        <w:t>，如</w:t>
      </w:r>
      <w:r>
        <w:t xml:space="preserve"> Gang/DRF/Priority </w:t>
      </w:r>
      <w:r>
        <w:rPr>
          <w:rFonts w:hint="eastAsia"/>
        </w:rPr>
        <w:t>的耗时）以及</w:t>
      </w:r>
      <w:r>
        <w:t xml:space="preserve"> volcano_e2e_scheduling_latency_milliseconds</w:t>
      </w:r>
      <w:r>
        <w:rPr>
          <w:rFonts w:hint="eastAsia"/>
        </w:rPr>
        <w:t>（一整个</w:t>
      </w:r>
      <w:r>
        <w:t xml:space="preserve"> Session </w:t>
      </w:r>
      <w:r>
        <w:rPr>
          <w:rFonts w:hint="eastAsia"/>
        </w:rPr>
        <w:t>从开始到结束的总耗时）。四者之和并不等于任何一个总量，因为它们在时间维度上互相嵌套（</w:t>
      </w:r>
      <w:r>
        <w:rPr>
          <w:rFonts w:hint="eastAsia"/>
        </w:rPr>
        <w:t>Task</w:t>
      </w:r>
      <w:r>
        <w:t xml:space="preserve"> ⊂ Action ⊂ </w:t>
      </w:r>
      <w:r>
        <w:rPr>
          <w:rFonts w:hint="eastAsia"/>
        </w:rPr>
        <w:t>Session</w:t>
      </w:r>
      <w:r>
        <w:rPr>
          <w:rFonts w:hint="eastAsia"/>
        </w:rPr>
        <w:t>）。</w:t>
      </w:r>
    </w:p>
    <w:p w14:paraId="6E043D49" w14:textId="77777777" w:rsidR="00957881" w:rsidRDefault="00000000">
      <w:pPr>
        <w:pStyle w:val="BodyText"/>
        <w:ind w:firstLine="482"/>
      </w:pPr>
      <w:r>
        <w:rPr>
          <w:rFonts w:hint="eastAsia"/>
          <w:b/>
          <w:bCs/>
        </w:rPr>
        <w:t>起止边界不同</w:t>
      </w:r>
      <w:r>
        <w:rPr>
          <w:rFonts w:hint="eastAsia"/>
        </w:rPr>
        <w:t>：</w:t>
      </w:r>
      <w:r>
        <w:rPr>
          <w:rFonts w:hint="eastAsia"/>
        </w:rPr>
        <w:t>kube-scheduler</w:t>
      </w:r>
      <w:r>
        <w:t xml:space="preserve"> </w:t>
      </w:r>
      <w:r>
        <w:rPr>
          <w:rFonts w:hint="eastAsia"/>
        </w:rPr>
        <w:t>系的</w:t>
      </w:r>
      <w:r>
        <w:t xml:space="preserve"> scheduling_attempt_duration_seconds </w:t>
      </w:r>
      <w:r>
        <w:rPr>
          <w:rFonts w:hint="eastAsia"/>
        </w:rPr>
        <w:t>明确起于</w:t>
      </w:r>
      <w:r>
        <w:t xml:space="preserve"> activeQ </w:t>
      </w:r>
      <w:r>
        <w:rPr>
          <w:rFonts w:hint="eastAsia"/>
        </w:rPr>
        <w:t>出队（</w:t>
      </w:r>
      <w:r>
        <w:t xml:space="preserve">schedulingCycle </w:t>
      </w:r>
      <w:r>
        <w:rPr>
          <w:rFonts w:hint="eastAsia"/>
        </w:rPr>
        <w:t>进入），止于</w:t>
      </w:r>
      <w:r>
        <w:t xml:space="preserve"> Bind API </w:t>
      </w:r>
      <w:r>
        <w:rPr>
          <w:rFonts w:hint="eastAsia"/>
        </w:rPr>
        <w:t>返回；</w:t>
      </w:r>
      <w:r>
        <w:rPr>
          <w:rFonts w:hint="eastAsia"/>
        </w:rPr>
        <w:t>Volcano</w:t>
      </w:r>
      <w:r>
        <w:t xml:space="preserve"> </w:t>
      </w:r>
      <w:r>
        <w:rPr>
          <w:rFonts w:hint="eastAsia"/>
        </w:rPr>
        <w:t>的</w:t>
      </w:r>
      <w:r>
        <w:t xml:space="preserve"> task_scheduling_latency </w:t>
      </w:r>
      <w:r>
        <w:rPr>
          <w:rFonts w:hint="eastAsia"/>
        </w:rPr>
        <w:t>起于</w:t>
      </w:r>
      <w:r>
        <w:t xml:space="preserve"> Task </w:t>
      </w:r>
      <w:r>
        <w:rPr>
          <w:rFonts w:hint="eastAsia"/>
        </w:rPr>
        <w:t>被选入本轮</w:t>
      </w:r>
      <w:r>
        <w:t xml:space="preserve"> Session </w:t>
      </w:r>
      <w:r>
        <w:rPr>
          <w:rFonts w:hint="eastAsia"/>
        </w:rPr>
        <w:t>处理队列，止于</w:t>
      </w:r>
      <w:r>
        <w:t xml:space="preserve"> Task </w:t>
      </w:r>
      <w:r>
        <w:rPr>
          <w:rFonts w:hint="eastAsia"/>
        </w:rPr>
        <w:t>完成</w:t>
      </w:r>
      <w:r>
        <w:t xml:space="preserve"> </w:t>
      </w:r>
      <w:r>
        <w:rPr>
          <w:rFonts w:hint="eastAsia"/>
        </w:rPr>
        <w:t>Assume</w:t>
      </w:r>
      <w:r>
        <w:rPr>
          <w:rFonts w:hint="eastAsia"/>
        </w:rPr>
        <w:t>（并非</w:t>
      </w:r>
      <w:r>
        <w:t xml:space="preserve"> Bind——Volcano </w:t>
      </w:r>
      <w:r>
        <w:rPr>
          <w:rFonts w:hint="eastAsia"/>
        </w:rPr>
        <w:t>的</w:t>
      </w:r>
      <w:r>
        <w:t xml:space="preserve"> Bind </w:t>
      </w:r>
      <w:r>
        <w:rPr>
          <w:rFonts w:hint="eastAsia"/>
        </w:rPr>
        <w:t>是异步批量提交的，</w:t>
      </w:r>
      <w:r>
        <w:rPr>
          <w:rFonts w:hint="eastAsia"/>
        </w:rPr>
        <w:t>Bind</w:t>
      </w:r>
      <w:r>
        <w:t xml:space="preserve"> </w:t>
      </w:r>
      <w:r>
        <w:rPr>
          <w:rFonts w:hint="eastAsia"/>
        </w:rPr>
        <w:t>完成时间进入独立的</w:t>
      </w:r>
      <w:r>
        <w:t xml:space="preserve"> bind_latency</w:t>
      </w:r>
      <w:r>
        <w:rPr>
          <w:rFonts w:hint="eastAsia"/>
        </w:rPr>
        <w:t>，而不在</w:t>
      </w:r>
      <w:r>
        <w:t xml:space="preserve"> task_latency </w:t>
      </w:r>
      <w:r>
        <w:rPr>
          <w:rFonts w:hint="eastAsia"/>
        </w:rPr>
        <w:t>内）；两者的”开始”事件差了一个</w:t>
      </w:r>
      <w:r>
        <w:t xml:space="preserve"> Session </w:t>
      </w:r>
      <w:r>
        <w:rPr>
          <w:rFonts w:hint="eastAsia"/>
        </w:rPr>
        <w:t>排队时间，“结束”事件也差了一个</w:t>
      </w:r>
      <w:r>
        <w:t xml:space="preserve"> Bind </w:t>
      </w:r>
      <w:r>
        <w:rPr>
          <w:rFonts w:hint="eastAsia"/>
        </w:rPr>
        <w:t>阶段。此外</w:t>
      </w:r>
      <w:r>
        <w:t xml:space="preserve"> Volcano </w:t>
      </w:r>
      <w:r>
        <w:rPr>
          <w:rFonts w:hint="eastAsia"/>
        </w:rPr>
        <w:t>的</w:t>
      </w:r>
      <w:r>
        <w:t xml:space="preserve"> Session </w:t>
      </w:r>
      <w:r>
        <w:rPr>
          <w:rFonts w:hint="eastAsia"/>
        </w:rPr>
        <w:t>触发是周期性</w:t>
      </w:r>
      <w:r>
        <w:rPr>
          <w:rFonts w:hint="eastAsia"/>
        </w:rPr>
        <w:lastRenderedPageBreak/>
        <w:t>的（默认</w:t>
      </w:r>
      <w:r>
        <w:t xml:space="preserve"> 1 s </w:t>
      </w:r>
      <w:r>
        <w:rPr>
          <w:rFonts w:hint="eastAsia"/>
        </w:rPr>
        <w:t>间隔），在低压时</w:t>
      </w:r>
      <w:r>
        <w:t xml:space="preserve"> Task </w:t>
      </w:r>
      <w:r>
        <w:rPr>
          <w:rFonts w:hint="eastAsia"/>
        </w:rPr>
        <w:t>需要额外等待到下一个</w:t>
      </w:r>
      <w:r>
        <w:t xml:space="preserve"> Session </w:t>
      </w:r>
      <w:r>
        <w:rPr>
          <w:rFonts w:hint="eastAsia"/>
        </w:rPr>
        <w:t>才被处理，这段”等</w:t>
      </w:r>
      <w:r>
        <w:t xml:space="preserve"> </w:t>
      </w:r>
      <w:r>
        <w:rPr>
          <w:rFonts w:hint="eastAsia"/>
        </w:rPr>
        <w:t>Session</w:t>
      </w:r>
      <w:r>
        <w:rPr>
          <w:rFonts w:hint="eastAsia"/>
        </w:rPr>
        <w:t>”的排队时间既不在</w:t>
      </w:r>
      <w:r>
        <w:t xml:space="preserve"> task_latency </w:t>
      </w:r>
      <w:r>
        <w:rPr>
          <w:rFonts w:hint="eastAsia"/>
        </w:rPr>
        <w:t>中也不在</w:t>
      </w:r>
      <w:r>
        <w:t xml:space="preserve"> activeQ </w:t>
      </w:r>
      <w:r>
        <w:rPr>
          <w:rFonts w:hint="eastAsia"/>
        </w:rPr>
        <w:t>出队等待中，属于第三方等待。</w:t>
      </w:r>
    </w:p>
    <w:p w14:paraId="33B00771" w14:textId="77777777" w:rsidR="00957881" w:rsidRDefault="00000000">
      <w:pPr>
        <w:pStyle w:val="BodyText"/>
        <w:ind w:firstLine="482"/>
      </w:pPr>
      <w:r>
        <w:rPr>
          <w:rFonts w:hint="eastAsia"/>
          <w:b/>
          <w:bCs/>
        </w:rPr>
        <w:t>统计粒度不同</w:t>
      </w:r>
      <w:r>
        <w:rPr>
          <w:rFonts w:hint="eastAsia"/>
        </w:rPr>
        <w:t>：</w:t>
      </w:r>
      <w:r>
        <w:rPr>
          <w:rFonts w:hint="eastAsia"/>
        </w:rPr>
        <w:t>kube-scheduler</w:t>
      </w:r>
      <w:r>
        <w:t xml:space="preserve"> </w:t>
      </w:r>
      <w:r>
        <w:rPr>
          <w:rFonts w:hint="eastAsia"/>
        </w:rPr>
        <w:t>系的直方图以”一次</w:t>
      </w:r>
      <w:r>
        <w:t xml:space="preserve"> Pod </w:t>
      </w:r>
      <w:r>
        <w:rPr>
          <w:rFonts w:hint="eastAsia"/>
        </w:rPr>
        <w:t>调度尝试”为一个样本，同一</w:t>
      </w:r>
      <w:r>
        <w:t xml:space="preserve"> Pod </w:t>
      </w:r>
      <w:r>
        <w:rPr>
          <w:rFonts w:hint="eastAsia"/>
        </w:rPr>
        <w:t>若被</w:t>
      </w:r>
      <w:r>
        <w:t xml:space="preserve"> requeue </w:t>
      </w:r>
      <w:r>
        <w:rPr>
          <w:rFonts w:hint="eastAsia"/>
        </w:rPr>
        <w:t>则会记录多次；</w:t>
      </w:r>
      <w:r>
        <w:rPr>
          <w:rFonts w:hint="eastAsia"/>
        </w:rPr>
        <w:t>Volcano</w:t>
      </w:r>
      <w:r>
        <w:t xml:space="preserve"> </w:t>
      </w:r>
      <w:r>
        <w:rPr>
          <w:rFonts w:hint="eastAsia"/>
        </w:rPr>
        <w:t>的</w:t>
      </w:r>
      <w:r>
        <w:t xml:space="preserve"> task_latency </w:t>
      </w:r>
      <w:r>
        <w:rPr>
          <w:rFonts w:hint="eastAsia"/>
        </w:rPr>
        <w:t>直方图以”一次</w:t>
      </w:r>
      <w:r>
        <w:t xml:space="preserve"> Session </w:t>
      </w:r>
      <w:r>
        <w:rPr>
          <w:rFonts w:hint="eastAsia"/>
        </w:rPr>
        <w:t>内一个</w:t>
      </w:r>
      <w:r>
        <w:t xml:space="preserve"> Task </w:t>
      </w:r>
      <w:r>
        <w:rPr>
          <w:rFonts w:hint="eastAsia"/>
        </w:rPr>
        <w:t>的调度”为一个样本，未被</w:t>
      </w:r>
      <w:r>
        <w:t xml:space="preserve"> Session </w:t>
      </w:r>
      <w:r>
        <w:rPr>
          <w:rFonts w:hint="eastAsia"/>
        </w:rPr>
        <w:t>选中的</w:t>
      </w:r>
      <w:r>
        <w:t xml:space="preserve"> Task </w:t>
      </w:r>
      <w:r>
        <w:rPr>
          <w:rFonts w:hint="eastAsia"/>
        </w:rPr>
        <w:t>完全不进入样本空间。这与</w:t>
      </w:r>
      <w:r>
        <w:t xml:space="preserve"> 6.3.1 </w:t>
      </w:r>
      <w:r>
        <w:rPr>
          <w:rFonts w:hint="eastAsia"/>
        </w:rPr>
        <w:t>节讨论的”幸存者偏差”相似——过载时</w:t>
      </w:r>
      <w:r>
        <w:t xml:space="preserve"> Volcano </w:t>
      </w:r>
      <w:r>
        <w:rPr>
          <w:rFonts w:hint="eastAsia"/>
        </w:rPr>
        <w:t>的分位数只覆盖能进入</w:t>
      </w:r>
      <w:r>
        <w:t xml:space="preserve"> Session </w:t>
      </w:r>
      <w:r>
        <w:rPr>
          <w:rFonts w:hint="eastAsia"/>
        </w:rPr>
        <w:t>的</w:t>
      </w:r>
      <w:r>
        <w:t xml:space="preserve"> Task </w:t>
      </w:r>
      <w:r>
        <w:rPr>
          <w:rFonts w:hint="eastAsia"/>
        </w:rPr>
        <w:t>子集，而不覆盖仍在待入</w:t>
      </w:r>
      <w:r>
        <w:t xml:space="preserve"> Session </w:t>
      </w:r>
      <w:r>
        <w:rPr>
          <w:rFonts w:hint="eastAsia"/>
        </w:rPr>
        <w:t>的</w:t>
      </w:r>
      <w:r>
        <w:t xml:space="preserve"> </w:t>
      </w:r>
      <w:r>
        <w:rPr>
          <w:rFonts w:hint="eastAsia"/>
        </w:rPr>
        <w:t>Task</w:t>
      </w:r>
      <w:r>
        <w:rPr>
          <w:rFonts w:hint="eastAsia"/>
        </w:rPr>
        <w:t>；不同的是这里的偏差来自</w:t>
      </w:r>
      <w:r>
        <w:t xml:space="preserve"> Session </w:t>
      </w:r>
      <w:r>
        <w:rPr>
          <w:rFonts w:hint="eastAsia"/>
        </w:rPr>
        <w:t>门控本身，而不是</w:t>
      </w:r>
      <w:r>
        <w:t xml:space="preserve"> activeQ </w:t>
      </w:r>
      <w:r>
        <w:rPr>
          <w:rFonts w:hint="eastAsia"/>
        </w:rPr>
        <w:t>深度。</w:t>
      </w:r>
    </w:p>
    <w:p w14:paraId="031A3F83" w14:textId="77777777" w:rsidR="00957881" w:rsidRDefault="00000000">
      <w:pPr>
        <w:pStyle w:val="BodyText"/>
        <w:ind w:firstLine="482"/>
      </w:pPr>
      <w:r>
        <w:rPr>
          <w:rFonts w:hint="eastAsia"/>
          <w:b/>
          <w:bCs/>
        </w:rPr>
        <w:t>本文的对齐处理</w:t>
      </w:r>
      <w:r>
        <w:rPr>
          <w:rFonts w:hint="eastAsia"/>
        </w:rPr>
        <w:t>：在</w:t>
      </w:r>
      <w:r>
        <w:t xml:space="preserve"> recording rules </w:t>
      </w:r>
      <w:r>
        <w:rPr>
          <w:rFonts w:hint="eastAsia"/>
        </w:rPr>
        <w:t>层（</w:t>
      </w:r>
      <w:r>
        <w:t>manifests/monitoring/overlays/group-d/prometheus-config.yaml</w:t>
      </w:r>
      <w:r>
        <w:rPr>
          <w:rFonts w:hint="eastAsia"/>
        </w:rPr>
        <w:t>）本文做了三件事——一是把毫秒换算为秒（除以</w:t>
      </w:r>
      <w:r>
        <w:t xml:space="preserve"> </w:t>
      </w:r>
      <w:r>
        <w:rPr>
          <w:rFonts w:hint="eastAsia"/>
        </w:rPr>
        <w:t>1000</w:t>
      </w:r>
      <w:r>
        <w:rPr>
          <w:rFonts w:hint="eastAsia"/>
        </w:rPr>
        <w:t>）以匹配</w:t>
      </w:r>
      <w:r>
        <w:t xml:space="preserve"> _seconds </w:t>
      </w:r>
      <w:r>
        <w:rPr>
          <w:rFonts w:hint="eastAsia"/>
        </w:rPr>
        <w:t>后缀的量纲；二是把</w:t>
      </w:r>
      <w:r>
        <w:t xml:space="preserve"> volcano_task_scheduling_latency </w:t>
      </w:r>
      <w:r>
        <w:rPr>
          <w:rFonts w:hint="eastAsia"/>
        </w:rPr>
        <w:t>作为与</w:t>
      </w:r>
      <w:r>
        <w:t xml:space="preserve"> scheduler_scheduling_attempt_duration </w:t>
      </w:r>
      <w:r>
        <w:rPr>
          <w:rFonts w:hint="eastAsia"/>
        </w:rPr>
        <w:t>最接近的对应指标（记为</w:t>
      </w:r>
      <w:r>
        <w:t xml:space="preserve"> volcano:task_scheduling_latency:pXX_seconds</w:t>
      </w:r>
      <w:r>
        <w:rPr>
          <w:rFonts w:hint="eastAsia"/>
        </w:rPr>
        <w:t>）；三是把</w:t>
      </w:r>
      <w:r>
        <w:t xml:space="preserve"> Session E2E </w:t>
      </w:r>
      <w:r>
        <w:rPr>
          <w:rFonts w:hint="eastAsia"/>
        </w:rPr>
        <w:t>与</w:t>
      </w:r>
      <w:r>
        <w:t xml:space="preserve"> Action </w:t>
      </w:r>
      <w:r>
        <w:rPr>
          <w:rFonts w:hint="eastAsia"/>
        </w:rPr>
        <w:t>级别的延迟单独记录（</w:t>
      </w:r>
      <w:r>
        <w:t>volcano:e2e_scheduling_latency</w:t>
      </w:r>
      <w:r>
        <w:t>、</w:t>
      </w:r>
      <w:r>
        <w:t>volcano:action_scheduling_latency</w:t>
      </w:r>
      <w:r>
        <w:rPr>
          <w:rFonts w:hint="eastAsia"/>
        </w:rPr>
        <w:t>）供参考。上述对齐仅保证了量纲一致与单位可比，无法消除前述三个语义层面的差异。</w:t>
      </w:r>
    </w:p>
    <w:p w14:paraId="210346AE" w14:textId="77777777" w:rsidR="00957881" w:rsidRDefault="00000000">
      <w:pPr>
        <w:pStyle w:val="BodyText"/>
        <w:ind w:firstLine="482"/>
      </w:pPr>
      <w:r>
        <w:rPr>
          <w:rFonts w:hint="eastAsia"/>
          <w:b/>
          <w:bCs/>
        </w:rPr>
        <w:t>在结论中的处理</w:t>
      </w:r>
      <w:r>
        <w:rPr>
          <w:rFonts w:hint="eastAsia"/>
        </w:rPr>
        <w:t>：本章</w:t>
      </w:r>
      <w:r>
        <w:t xml:space="preserve"> 6.4.2 </w:t>
      </w:r>
      <w:r>
        <w:rPr>
          <w:rFonts w:hint="eastAsia"/>
        </w:rPr>
        <w:t>节以吞吐（完成时间口径）与</w:t>
      </w:r>
      <w:r>
        <w:t xml:space="preserve"> P99 </w:t>
      </w:r>
      <w:r>
        <w:rPr>
          <w:rFonts w:hint="eastAsia"/>
        </w:rPr>
        <w:t>延迟同时列出</w:t>
      </w:r>
      <w:r>
        <w:t xml:space="preserve"> Volcano </w:t>
      </w:r>
      <w:r>
        <w:rPr>
          <w:rFonts w:hint="eastAsia"/>
        </w:rPr>
        <w:t>数据，用于说明分布式与单实例架构在数量级上的差异，而不作为对</w:t>
      </w:r>
      <w:r>
        <w:t xml:space="preserve"> Volcano </w:t>
      </w:r>
      <w:r>
        <w:rPr>
          <w:rFonts w:hint="eastAsia"/>
        </w:rPr>
        <w:t>单调度器实现的精细评价；</w:t>
      </w:r>
      <w:r>
        <w:rPr>
          <w:rFonts w:hint="eastAsia"/>
        </w:rPr>
        <w:t>6.4.3.3</w:t>
      </w:r>
      <w:r>
        <w:t xml:space="preserve"> </w:t>
      </w:r>
      <w:r>
        <w:rPr>
          <w:rFonts w:hint="eastAsia"/>
        </w:rPr>
        <w:t>节的</w:t>
      </w:r>
      <w:r>
        <w:t xml:space="preserve"> P99 </w:t>
      </w:r>
      <w:r>
        <w:rPr>
          <w:rFonts w:hint="eastAsia"/>
        </w:rPr>
        <w:t>对比表明确只保留</w:t>
      </w:r>
      <w:r>
        <w:t xml:space="preserve"> ENO </w:t>
      </w:r>
      <w:r>
        <w:rPr>
          <w:rFonts w:hint="eastAsia"/>
        </w:rPr>
        <w:t>与</w:t>
      </w:r>
      <w:r>
        <w:t xml:space="preserve"> Gödel </w:t>
      </w:r>
      <w:r>
        <w:rPr>
          <w:rFonts w:hint="eastAsia"/>
        </w:rPr>
        <w:t>两组（同源指标、口径完全一致），</w:t>
      </w:r>
      <w:r>
        <w:rPr>
          <w:rFonts w:hint="eastAsia"/>
        </w:rPr>
        <w:t>Volcano</w:t>
      </w:r>
      <w:r>
        <w:t xml:space="preserve"> </w:t>
      </w:r>
      <w:r>
        <w:rPr>
          <w:rFonts w:hint="eastAsia"/>
        </w:rPr>
        <w:t>的</w:t>
      </w:r>
      <w:r>
        <w:t xml:space="preserve"> latency </w:t>
      </w:r>
      <w:r>
        <w:rPr>
          <w:rFonts w:hint="eastAsia"/>
        </w:rPr>
        <w:t>分位数不进入该表；</w:t>
      </w:r>
      <w:r>
        <w:rPr>
          <w:rFonts w:hint="eastAsia"/>
        </w:rPr>
        <w:t>6.7</w:t>
      </w:r>
      <w:r>
        <w:t xml:space="preserve"> </w:t>
      </w:r>
      <w:r>
        <w:rPr>
          <w:rFonts w:hint="eastAsia"/>
        </w:rPr>
        <w:t>节第（</w:t>
      </w:r>
      <w:r>
        <w:rPr>
          <w:rFonts w:hint="eastAsia"/>
        </w:rPr>
        <w:t>6</w:t>
      </w:r>
      <w:r>
        <w:rPr>
          <w:rFonts w:hint="eastAsia"/>
        </w:rPr>
        <w:t>）条对</w:t>
      </w:r>
      <w:r>
        <w:t xml:space="preserve"> c/d/e </w:t>
      </w:r>
      <w:r>
        <w:rPr>
          <w:rFonts w:hint="eastAsia"/>
        </w:rPr>
        <w:t>的</w:t>
      </w:r>
      <w:r>
        <w:t xml:space="preserve"> latency </w:t>
      </w:r>
      <w:r>
        <w:rPr>
          <w:rFonts w:hint="eastAsia"/>
        </w:rPr>
        <w:t>分位数直接引用给出了统一的方法学限定。</w:t>
      </w:r>
    </w:p>
    <w:p w14:paraId="15BB3CA2" w14:textId="77777777" w:rsidR="00957881" w:rsidRDefault="00000000">
      <w:pPr>
        <w:pStyle w:val="BodyText"/>
      </w:pPr>
      <w:r>
        <w:rPr>
          <w:rFonts w:hint="eastAsia"/>
        </w:rPr>
        <w:t>（</w:t>
      </w:r>
      <w:r>
        <w:rPr>
          <w:rFonts w:hint="eastAsia"/>
        </w:rPr>
        <w:t>6</w:t>
      </w:r>
      <w:r>
        <w:rPr>
          <w:rFonts w:hint="eastAsia"/>
        </w:rPr>
        <w:t>）延迟指标的跨调度器可比性：</w:t>
      </w:r>
      <w:r>
        <w:rPr>
          <w:rFonts w:hint="eastAsia"/>
        </w:rPr>
        <w:t>kube-scheduler</w:t>
      </w:r>
      <w:r>
        <w:rPr>
          <w:rFonts w:hint="eastAsia"/>
        </w:rPr>
        <w:t>（</w:t>
      </w:r>
      <w:r>
        <w:rPr>
          <w:rFonts w:hint="eastAsia"/>
        </w:rPr>
        <w:t>c</w:t>
      </w:r>
      <w:r>
        <w:rPr>
          <w:rFonts w:hint="eastAsia"/>
        </w:rPr>
        <w:t>）、</w:t>
      </w:r>
      <w:r>
        <w:rPr>
          <w:rFonts w:hint="eastAsia"/>
        </w:rPr>
        <w:t>Volcano</w:t>
      </w:r>
      <w:r>
        <w:rPr>
          <w:rFonts w:hint="eastAsia"/>
        </w:rPr>
        <w:t>（</w:t>
      </w:r>
      <w:r>
        <w:rPr>
          <w:rFonts w:hint="eastAsia"/>
        </w:rPr>
        <w:t>d</w:t>
      </w:r>
      <w:r>
        <w:rPr>
          <w:rFonts w:hint="eastAsia"/>
        </w:rPr>
        <w:t>）、</w:t>
      </w:r>
      <w:r>
        <w:rPr>
          <w:rFonts w:hint="eastAsia"/>
        </w:rPr>
        <w:t>Koordinator</w:t>
      </w:r>
      <w:r>
        <w:rPr>
          <w:rFonts w:hint="eastAsia"/>
        </w:rPr>
        <w:t>（</w:t>
      </w:r>
      <w:r>
        <w:rPr>
          <w:rFonts w:hint="eastAsia"/>
        </w:rPr>
        <w:t>e</w:t>
      </w:r>
      <w:r>
        <w:rPr>
          <w:rFonts w:hint="eastAsia"/>
        </w:rPr>
        <w:t>）上报的</w:t>
      </w:r>
      <w:r>
        <w:t xml:space="preserve"> P99 </w:t>
      </w:r>
      <w:r>
        <w:rPr>
          <w:rFonts w:hint="eastAsia"/>
        </w:rPr>
        <w:t>延迟数值本身都是真实采样，并不存在失真；但在</w:t>
      </w:r>
      <w:r>
        <w:t xml:space="preserve"> 1000 pods/s </w:t>
      </w:r>
      <w:r>
        <w:rPr>
          <w:rFonts w:hint="eastAsia"/>
        </w:rPr>
        <w:t>及以上的过载场景下，其</w:t>
      </w:r>
      <w:r>
        <w:t xml:space="preserve"> histogram </w:t>
      </w:r>
      <w:r>
        <w:rPr>
          <w:rFonts w:hint="eastAsia"/>
          <w:b/>
          <w:bCs/>
        </w:rPr>
        <w:t>仅覆盖”已被</w:t>
      </w:r>
      <w:r>
        <w:rPr>
          <w:b/>
          <w:bCs/>
        </w:rPr>
        <w:t xml:space="preserve"> pop </w:t>
      </w:r>
      <w:r>
        <w:rPr>
          <w:rFonts w:hint="eastAsia"/>
          <w:b/>
          <w:bCs/>
        </w:rPr>
        <w:t>出队处理的少数</w:t>
      </w:r>
      <w:r>
        <w:rPr>
          <w:b/>
          <w:bCs/>
        </w:rPr>
        <w:t xml:space="preserve"> Pod”</w:t>
      </w:r>
      <w:r>
        <w:rPr>
          <w:rFonts w:hint="eastAsia"/>
        </w:rPr>
        <w:t>——大量长时间堵塞在</w:t>
      </w:r>
      <w:r>
        <w:t xml:space="preserve"> activeQ </w:t>
      </w:r>
      <w:r>
        <w:rPr>
          <w:rFonts w:hint="eastAsia"/>
        </w:rPr>
        <w:t>中的</w:t>
      </w:r>
      <w:r>
        <w:t xml:space="preserve"> Pod </w:t>
      </w:r>
      <w:r>
        <w:rPr>
          <w:rFonts w:hint="eastAsia"/>
        </w:rPr>
        <w:t>从未进入</w:t>
      </w:r>
      <w:r>
        <w:t xml:space="preserve"> latency histogram </w:t>
      </w:r>
      <w:r>
        <w:rPr>
          <w:rFonts w:hint="eastAsia"/>
        </w:rPr>
        <w:t>的采样窗口。这属于统计学上的幸存者偏差（</w:t>
      </w:r>
      <w:r>
        <w:rPr>
          <w:rFonts w:hint="eastAsia"/>
        </w:rPr>
        <w:t>Survivor</w:t>
      </w:r>
      <w:r>
        <w:t xml:space="preserve"> </w:t>
      </w:r>
      <w:r>
        <w:rPr>
          <w:rFonts w:hint="eastAsia"/>
        </w:rPr>
        <w:t>Bias</w:t>
      </w:r>
      <w:r>
        <w:rPr>
          <w:rFonts w:hint="eastAsia"/>
        </w:rPr>
        <w:t>），使</w:t>
      </w:r>
      <w:r>
        <w:t xml:space="preserve"> c/d/e </w:t>
      </w:r>
      <w:r>
        <w:rPr>
          <w:rFonts w:hint="eastAsia"/>
        </w:rPr>
        <w:t>与</w:t>
      </w:r>
      <w:r>
        <w:t xml:space="preserve"> a/b </w:t>
      </w:r>
      <w:r>
        <w:rPr>
          <w:rFonts w:hint="eastAsia"/>
        </w:rPr>
        <w:t>的</w:t>
      </w:r>
      <w:r>
        <w:t xml:space="preserve"> P99 </w:t>
      </w:r>
      <w:r>
        <w:rPr>
          <w:rFonts w:hint="eastAsia"/>
        </w:rPr>
        <w:t>数值代表不同的样本群体，直接对齐分位数在语义上并不严格。本文在</w:t>
      </w:r>
      <w:r>
        <w:t xml:space="preserve"> 6.3.1 </w:t>
      </w:r>
      <w:r>
        <w:rPr>
          <w:rFonts w:hint="eastAsia"/>
        </w:rPr>
        <w:t>节已明确该方法学立场，并在数值对比中回避了对</w:t>
      </w:r>
      <w:r>
        <w:t xml:space="preserve"> c/d/e </w:t>
      </w:r>
      <w:r>
        <w:rPr>
          <w:rFonts w:hint="eastAsia"/>
        </w:rPr>
        <w:t>的</w:t>
      </w:r>
      <w:r>
        <w:t xml:space="preserve"> latency </w:t>
      </w:r>
      <w:r>
        <w:rPr>
          <w:rFonts w:hint="eastAsia"/>
        </w:rPr>
        <w:t>数值直接引用。将来的研究若希望做严格的跨调度器</w:t>
      </w:r>
      <w:r>
        <w:t xml:space="preserve"> latency </w:t>
      </w:r>
      <w:r>
        <w:rPr>
          <w:rFonts w:hint="eastAsia"/>
        </w:rPr>
        <w:t>数值对比，可在负载生成端记录每个</w:t>
      </w:r>
      <w:r>
        <w:t xml:space="preserve"> Pod </w:t>
      </w:r>
      <w:r>
        <w:rPr>
          <w:rFonts w:hint="eastAsia"/>
        </w:rPr>
        <w:t>的入队与绑定时间戳，从外部计算覆盖全部</w:t>
      </w:r>
      <w:r>
        <w:t xml:space="preserve"> Pod </w:t>
      </w:r>
      <w:r>
        <w:rPr>
          <w:rFonts w:hint="eastAsia"/>
        </w:rPr>
        <w:t>的用户感知</w:t>
      </w:r>
      <w:r>
        <w:t xml:space="preserve"> P99</w:t>
      </w:r>
      <w:r>
        <w:t>。</w:t>
      </w:r>
    </w:p>
    <w:p w14:paraId="4B11DEE7" w14:textId="77777777" w:rsidR="00957881" w:rsidRDefault="00000000">
      <w:pPr>
        <w:pStyle w:val="BodyText"/>
      </w:pPr>
      <w:r>
        <w:rPr>
          <w:rFonts w:hint="eastAsia"/>
        </w:rPr>
        <w:lastRenderedPageBreak/>
        <w:t>（</w:t>
      </w:r>
      <w:r>
        <w:rPr>
          <w:rFonts w:hint="eastAsia"/>
        </w:rPr>
        <w:t>7</w:t>
      </w:r>
      <w:r>
        <w:rPr>
          <w:rFonts w:hint="eastAsia"/>
        </w:rPr>
        <w:t>）吞吐指标的口径权衡：本文以有效吞吐（总工作量／总完成时间）作为吞吐主口径，其优点是只依赖”完成时间”这一可核验事实、不受采样窗口长度影响，缺点是把”处理速率”与”启动</w:t>
      </w:r>
      <w:r>
        <w:rPr>
          <w:rFonts w:hint="eastAsia"/>
        </w:rPr>
        <w:t>/</w:t>
      </w:r>
      <w:r>
        <w:rPr>
          <w:rFonts w:hint="eastAsia"/>
        </w:rPr>
        <w:t>爬升快慢”合并为一个数，无法区分</w:t>
      </w:r>
      <w:r>
        <w:t xml:space="preserve"> ENO </w:t>
      </w:r>
      <w:r>
        <w:rPr>
          <w:rFonts w:hint="eastAsia"/>
        </w:rPr>
        <w:t>的优势有多少来自更高的稳定处理速率、多少来自更快的启动。本文以峰值吞吐（稳定段瞬时速率）作为补充：在</w:t>
      </w:r>
      <w:r>
        <w:t xml:space="preserve"> s3/w5 </w:t>
      </w:r>
      <w:r>
        <w:rPr>
          <w:rFonts w:hint="eastAsia"/>
        </w:rPr>
        <w:t>与</w:t>
      </w:r>
      <w:r>
        <w:t xml:space="preserve"> s4/w3 </w:t>
      </w:r>
      <w:r>
        <w:rPr>
          <w:rFonts w:hint="eastAsia"/>
        </w:rPr>
        <w:t>等场景中，</w:t>
      </w:r>
      <w:r>
        <w:rPr>
          <w:rFonts w:hint="eastAsia"/>
        </w:rPr>
        <w:t>ENO</w:t>
      </w:r>
      <w:r>
        <w:t xml:space="preserve"> </w:t>
      </w:r>
      <w:r>
        <w:rPr>
          <w:rFonts w:hint="eastAsia"/>
        </w:rPr>
        <w:t>的峰值吞吐并不高于</w:t>
      </w:r>
      <w:r>
        <w:t xml:space="preserve"> </w:t>
      </w:r>
      <w:r>
        <w:rPr>
          <w:rFonts w:hint="eastAsia"/>
        </w:rPr>
        <w:t>Gödel</w:t>
      </w:r>
      <w:r>
        <w:rPr>
          <w:rFonts w:hint="eastAsia"/>
        </w:rPr>
        <w:t>，但有效吞吐仍领先，说明其收益部分来自更短的整体完成时间。后续工作可在负载生成端记录每个</w:t>
      </w:r>
      <w:r>
        <w:t xml:space="preserve"> Pod </w:t>
      </w:r>
      <w:r>
        <w:rPr>
          <w:rFonts w:hint="eastAsia"/>
        </w:rPr>
        <w:t>的创建与绑定时间戳，从而把启动段与稳态段分别统计。</w:t>
      </w:r>
    </w:p>
    <w:p w14:paraId="07A12BC6" w14:textId="77777777" w:rsidR="00957881" w:rsidRDefault="00000000">
      <w:pPr>
        <w:pStyle w:val="Heading2"/>
        <w:spacing w:before="156" w:after="156"/>
      </w:pPr>
      <w:bookmarkStart w:id="381" w:name="_Toc241154093"/>
      <w:bookmarkStart w:id="382" w:name="本章小结-2"/>
      <w:bookmarkEnd w:id="380"/>
      <w:r>
        <w:t>6.8</w:t>
      </w:r>
      <w:r>
        <w:t xml:space="preserve">　</w:t>
      </w:r>
      <w:r>
        <w:rPr>
          <w:rFonts w:hint="eastAsia"/>
        </w:rPr>
        <w:t>本章小结</w:t>
      </w:r>
      <w:bookmarkEnd w:id="381"/>
    </w:p>
    <w:p w14:paraId="4D18F4F7" w14:textId="77777777" w:rsidR="00957881" w:rsidRDefault="00000000">
      <w:pPr>
        <w:pStyle w:val="FirstParagraph"/>
      </w:pPr>
      <w:r>
        <w:rPr>
          <w:rFonts w:hint="eastAsia"/>
        </w:rPr>
        <w:t>对全部</w:t>
      </w:r>
      <w:r>
        <w:t xml:space="preserve"> 16 </w:t>
      </w:r>
      <w:r>
        <w:rPr>
          <w:rFonts w:hint="eastAsia"/>
        </w:rPr>
        <w:t>个对比场景（</w:t>
      </w:r>
      <w:r>
        <w:rPr>
          <w:rFonts w:hint="eastAsia"/>
        </w:rPr>
        <w:t>s1~s4</w:t>
      </w:r>
      <w:r>
        <w:t xml:space="preserve"> × </w:t>
      </w:r>
      <w:r>
        <w:rPr>
          <w:rFonts w:hint="eastAsia"/>
        </w:rPr>
        <w:t>w1~w7</w:t>
      </w:r>
      <w:r>
        <w:rPr>
          <w:rFonts w:hint="eastAsia"/>
        </w:rPr>
        <w:t>、</w:t>
      </w:r>
      <w:r>
        <w:rPr>
          <w:rFonts w:hint="eastAsia"/>
        </w:rPr>
        <w:t>inst1/inst3</w:t>
      </w:r>
      <w:r>
        <w:rPr>
          <w:rFonts w:hint="eastAsia"/>
        </w:rPr>
        <w:t>）的评估收敛到两个层面的结论。</w:t>
      </w:r>
    </w:p>
    <w:p w14:paraId="517A7DBF" w14:textId="77777777" w:rsidR="00957881" w:rsidRDefault="00000000">
      <w:pPr>
        <w:pStyle w:val="BodyText"/>
      </w:pPr>
      <w:r>
        <w:rPr>
          <w:rFonts w:hint="eastAsia"/>
        </w:rPr>
        <w:t>第一层是</w:t>
      </w:r>
      <w:r>
        <w:t xml:space="preserve"> ENO </w:t>
      </w:r>
      <w:r>
        <w:rPr>
          <w:rFonts w:hint="eastAsia"/>
        </w:rPr>
        <w:t>与</w:t>
      </w:r>
      <w:r>
        <w:t xml:space="preserve"> Gödel </w:t>
      </w:r>
      <w:r>
        <w:rPr>
          <w:rFonts w:hint="eastAsia"/>
        </w:rPr>
        <w:t>的直接对比。</w:t>
      </w:r>
      <w:r>
        <w:rPr>
          <w:b/>
          <w:bCs/>
        </w:rPr>
        <w:t xml:space="preserve">s3/w3 </w:t>
      </w:r>
      <w:r>
        <w:rPr>
          <w:rFonts w:hint="eastAsia"/>
          <w:b/>
          <w:bCs/>
        </w:rPr>
        <w:t>主评估场景</w:t>
      </w:r>
      <w:r>
        <w:rPr>
          <w:rFonts w:hint="eastAsia"/>
        </w:rPr>
        <w:t>（</w:t>
      </w:r>
      <w:r>
        <w:rPr>
          <w:rFonts w:hint="eastAsia"/>
        </w:rPr>
        <w:t>5000</w:t>
      </w:r>
      <w:r>
        <w:t xml:space="preserve"> </w:t>
      </w:r>
      <w:r>
        <w:rPr>
          <w:rFonts w:hint="eastAsia"/>
        </w:rPr>
        <w:t>节点、</w:t>
      </w:r>
      <w:r>
        <w:rPr>
          <w:rFonts w:hint="eastAsia"/>
        </w:rPr>
        <w:t>1000</w:t>
      </w:r>
      <w:r>
        <w:t xml:space="preserve"> </w:t>
      </w:r>
      <w:r>
        <w:rPr>
          <w:rFonts w:hint="eastAsia"/>
        </w:rPr>
        <w:t>pods/s</w:t>
      </w:r>
      <w:r>
        <w:rPr>
          <w:rFonts w:hint="eastAsia"/>
        </w:rPr>
        <w:t>）的</w:t>
      </w:r>
      <w:r>
        <w:t xml:space="preserve"> P99 </w:t>
      </w:r>
      <w:r>
        <w:rPr>
          <w:rFonts w:hint="eastAsia"/>
        </w:rPr>
        <w:t>调度延迟从</w:t>
      </w:r>
      <w:r>
        <w:t xml:space="preserve"> Gödel </w:t>
      </w:r>
      <w:r>
        <w:rPr>
          <w:rFonts w:hint="eastAsia"/>
        </w:rPr>
        <w:t>的</w:t>
      </w:r>
      <w:r>
        <w:t xml:space="preserve"> 32.57 s </w:t>
      </w:r>
      <w:r>
        <w:rPr>
          <w:rFonts w:hint="eastAsia"/>
        </w:rPr>
        <w:t>下降到</w:t>
      </w:r>
      <w:r>
        <w:t xml:space="preserve"> ENO </w:t>
      </w:r>
      <w:r>
        <w:rPr>
          <w:rFonts w:hint="eastAsia"/>
        </w:rPr>
        <w:t>的</w:t>
      </w:r>
      <w:r>
        <w:t xml:space="preserve"> 16.22 </w:t>
      </w:r>
      <w:r>
        <w:rPr>
          <w:rFonts w:hint="eastAsia"/>
        </w:rPr>
        <w:t>s</w:t>
      </w:r>
      <w:r>
        <w:rPr>
          <w:rFonts w:hint="eastAsia"/>
        </w:rPr>
        <w:t>（</w:t>
      </w:r>
      <w:r>
        <w:rPr>
          <w:rFonts w:hint="eastAsia"/>
        </w:rPr>
        <w:t>inst1</w:t>
      </w:r>
      <w:r>
        <w:rPr>
          <w:rFonts w:hint="eastAsia"/>
        </w:rPr>
        <w:t>），是本文最有代表性的一组读数；在</w:t>
      </w:r>
      <w:r>
        <w:t xml:space="preserve"> s2/w2 </w:t>
      </w:r>
      <w:r>
        <w:rPr>
          <w:rFonts w:hint="eastAsia"/>
        </w:rPr>
        <w:t>之外的其余非</w:t>
      </w:r>
      <w:r>
        <w:t xml:space="preserve"> Gang </w:t>
      </w:r>
      <w:r>
        <w:rPr>
          <w:rFonts w:hint="eastAsia"/>
        </w:rPr>
        <w:t>场景，</w:t>
      </w:r>
      <w:r>
        <w:rPr>
          <w:rFonts w:hint="eastAsia"/>
        </w:rPr>
        <w:t>ENO</w:t>
      </w:r>
      <w:r>
        <w:t xml:space="preserve"> </w:t>
      </w:r>
      <w:r>
        <w:rPr>
          <w:rFonts w:hint="eastAsia"/>
        </w:rPr>
        <w:t>的</w:t>
      </w:r>
      <w:r>
        <w:t xml:space="preserve"> P90/P99 </w:t>
      </w:r>
      <w:r>
        <w:rPr>
          <w:rFonts w:hint="eastAsia"/>
        </w:rPr>
        <w:t>调度延迟都低于</w:t>
      </w:r>
      <w:r>
        <w:t xml:space="preserve"> </w:t>
      </w:r>
      <w:r>
        <w:rPr>
          <w:rFonts w:hint="eastAsia"/>
        </w:rPr>
        <w:t>Gödel</w:t>
      </w:r>
      <w:r>
        <w:rPr>
          <w:rFonts w:hint="eastAsia"/>
        </w:rPr>
        <w:t>（</w:t>
      </w:r>
      <w:r>
        <w:rPr>
          <w:rFonts w:hint="eastAsia"/>
        </w:rPr>
        <w:t>P99</w:t>
      </w:r>
      <w:r>
        <w:t xml:space="preserve"> </w:t>
      </w:r>
      <w:r>
        <w:rPr>
          <w:rFonts w:hint="eastAsia"/>
        </w:rPr>
        <w:t>改善</w:t>
      </w:r>
      <w:r>
        <w:t xml:space="preserve"> </w:t>
      </w:r>
      <w:r>
        <w:rPr>
          <w:rFonts w:hint="eastAsia"/>
        </w:rPr>
        <w:t>0.3%~82.9%</w:t>
      </w:r>
      <w:r>
        <w:rPr>
          <w:rFonts w:hint="eastAsia"/>
        </w:rPr>
        <w:t>），</w:t>
      </w:r>
      <w:r>
        <w:rPr>
          <w:rFonts w:hint="eastAsia"/>
        </w:rPr>
        <w:t>Pod</w:t>
      </w:r>
      <w:r>
        <w:t xml:space="preserve"> E2E </w:t>
      </w:r>
      <w:r>
        <w:rPr>
          <w:rFonts w:hint="eastAsia"/>
        </w:rPr>
        <w:t>延迟也不高于</w:t>
      </w:r>
      <w:r>
        <w:t xml:space="preserve"> </w:t>
      </w:r>
      <w:r>
        <w:rPr>
          <w:rFonts w:hint="eastAsia"/>
        </w:rPr>
        <w:t>Gödel</w:t>
      </w:r>
      <w:r>
        <w:rPr>
          <w:rFonts w:hint="eastAsia"/>
        </w:rPr>
        <w:t>（改善</w:t>
      </w:r>
      <w:r>
        <w:t xml:space="preserve"> </w:t>
      </w:r>
      <w:r>
        <w:rPr>
          <w:rFonts w:hint="eastAsia"/>
        </w:rPr>
        <w:t>0.6%~75.3%</w:t>
      </w:r>
      <w:r>
        <w:rPr>
          <w:rFonts w:hint="eastAsia"/>
        </w:rPr>
        <w:t>）；未饱和的</w:t>
      </w:r>
      <w:r>
        <w:t xml:space="preserve"> s2/w2 </w:t>
      </w:r>
      <w:r>
        <w:rPr>
          <w:rFonts w:hint="eastAsia"/>
        </w:rPr>
        <w:t>场景</w:t>
      </w:r>
      <w:r>
        <w:t xml:space="preserve"> ENO </w:t>
      </w:r>
      <w:r>
        <w:rPr>
          <w:rFonts w:hint="eastAsia"/>
        </w:rPr>
        <w:t>的</w:t>
      </w:r>
      <w:r>
        <w:t xml:space="preserve"> P90/P99 </w:t>
      </w:r>
      <w:r>
        <w:rPr>
          <w:rFonts w:hint="eastAsia"/>
        </w:rPr>
        <w:t>略高（</w:t>
      </w:r>
      <w:r>
        <w:rPr>
          <w:rFonts w:hint="eastAsia"/>
        </w:rPr>
        <w:t>+0.001</w:t>
      </w:r>
      <w:r>
        <w:t xml:space="preserve"> s / +0.011 </w:t>
      </w:r>
      <w:r>
        <w:rPr>
          <w:rFonts w:hint="eastAsia"/>
        </w:rPr>
        <w:t>s</w:t>
      </w:r>
      <w:r>
        <w:rPr>
          <w:rFonts w:hint="eastAsia"/>
        </w:rPr>
        <w:t>，绝对差在采样噪声范围内），有效吞吐在</w:t>
      </w:r>
      <w:r>
        <w:t xml:space="preserve"> 14 </w:t>
      </w:r>
      <w:r>
        <w:rPr>
          <w:rFonts w:hint="eastAsia"/>
        </w:rPr>
        <w:t>个场景领先</w:t>
      </w:r>
      <w:r>
        <w:t xml:space="preserve"> 2%~23%</w:t>
      </w:r>
      <w:r>
        <w:t>、</w:t>
      </w:r>
      <w:r>
        <w:t xml:space="preserve">2 </w:t>
      </w:r>
      <w:r>
        <w:rPr>
          <w:rFonts w:hint="eastAsia"/>
        </w:rPr>
        <w:t>个持平。</w:t>
      </w:r>
      <w:r>
        <w:rPr>
          <w:rFonts w:hint="eastAsia"/>
          <w:b/>
          <w:bCs/>
        </w:rPr>
        <w:t>规模从</w:t>
      </w:r>
      <w:r>
        <w:rPr>
          <w:b/>
          <w:bCs/>
        </w:rPr>
        <w:t xml:space="preserve"> s3 </w:t>
      </w:r>
      <w:r>
        <w:rPr>
          <w:rFonts w:hint="eastAsia"/>
          <w:b/>
          <w:bCs/>
        </w:rPr>
        <w:t>扩到</w:t>
      </w:r>
      <w:r>
        <w:rPr>
          <w:b/>
          <w:bCs/>
        </w:rPr>
        <w:t xml:space="preserve"> s4</w:t>
      </w:r>
      <w:r>
        <w:rPr>
          <w:rFonts w:hint="eastAsia"/>
        </w:rPr>
        <w:t>（</w:t>
      </w:r>
      <w:r>
        <w:rPr>
          <w:rFonts w:hint="eastAsia"/>
        </w:rPr>
        <w:t>3</w:t>
      </w:r>
      <w:r>
        <w:t xml:space="preserve"> </w:t>
      </w:r>
      <w:r>
        <w:rPr>
          <w:rFonts w:hint="eastAsia"/>
        </w:rPr>
        <w:t>实例不变），</w:t>
      </w:r>
      <w:r>
        <w:rPr>
          <w:rFonts w:hint="eastAsia"/>
        </w:rPr>
        <w:t>ENO</w:t>
      </w:r>
      <w:r>
        <w:t xml:space="preserve"> </w:t>
      </w:r>
      <w:r>
        <w:rPr>
          <w:rFonts w:hint="eastAsia"/>
        </w:rPr>
        <w:t>仍保持吞吐</w:t>
      </w:r>
      <w:r>
        <w:t xml:space="preserve"> +5.6%</w:t>
      </w:r>
      <w:r>
        <w:t>、</w:t>
      </w:r>
      <w:r>
        <w:t xml:space="preserve">P99 </w:t>
      </w:r>
      <w:r>
        <w:rPr>
          <w:rFonts w:hint="eastAsia"/>
        </w:rPr>
        <w:t>低</w:t>
      </w:r>
      <w:r>
        <w:t xml:space="preserve"> </w:t>
      </w:r>
      <w:r>
        <w:rPr>
          <w:rFonts w:hint="eastAsia"/>
        </w:rPr>
        <w:t>33.4%</w:t>
      </w:r>
      <w:r>
        <w:rPr>
          <w:rFonts w:hint="eastAsia"/>
        </w:rPr>
        <w:t>；</w:t>
      </w:r>
      <w:r>
        <w:rPr>
          <w:rFonts w:hint="eastAsia"/>
          <w:b/>
          <w:bCs/>
        </w:rPr>
        <w:t>实例数从</w:t>
      </w:r>
      <w:r>
        <w:rPr>
          <w:b/>
          <w:bCs/>
        </w:rPr>
        <w:t xml:space="preserve"> 1 </w:t>
      </w:r>
      <w:r>
        <w:rPr>
          <w:rFonts w:hint="eastAsia"/>
          <w:b/>
          <w:bCs/>
        </w:rPr>
        <w:t>增到</w:t>
      </w:r>
      <w:r>
        <w:rPr>
          <w:b/>
          <w:bCs/>
        </w:rPr>
        <w:t xml:space="preserve"> 3</w:t>
      </w:r>
      <w:r>
        <w:rPr>
          <w:rFonts w:hint="eastAsia"/>
        </w:rPr>
        <w:t>，两者</w:t>
      </w:r>
      <w:r>
        <w:t xml:space="preserve"> P99 </w:t>
      </w:r>
      <w:r>
        <w:rPr>
          <w:rFonts w:hint="eastAsia"/>
        </w:rPr>
        <w:t>都下降约</w:t>
      </w:r>
      <w:r>
        <w:t xml:space="preserve"> 99%</w:t>
      </w:r>
      <w:r>
        <w:t>、</w:t>
      </w:r>
      <w:r>
        <w:t xml:space="preserve">Pod E2E </w:t>
      </w:r>
      <w:r>
        <w:rPr>
          <w:rFonts w:hint="eastAsia"/>
        </w:rPr>
        <w:t>下降约</w:t>
      </w:r>
      <w:r>
        <w:t xml:space="preserve"> </w:t>
      </w:r>
      <w:r>
        <w:rPr>
          <w:rFonts w:hint="eastAsia"/>
        </w:rPr>
        <w:t>97%</w:t>
      </w:r>
      <w:r>
        <w:rPr>
          <w:rFonts w:hint="eastAsia"/>
        </w:rPr>
        <w:t>，但</w:t>
      </w:r>
      <w:r>
        <w:t xml:space="preserve"> ENO </w:t>
      </w:r>
      <w:r>
        <w:rPr>
          <w:rFonts w:hint="eastAsia"/>
        </w:rPr>
        <w:t>的有效吞吐提升</w:t>
      </w:r>
      <w:r>
        <w:t xml:space="preserve"> 17.5% </w:t>
      </w:r>
      <w:r>
        <w:rPr>
          <w:rFonts w:hint="eastAsia"/>
        </w:rPr>
        <w:t>而</w:t>
      </w:r>
      <w:r>
        <w:t xml:space="preserve"> Gödel </w:t>
      </w:r>
      <w:r>
        <w:rPr>
          <w:rFonts w:hint="eastAsia"/>
        </w:rPr>
        <w:t>只有</w:t>
      </w:r>
      <w:r>
        <w:t xml:space="preserve"> </w:t>
      </w:r>
      <w:r>
        <w:rPr>
          <w:rFonts w:hint="eastAsia"/>
        </w:rPr>
        <w:t>1.4%</w:t>
      </w:r>
      <w:r>
        <w:rPr>
          <w:rFonts w:hint="eastAsia"/>
        </w:rPr>
        <w:t>——这是</w:t>
      </w:r>
      <w:r>
        <w:t xml:space="preserve"> ENO </w:t>
      </w:r>
      <w:r>
        <w:rPr>
          <w:rFonts w:hint="eastAsia"/>
        </w:rPr>
        <w:t>消除跨进程绑定环节的直接证据。</w:t>
      </w:r>
      <w:r>
        <w:rPr>
          <w:rFonts w:hint="eastAsia"/>
          <w:b/>
          <w:bCs/>
        </w:rPr>
        <w:t>唯一的反向情形</w:t>
      </w:r>
      <w:r>
        <w:rPr>
          <w:rFonts w:hint="eastAsia"/>
        </w:rPr>
        <w:t>在</w:t>
      </w:r>
      <w:r>
        <w:t xml:space="preserve"> </w:t>
      </w:r>
      <w:r>
        <w:rPr>
          <w:rFonts w:hint="eastAsia"/>
        </w:rPr>
        <w:t>w6</w:t>
      </w:r>
      <w:r>
        <w:rPr>
          <w:rFonts w:hint="eastAsia"/>
        </w:rPr>
        <w:t>（</w:t>
      </w:r>
      <w:r>
        <w:rPr>
          <w:rFonts w:hint="eastAsia"/>
        </w:rPr>
        <w:t>Gang</w:t>
      </w:r>
      <w:r>
        <w:t xml:space="preserve"> </w:t>
      </w:r>
      <w:r>
        <w:rPr>
          <w:rFonts w:hint="eastAsia"/>
        </w:rPr>
        <w:t>调度）：</w:t>
      </w:r>
      <w:r>
        <w:rPr>
          <w:rFonts w:hint="eastAsia"/>
        </w:rPr>
        <w:t>ENO</w:t>
      </w:r>
      <w:r>
        <w:t xml:space="preserve"> </w:t>
      </w:r>
      <w:r>
        <w:rPr>
          <w:rFonts w:hint="eastAsia"/>
        </w:rPr>
        <w:t>有效吞吐仍高，但单</w:t>
      </w:r>
      <w:r>
        <w:t xml:space="preserve"> Pod </w:t>
      </w:r>
      <w:r>
        <w:rPr>
          <w:rFonts w:hint="eastAsia"/>
        </w:rPr>
        <w:t>尾延迟反而高出</w:t>
      </w:r>
      <w:r>
        <w:t xml:space="preserve"> 1.6~4.1 </w:t>
      </w:r>
      <w:r>
        <w:rPr>
          <w:rFonts w:hint="eastAsia"/>
        </w:rPr>
        <w:t>倍，其成因（同组预留等待与后续调度决策共用同一进程队列）作为局限列在</w:t>
      </w:r>
      <w:r>
        <w:t xml:space="preserve"> 6.7 </w:t>
      </w:r>
      <w:r>
        <w:rPr>
          <w:rFonts w:hint="eastAsia"/>
        </w:rPr>
        <w:t>节第（</w:t>
      </w:r>
      <w:r>
        <w:rPr>
          <w:rFonts w:hint="eastAsia"/>
        </w:rPr>
        <w:t>2</w:t>
      </w:r>
      <w:r>
        <w:rPr>
          <w:rFonts w:hint="eastAsia"/>
        </w:rPr>
        <w:t>）条。</w:t>
      </w:r>
    </w:p>
    <w:p w14:paraId="6336F64E" w14:textId="77777777" w:rsidR="00957881" w:rsidRDefault="00000000">
      <w:pPr>
        <w:pStyle w:val="BodyText"/>
      </w:pPr>
      <w:r>
        <w:rPr>
          <w:rFonts w:hint="eastAsia"/>
        </w:rPr>
        <w:t>第二层是与其他三个主流调度器（</w:t>
      </w:r>
      <w:r>
        <w:rPr>
          <w:rFonts w:hint="eastAsia"/>
        </w:rPr>
        <w:t>kube-scheduler</w:t>
      </w:r>
      <w:r>
        <w:rPr>
          <w:rFonts w:hint="eastAsia"/>
        </w:rPr>
        <w:t>、</w:t>
      </w:r>
      <w:r>
        <w:rPr>
          <w:rFonts w:hint="eastAsia"/>
        </w:rPr>
        <w:t>Volcano</w:t>
      </w:r>
      <w:r>
        <w:rPr>
          <w:rFonts w:hint="eastAsia"/>
        </w:rPr>
        <w:t>、</w:t>
      </w:r>
      <w:r>
        <w:rPr>
          <w:rFonts w:hint="eastAsia"/>
        </w:rPr>
        <w:t>Koordinator</w:t>
      </w:r>
      <w:r>
        <w:rPr>
          <w:rFonts w:hint="eastAsia"/>
        </w:rPr>
        <w:t>）的整体扩展性对照。这些单实例架构的有效吞吐在多数场景显著低于</w:t>
      </w:r>
      <w:r>
        <w:t xml:space="preserve"> </w:t>
      </w:r>
      <w:r>
        <w:rPr>
          <w:rFonts w:hint="eastAsia"/>
        </w:rPr>
        <w:t>ENO/Gödel</w:t>
      </w:r>
      <w:r>
        <w:rPr>
          <w:rFonts w:hint="eastAsia"/>
        </w:rPr>
        <w:t>，且其</w:t>
      </w:r>
      <w:r>
        <w:t xml:space="preserve"> P99 </w:t>
      </w:r>
      <w:r>
        <w:rPr>
          <w:rFonts w:hint="eastAsia"/>
        </w:rPr>
        <w:t>延迟数值受幸存者偏差影响（</w:t>
      </w:r>
      <w:r>
        <w:rPr>
          <w:rFonts w:hint="eastAsia"/>
        </w:rPr>
        <w:t>6.3.1</w:t>
      </w:r>
      <w:r>
        <w:t xml:space="preserve"> </w:t>
      </w:r>
      <w:r>
        <w:rPr>
          <w:rFonts w:hint="eastAsia"/>
        </w:rPr>
        <w:t>节的讨论），不与</w:t>
      </w:r>
      <w:r>
        <w:t xml:space="preserve"> a/b </w:t>
      </w:r>
      <w:r>
        <w:rPr>
          <w:rFonts w:hint="eastAsia"/>
        </w:rPr>
        <w:t>做直接数值对齐。全部已测场景下</w:t>
      </w:r>
      <w:r>
        <w:t xml:space="preserve"> ENO </w:t>
      </w:r>
      <w:r>
        <w:rPr>
          <w:rFonts w:hint="eastAsia"/>
        </w:rPr>
        <w:t>与</w:t>
      </w:r>
      <w:r>
        <w:t xml:space="preserve"> Gödel </w:t>
      </w:r>
      <w:r>
        <w:rPr>
          <w:rFonts w:hint="eastAsia"/>
        </w:rPr>
        <w:t>的绑定成功率始终为</w:t>
      </w:r>
      <w:r>
        <w:t xml:space="preserve"> </w:t>
      </w:r>
      <w:r>
        <w:rPr>
          <w:rFonts w:hint="eastAsia"/>
        </w:rPr>
        <w:t>100%</w:t>
      </w:r>
      <w:r>
        <w:rPr>
          <w:rFonts w:hint="eastAsia"/>
        </w:rPr>
        <w:t>，说明第</w:t>
      </w:r>
      <w:r>
        <w:t xml:space="preserve"> 4 </w:t>
      </w:r>
      <w:r>
        <w:rPr>
          <w:rFonts w:hint="eastAsia"/>
        </w:rPr>
        <w:t>章的一致性容错机制在实测流量下未被打穿。</w:t>
      </w:r>
    </w:p>
    <w:p w14:paraId="4E93FA15" w14:textId="77777777" w:rsidR="00957881" w:rsidRDefault="00000000">
      <w:pPr>
        <w:pStyle w:val="BodyText"/>
      </w:pPr>
      <w:r>
        <w:rPr>
          <w:rFonts w:hint="eastAsia"/>
        </w:rPr>
        <w:t>原始数据、聚合脚本与生成图表所需的全部产物落在</w:t>
      </w:r>
      <w:r>
        <w:t xml:space="preserve"> test/e2e/benchmark/results/compare/</w:t>
      </w:r>
      <w:r>
        <w:rPr>
          <w:rFonts w:hint="eastAsia"/>
        </w:rPr>
        <w:t>，方法与规则详见</w:t>
      </w:r>
      <w:r>
        <w:t xml:space="preserve"> 6.3 </w:t>
      </w:r>
      <w:r>
        <w:rPr>
          <w:rFonts w:hint="eastAsia"/>
        </w:rPr>
        <w:t>节，可复现。</w:t>
      </w:r>
    </w:p>
    <w:p w14:paraId="1DEDD91D" w14:textId="77777777" w:rsidR="00957881" w:rsidRPr="005F23CE" w:rsidRDefault="00000000">
      <w:pPr>
        <w:rPr>
          <w:lang w:val="en-CN"/>
          <w:rPrChange w:id="383" w:author="铜 高" w:date="2026-09-24T14:54:00Z" w16du:dateUtc="2026-09-24T06:54:00Z">
            <w:rPr/>
          </w:rPrChange>
        </w:rPr>
      </w:pPr>
      <w:r w:rsidRPr="005F23CE">
        <w:rPr>
          <w:lang w:val="en-CN"/>
          <w:rPrChange w:id="384" w:author="铜 高" w:date="2026-09-24T14:54:00Z" w16du:dateUtc="2026-09-24T06:54:00Z">
            <w:rPr/>
          </w:rPrChange>
        </w:rPr>
        <w:br w:type="page"/>
      </w:r>
    </w:p>
    <w:p w14:paraId="48AEED13" w14:textId="77777777" w:rsidR="00957881" w:rsidRDefault="00000000">
      <w:pPr>
        <w:pStyle w:val="Heading1"/>
        <w:spacing w:before="156" w:after="156"/>
      </w:pPr>
      <w:bookmarkStart w:id="385" w:name="_Toc241154094"/>
      <w:bookmarkStart w:id="386" w:name="第七章-总结与展望"/>
      <w:bookmarkEnd w:id="330"/>
      <w:bookmarkEnd w:id="382"/>
      <w:r>
        <w:rPr>
          <w:rFonts w:hint="eastAsia"/>
        </w:rPr>
        <w:lastRenderedPageBreak/>
        <w:t>第七章</w:t>
      </w:r>
      <w:r>
        <w:t xml:space="preserve">　</w:t>
      </w:r>
      <w:r>
        <w:rPr>
          <w:rFonts w:hint="eastAsia"/>
        </w:rPr>
        <w:t>总结与展望</w:t>
      </w:r>
      <w:bookmarkEnd w:id="385"/>
    </w:p>
    <w:p w14:paraId="79C9CCF0" w14:textId="77777777" w:rsidR="00957881" w:rsidRDefault="00000000">
      <w:pPr>
        <w:pStyle w:val="Heading2"/>
        <w:spacing w:before="156" w:after="156"/>
      </w:pPr>
      <w:bookmarkStart w:id="387" w:name="_Toc241154095"/>
      <w:bookmarkStart w:id="388" w:name="工作总结"/>
      <w:r>
        <w:t>7.1</w:t>
      </w:r>
      <w:r>
        <w:t xml:space="preserve">　</w:t>
      </w:r>
      <w:r>
        <w:rPr>
          <w:rFonts w:hint="eastAsia"/>
        </w:rPr>
        <w:t>工作总结</w:t>
      </w:r>
      <w:bookmarkEnd w:id="387"/>
    </w:p>
    <w:p w14:paraId="4DC807A0" w14:textId="77777777" w:rsidR="00957881" w:rsidRDefault="00000000">
      <w:pPr>
        <w:pStyle w:val="FirstParagraph"/>
      </w:pPr>
      <w:r>
        <w:rPr>
          <w:rFonts w:hint="eastAsia"/>
        </w:rPr>
        <w:t>本文以”基于</w:t>
      </w:r>
      <w:r>
        <w:t xml:space="preserve"> etcd </w:t>
      </w:r>
      <w:r>
        <w:rPr>
          <w:rFonts w:hint="eastAsia"/>
        </w:rPr>
        <w:t>的分布式</w:t>
      </w:r>
      <w:r>
        <w:t xml:space="preserve"> Kubernetes </w:t>
      </w:r>
      <w:r>
        <w:rPr>
          <w:rFonts w:hint="eastAsia"/>
        </w:rPr>
        <w:t>调度器研究与实现”为题，围绕多实例并发调度场景下的一致性保证与大规模性能优化两个核心问题展开研究。以字节跳动开源的</w:t>
      </w:r>
      <w:r>
        <w:t xml:space="preserve"> Gödel Scheduler </w:t>
      </w:r>
      <w:r>
        <w:rPr>
          <w:rFonts w:hint="eastAsia"/>
        </w:rPr>
        <w:t>为基础平台，完成了架构梳理、机制设计与性能优化三方面工作：</w:t>
      </w:r>
    </w:p>
    <w:p w14:paraId="0DD9694F" w14:textId="77777777" w:rsidR="00957881" w:rsidRDefault="00000000">
      <w:pPr>
        <w:pStyle w:val="BodyText"/>
      </w:pPr>
      <w:r>
        <w:rPr>
          <w:rFonts w:hint="eastAsia"/>
        </w:rPr>
        <w:t>（</w:t>
      </w:r>
      <w:r>
        <w:rPr>
          <w:rFonts w:hint="eastAsia"/>
        </w:rPr>
        <w:t>1</w:t>
      </w:r>
      <w:r>
        <w:rPr>
          <w:rFonts w:hint="eastAsia"/>
        </w:rPr>
        <w:t>）分布式调度器架构的系统性梳理。第</w:t>
      </w:r>
      <w:r>
        <w:t xml:space="preserve"> 3 </w:t>
      </w:r>
      <w:r>
        <w:rPr>
          <w:rFonts w:hint="eastAsia"/>
        </w:rPr>
        <w:t>章明确了</w:t>
      </w:r>
      <w:r>
        <w:t xml:space="preserve"> Dispatcher / Scheduler / Binder </w:t>
      </w:r>
      <w:r>
        <w:rPr>
          <w:rFonts w:hint="eastAsia"/>
        </w:rPr>
        <w:t>三层架构下</w:t>
      </w:r>
      <w:r>
        <w:t xml:space="preserve"> Pod </w:t>
      </w:r>
      <w:r>
        <w:rPr>
          <w:rFonts w:hint="eastAsia"/>
        </w:rPr>
        <w:t>的完整流转过程，并指出整个分布式调度器不依赖任何自研的分布式协调机制，而是完全建立在</w:t>
      </w:r>
      <w:r>
        <w:t xml:space="preserve"> kube-apiserver </w:t>
      </w:r>
      <w:r>
        <w:rPr>
          <w:rFonts w:hint="eastAsia"/>
        </w:rPr>
        <w:t>暴露的三种</w:t>
      </w:r>
      <w:r>
        <w:t xml:space="preserve"> etcd </w:t>
      </w:r>
      <w:r>
        <w:rPr>
          <w:rFonts w:hint="eastAsia"/>
        </w:rPr>
        <w:t>原子性语义之上：</w:t>
      </w:r>
      <w:r>
        <w:rPr>
          <w:rFonts w:hint="eastAsia"/>
        </w:rPr>
        <w:t>Pod</w:t>
      </w:r>
      <w:r>
        <w:t xml:space="preserve"> / Node </w:t>
      </w:r>
      <w:r>
        <w:rPr>
          <w:rFonts w:hint="eastAsia"/>
        </w:rPr>
        <w:t>注解的</w:t>
      </w:r>
      <w:r>
        <w:t xml:space="preserve"> resourceVersion </w:t>
      </w:r>
      <w:r>
        <w:rPr>
          <w:rFonts w:hint="eastAsia"/>
        </w:rPr>
        <w:t>乐观并发、</w:t>
      </w:r>
      <w:r>
        <w:rPr>
          <w:rFonts w:hint="eastAsia"/>
        </w:rPr>
        <w:t>Watch</w:t>
      </w:r>
      <w:r>
        <w:t xml:space="preserve"> </w:t>
      </w:r>
      <w:r>
        <w:rPr>
          <w:rFonts w:hint="eastAsia"/>
        </w:rPr>
        <w:t>一致性视图、</w:t>
      </w:r>
      <w:r>
        <w:rPr>
          <w:rFonts w:hint="eastAsia"/>
        </w:rPr>
        <w:t>Bind</w:t>
      </w:r>
      <w:r>
        <w:t xml:space="preserve"> </w:t>
      </w:r>
      <w:r>
        <w:rPr>
          <w:rFonts w:hint="eastAsia"/>
        </w:rPr>
        <w:t>子资源的原子写入。</w:t>
      </w:r>
    </w:p>
    <w:p w14:paraId="68A9A98E" w14:textId="77777777" w:rsidR="00957881" w:rsidRDefault="00000000">
      <w:pPr>
        <w:pStyle w:val="BodyText"/>
      </w:pPr>
      <w:r>
        <w:rPr>
          <w:rFonts w:hint="eastAsia"/>
        </w:rPr>
        <w:t>（</w:t>
      </w:r>
      <w:r>
        <w:rPr>
          <w:rFonts w:hint="eastAsia"/>
        </w:rPr>
        <w:t>2</w:t>
      </w:r>
      <w:r>
        <w:rPr>
          <w:rFonts w:hint="eastAsia"/>
        </w:rPr>
        <w:t>）基于</w:t>
      </w:r>
      <w:r>
        <w:t xml:space="preserve"> etcd </w:t>
      </w:r>
      <w:r>
        <w:rPr>
          <w:rFonts w:hint="eastAsia"/>
        </w:rPr>
        <w:t>语义的多层一致性容错机制。第</w:t>
      </w:r>
      <w:r>
        <w:t xml:space="preserve"> 4 </w:t>
      </w:r>
      <w:r>
        <w:rPr>
          <w:rFonts w:hint="eastAsia"/>
        </w:rPr>
        <w:t>章针对分区归属漂移、</w:t>
      </w:r>
      <w:r>
        <w:rPr>
          <w:rFonts w:hint="eastAsia"/>
        </w:rPr>
        <w:t>Bind</w:t>
      </w:r>
      <w:r>
        <w:t xml:space="preserve"> API </w:t>
      </w:r>
      <w:r>
        <w:rPr>
          <w:rFonts w:hint="eastAsia"/>
        </w:rPr>
        <w:t>暂态失败、</w:t>
      </w:r>
      <w:r>
        <w:rPr>
          <w:rFonts w:hint="eastAsia"/>
        </w:rPr>
        <w:t>Bind</w:t>
      </w:r>
      <w:r>
        <w:t xml:space="preserve"> </w:t>
      </w:r>
      <w:r>
        <w:rPr>
          <w:rFonts w:hint="eastAsia"/>
        </w:rPr>
        <w:t>失败后的</w:t>
      </w:r>
      <w:r>
        <w:t xml:space="preserve"> Assumed </w:t>
      </w:r>
      <w:r>
        <w:rPr>
          <w:rFonts w:hint="eastAsia"/>
        </w:rPr>
        <w:t>状态残留、本地重试耗尽四类典型威胁，设计并实现了包含节点归属前置校验（</w:t>
      </w:r>
      <w:r>
        <w:rPr>
          <w:rFonts w:hint="eastAsia"/>
        </w:rPr>
        <w:t>Layer</w:t>
      </w:r>
      <w:r>
        <w:t xml:space="preserve"> </w:t>
      </w:r>
      <w:r>
        <w:rPr>
          <w:rFonts w:hint="eastAsia"/>
        </w:rPr>
        <w:t>0</w:t>
      </w:r>
      <w:r>
        <w:rPr>
          <w:rFonts w:hint="eastAsia"/>
        </w:rPr>
        <w:t>）、同步重试（</w:t>
      </w:r>
      <w:r>
        <w:rPr>
          <w:rFonts w:hint="eastAsia"/>
        </w:rPr>
        <w:t>Layer</w:t>
      </w:r>
      <w:r>
        <w:t xml:space="preserve"> </w:t>
      </w:r>
      <w:r>
        <w:rPr>
          <w:rFonts w:hint="eastAsia"/>
        </w:rPr>
        <w:t>1</w:t>
      </w:r>
      <w:r>
        <w:rPr>
          <w:rFonts w:hint="eastAsia"/>
        </w:rPr>
        <w:t>）、异步</w:t>
      </w:r>
      <w:r>
        <w:t xml:space="preserve"> </w:t>
      </w:r>
      <w:r>
        <w:rPr>
          <w:rFonts w:hint="eastAsia"/>
        </w:rPr>
        <w:t>Reconciler</w:t>
      </w:r>
      <w:r>
        <w:rPr>
          <w:rFonts w:hint="eastAsia"/>
        </w:rPr>
        <w:t>（</w:t>
      </w:r>
      <w:r>
        <w:rPr>
          <w:rFonts w:hint="eastAsia"/>
        </w:rPr>
        <w:t>Layer</w:t>
      </w:r>
      <w:r>
        <w:t xml:space="preserve"> </w:t>
      </w:r>
      <w:r>
        <w:rPr>
          <w:rFonts w:hint="eastAsia"/>
        </w:rPr>
        <w:t>2</w:t>
      </w:r>
      <w:r>
        <w:rPr>
          <w:rFonts w:hint="eastAsia"/>
        </w:rPr>
        <w:t>）、跨</w:t>
      </w:r>
      <w:r>
        <w:t xml:space="preserve"> Scheduler </w:t>
      </w:r>
      <w:r>
        <w:rPr>
          <w:rFonts w:hint="eastAsia"/>
        </w:rPr>
        <w:t>实例回退（</w:t>
      </w:r>
      <w:r>
        <w:rPr>
          <w:rFonts w:hint="eastAsia"/>
        </w:rPr>
        <w:t>Layer</w:t>
      </w:r>
      <w:r>
        <w:t xml:space="preserve"> </w:t>
      </w:r>
      <w:r>
        <w:rPr>
          <w:rFonts w:hint="eastAsia"/>
        </w:rPr>
        <w:t>3</w:t>
      </w:r>
      <w:r>
        <w:rPr>
          <w:rFonts w:hint="eastAsia"/>
        </w:rPr>
        <w:t>）的四层容错框架，并给出了核心不变量”任一</w:t>
      </w:r>
      <w:r>
        <w:t xml:space="preserve"> Pod </w:t>
      </w:r>
      <w:r>
        <w:rPr>
          <w:rFonts w:hint="eastAsia"/>
        </w:rPr>
        <w:t>至多绑定到一个节点”的完整证明。</w:t>
      </w:r>
    </w:p>
    <w:p w14:paraId="4FDA8CB8" w14:textId="77777777" w:rsidR="00957881" w:rsidRDefault="00000000">
      <w:pPr>
        <w:pStyle w:val="BodyText"/>
      </w:pPr>
      <w:r>
        <w:rPr>
          <w:rFonts w:hint="eastAsia"/>
        </w:rPr>
        <w:t>（</w:t>
      </w:r>
      <w:r>
        <w:rPr>
          <w:rFonts w:hint="eastAsia"/>
        </w:rPr>
        <w:t>3</w:t>
      </w:r>
      <w:r>
        <w:rPr>
          <w:rFonts w:hint="eastAsia"/>
        </w:rPr>
        <w:t>）面向大规模场景的</w:t>
      </w:r>
      <w:r>
        <w:t xml:space="preserve"> ENO </w:t>
      </w:r>
      <w:r>
        <w:rPr>
          <w:rFonts w:hint="eastAsia"/>
        </w:rPr>
        <w:t>架构优化。第</w:t>
      </w:r>
      <w:r>
        <w:t xml:space="preserve"> 5 </w:t>
      </w:r>
      <w:r>
        <w:rPr>
          <w:rFonts w:hint="eastAsia"/>
        </w:rPr>
        <w:t>章提出将原独立部署的</w:t>
      </w:r>
      <w:r>
        <w:t xml:space="preserve"> Binder </w:t>
      </w:r>
      <w:r>
        <w:rPr>
          <w:rFonts w:hint="eastAsia"/>
        </w:rPr>
        <w:t>合并进</w:t>
      </w:r>
      <w:r>
        <w:t xml:space="preserve"> Scheduler </w:t>
      </w:r>
      <w:r>
        <w:rPr>
          <w:rFonts w:hint="eastAsia"/>
        </w:rPr>
        <w:t>进程的架构改造，通过</w:t>
      </w:r>
      <w:r>
        <w:t xml:space="preserve"> CacheAdapter </w:t>
      </w:r>
      <w:r>
        <w:rPr>
          <w:rFonts w:hint="eastAsia"/>
        </w:rPr>
        <w:t>桥接层实现</w:t>
      </w:r>
      <w:r>
        <w:t xml:space="preserve"> SchedulerCache </w:t>
      </w:r>
      <w:r>
        <w:rPr>
          <w:rFonts w:hint="eastAsia"/>
        </w:rPr>
        <w:t>零拷贝共享，消除了跨进程</w:t>
      </w:r>
      <w:r>
        <w:t xml:space="preserve"> API </w:t>
      </w:r>
      <w:r>
        <w:rPr>
          <w:rFonts w:hint="eastAsia"/>
        </w:rPr>
        <w:t>调用与序列化开销，同时保持了第</w:t>
      </w:r>
      <w:r>
        <w:t xml:space="preserve"> 4 </w:t>
      </w:r>
      <w:r>
        <w:rPr>
          <w:rFonts w:hint="eastAsia"/>
        </w:rPr>
        <w:t>章一致性容错机制的完整性。</w:t>
      </w:r>
    </w:p>
    <w:p w14:paraId="0E554A69" w14:textId="77777777" w:rsidR="00957881" w:rsidRDefault="00000000">
      <w:pPr>
        <w:pStyle w:val="BodyText"/>
      </w:pPr>
      <w:r>
        <w:rPr>
          <w:rFonts w:hint="eastAsia"/>
        </w:rPr>
        <w:t>第</w:t>
      </w:r>
      <w:r>
        <w:t xml:space="preserve"> 6 </w:t>
      </w:r>
      <w:r>
        <w:rPr>
          <w:rFonts w:hint="eastAsia"/>
        </w:rPr>
        <w:t>章基于</w:t>
      </w:r>
      <w:r>
        <w:t xml:space="preserve"> KWOK </w:t>
      </w:r>
      <w:r>
        <w:rPr>
          <w:rFonts w:hint="eastAsia"/>
        </w:rPr>
        <w:t>仿真在</w:t>
      </w:r>
      <w:r>
        <w:t xml:space="preserve"> 16 </w:t>
      </w:r>
      <w:r>
        <w:rPr>
          <w:rFonts w:hint="eastAsia"/>
        </w:rPr>
        <w:t>个对比场景（</w:t>
      </w:r>
      <w:r>
        <w:rPr>
          <w:rFonts w:hint="eastAsia"/>
        </w:rPr>
        <w:t>s1~s4</w:t>
      </w:r>
      <w:r>
        <w:t xml:space="preserve"> × w1~w7</w:t>
      </w:r>
      <w:r>
        <w:t>、</w:t>
      </w:r>
      <w:r>
        <w:t>inst1/inst3</w:t>
      </w:r>
      <w:r>
        <w:t>、</w:t>
      </w:r>
      <w:r>
        <w:t xml:space="preserve">n=3 </w:t>
      </w:r>
      <w:r>
        <w:rPr>
          <w:rFonts w:hint="eastAsia"/>
        </w:rPr>
        <w:t>中位数）下将</w:t>
      </w:r>
      <w:r>
        <w:t xml:space="preserve"> ENO </w:t>
      </w:r>
      <w:r>
        <w:rPr>
          <w:rFonts w:hint="eastAsia"/>
        </w:rPr>
        <w:t>与</w:t>
      </w:r>
      <w:r>
        <w:t xml:space="preserve"> Gödel</w:t>
      </w:r>
      <w:r>
        <w:t>、</w:t>
      </w:r>
      <w:r>
        <w:t>kube-scheduler</w:t>
      </w:r>
      <w:r>
        <w:t>、</w:t>
      </w:r>
      <w:r>
        <w:t>Volcano</w:t>
      </w:r>
      <w:r>
        <w:t>、</w:t>
      </w:r>
      <w:r>
        <w:t xml:space="preserve">Koordinator </w:t>
      </w:r>
      <w:r>
        <w:rPr>
          <w:rFonts w:hint="eastAsia"/>
        </w:rPr>
        <w:t>逐项比对。最直接的一组读数是</w:t>
      </w:r>
      <w:r>
        <w:t xml:space="preserve"> s3/w3 </w:t>
      </w:r>
      <w:r>
        <w:rPr>
          <w:rFonts w:hint="eastAsia"/>
        </w:rPr>
        <w:t>主评估场景：</w:t>
      </w:r>
      <w:r>
        <w:rPr>
          <w:rFonts w:hint="eastAsia"/>
        </w:rPr>
        <w:t>inst1</w:t>
      </w:r>
      <w:r>
        <w:t xml:space="preserve"> </w:t>
      </w:r>
      <w:r>
        <w:rPr>
          <w:rFonts w:hint="eastAsia"/>
        </w:rPr>
        <w:t>下</w:t>
      </w:r>
      <w:r>
        <w:t xml:space="preserve"> ENO </w:t>
      </w:r>
      <w:r>
        <w:rPr>
          <w:rFonts w:hint="eastAsia"/>
        </w:rPr>
        <w:t>的</w:t>
      </w:r>
      <w:r>
        <w:t xml:space="preserve"> P99 </w:t>
      </w:r>
      <w:r>
        <w:rPr>
          <w:rFonts w:hint="eastAsia"/>
        </w:rPr>
        <w:t>调度延迟由</w:t>
      </w:r>
      <w:r>
        <w:t xml:space="preserve"> Gödel </w:t>
      </w:r>
      <w:r>
        <w:rPr>
          <w:rFonts w:hint="eastAsia"/>
        </w:rPr>
        <w:t>的</w:t>
      </w:r>
      <w:r>
        <w:t xml:space="preserve"> 32.57 s </w:t>
      </w:r>
      <w:r>
        <w:rPr>
          <w:rFonts w:hint="eastAsia"/>
        </w:rPr>
        <w:t>降到</w:t>
      </w:r>
      <w:r>
        <w:t xml:space="preserve"> 16.22 </w:t>
      </w:r>
      <w:r>
        <w:rPr>
          <w:rFonts w:hint="eastAsia"/>
        </w:rPr>
        <w:t>s</w:t>
      </w:r>
      <w:r>
        <w:rPr>
          <w:rFonts w:hint="eastAsia"/>
        </w:rPr>
        <w:t>，</w:t>
      </w:r>
      <w:r>
        <w:rPr>
          <w:rFonts w:hint="eastAsia"/>
        </w:rPr>
        <w:t>inst3</w:t>
      </w:r>
      <w:r>
        <w:t xml:space="preserve"> </w:t>
      </w:r>
      <w:r>
        <w:rPr>
          <w:rFonts w:hint="eastAsia"/>
        </w:rPr>
        <w:t>下二者都进入亚秒级（</w:t>
      </w:r>
      <w:r>
        <w:rPr>
          <w:rFonts w:hint="eastAsia"/>
        </w:rPr>
        <w:t>0.13</w:t>
      </w:r>
      <w:r>
        <w:t xml:space="preserve"> s vs 0.15 </w:t>
      </w:r>
      <w:r>
        <w:rPr>
          <w:rFonts w:hint="eastAsia"/>
        </w:rPr>
        <w:t>s</w:t>
      </w:r>
      <w:r>
        <w:rPr>
          <w:rFonts w:hint="eastAsia"/>
        </w:rPr>
        <w:t>），有效吞吐提升</w:t>
      </w:r>
      <w:r>
        <w:t xml:space="preserve"> </w:t>
      </w:r>
      <w:r>
        <w:rPr>
          <w:rFonts w:hint="eastAsia"/>
        </w:rPr>
        <w:t>5.1%~21.7%</w:t>
      </w:r>
      <w:r>
        <w:rPr>
          <w:rFonts w:hint="eastAsia"/>
        </w:rPr>
        <w:t>。其余场景与</w:t>
      </w:r>
      <w:r>
        <w:t xml:space="preserve"> Gang / </w:t>
      </w:r>
      <w:r>
        <w:rPr>
          <w:rFonts w:hint="eastAsia"/>
        </w:rPr>
        <w:t>突发</w:t>
      </w:r>
      <w:r>
        <w:t xml:space="preserve"> / </w:t>
      </w:r>
      <w:r>
        <w:rPr>
          <w:rFonts w:hint="eastAsia"/>
        </w:rPr>
        <w:t>异构负载下的表现见</w:t>
      </w:r>
      <w:r>
        <w:t xml:space="preserve"> 6.4~6.5 </w:t>
      </w:r>
      <w:r>
        <w:rPr>
          <w:rFonts w:hint="eastAsia"/>
        </w:rPr>
        <w:t>的完整数据。</w:t>
      </w:r>
    </w:p>
    <w:p w14:paraId="79145045" w14:textId="77777777" w:rsidR="00957881" w:rsidRDefault="00000000">
      <w:pPr>
        <w:pStyle w:val="Heading2"/>
        <w:spacing w:before="156" w:after="156"/>
      </w:pPr>
      <w:bookmarkStart w:id="389" w:name="_Toc241154096"/>
      <w:bookmarkStart w:id="390" w:name="主要贡献"/>
      <w:bookmarkEnd w:id="388"/>
      <w:r>
        <w:t>7.2</w:t>
      </w:r>
      <w:r>
        <w:t xml:space="preserve">　</w:t>
      </w:r>
      <w:r>
        <w:rPr>
          <w:rFonts w:hint="eastAsia"/>
        </w:rPr>
        <w:t>主要贡献</w:t>
      </w:r>
      <w:bookmarkEnd w:id="389"/>
    </w:p>
    <w:p w14:paraId="1B5854C4" w14:textId="77777777" w:rsidR="00957881" w:rsidRDefault="00000000">
      <w:pPr>
        <w:pStyle w:val="FirstParagraph"/>
      </w:pPr>
      <w:r>
        <w:rPr>
          <w:rFonts w:hint="eastAsia"/>
        </w:rPr>
        <w:t>本文有两项核心创新（与摘要及</w:t>
      </w:r>
      <w:r>
        <w:t xml:space="preserve"> 1.3 </w:t>
      </w:r>
      <w:r>
        <w:rPr>
          <w:rFonts w:hint="eastAsia"/>
        </w:rPr>
        <w:t>节一致）：</w:t>
      </w:r>
    </w:p>
    <w:p w14:paraId="26B893AF" w14:textId="77777777" w:rsidR="00957881" w:rsidRDefault="00000000">
      <w:pPr>
        <w:pStyle w:val="Compact"/>
        <w:numPr>
          <w:ilvl w:val="0"/>
          <w:numId w:val="24"/>
        </w:numPr>
        <w:ind w:left="780"/>
      </w:pPr>
      <w:r>
        <w:rPr>
          <w:rFonts w:hint="eastAsia"/>
        </w:rPr>
        <w:lastRenderedPageBreak/>
        <w:t>创新点</w:t>
      </w:r>
      <w:r>
        <w:t xml:space="preserve"> </w:t>
      </w:r>
      <w:r>
        <w:rPr>
          <w:rFonts w:hint="eastAsia"/>
        </w:rPr>
        <w:t>1</w:t>
      </w:r>
      <w:r>
        <w:rPr>
          <w:rFonts w:hint="eastAsia"/>
        </w:rPr>
        <w:t>：单</w:t>
      </w:r>
      <w:r>
        <w:t xml:space="preserve"> </w:t>
      </w:r>
      <w:r>
        <w:rPr>
          <w:rFonts w:hint="eastAsia"/>
        </w:rPr>
        <w:t>Dispatcher</w:t>
      </w:r>
      <w:r>
        <w:rPr>
          <w:rFonts w:hint="eastAsia"/>
        </w:rPr>
        <w:t>、多独立</w:t>
      </w:r>
      <w:r>
        <w:t xml:space="preserve"> Scheduler </w:t>
      </w:r>
      <w:r>
        <w:rPr>
          <w:rFonts w:hint="eastAsia"/>
        </w:rPr>
        <w:t>的分布式调度架构</w:t>
      </w:r>
      <w:r>
        <w:t xml:space="preserve"> </w:t>
      </w:r>
      <w:r>
        <w:rPr>
          <w:rFonts w:hint="eastAsia"/>
        </w:rPr>
        <w:t>ENO</w:t>
      </w:r>
      <w:r>
        <w:rPr>
          <w:rFonts w:hint="eastAsia"/>
        </w:rPr>
        <w:t>（第</w:t>
      </w:r>
      <w:r>
        <w:t xml:space="preserve"> 5 </w:t>
      </w:r>
      <w:r>
        <w:rPr>
          <w:rFonts w:hint="eastAsia"/>
        </w:rPr>
        <w:t>章）——将</w:t>
      </w:r>
      <w:r>
        <w:t xml:space="preserve"> Binder </w:t>
      </w:r>
      <w:r>
        <w:rPr>
          <w:rFonts w:hint="eastAsia"/>
        </w:rPr>
        <w:t>合并进</w:t>
      </w:r>
      <w:r>
        <w:t xml:space="preserve"> Scheduler </w:t>
      </w:r>
      <w:r>
        <w:rPr>
          <w:rFonts w:hint="eastAsia"/>
        </w:rPr>
        <w:t>进程，用</w:t>
      </w:r>
      <w:r>
        <w:t xml:space="preserve"> CacheAdapter </w:t>
      </w:r>
      <w:r>
        <w:rPr>
          <w:rFonts w:hint="eastAsia"/>
        </w:rPr>
        <w:t>做零拷贝共享消除跨进程开销，保持向后兼容与一致性保证；</w:t>
      </w:r>
    </w:p>
    <w:p w14:paraId="1206680F" w14:textId="77777777" w:rsidR="00957881" w:rsidRDefault="00000000">
      <w:pPr>
        <w:pStyle w:val="Compact"/>
        <w:numPr>
          <w:ilvl w:val="0"/>
          <w:numId w:val="24"/>
        </w:numPr>
        <w:ind w:left="780"/>
      </w:pPr>
      <w:r>
        <w:rPr>
          <w:rFonts w:hint="eastAsia"/>
        </w:rPr>
        <w:t>创新点</w:t>
      </w:r>
      <w:r>
        <w:t xml:space="preserve"> </w:t>
      </w:r>
      <w:r>
        <w:rPr>
          <w:rFonts w:hint="eastAsia"/>
        </w:rPr>
        <w:t>2</w:t>
      </w:r>
      <w:r>
        <w:rPr>
          <w:rFonts w:hint="eastAsia"/>
        </w:rPr>
        <w:t>：基于</w:t>
      </w:r>
      <w:r>
        <w:t xml:space="preserve"> etcd </w:t>
      </w:r>
      <w:r>
        <w:rPr>
          <w:rFonts w:hint="eastAsia"/>
        </w:rPr>
        <w:t>语义的四层绑定容错机制（第</w:t>
      </w:r>
      <w:r>
        <w:t xml:space="preserve"> 4 </w:t>
      </w:r>
      <w:r>
        <w:rPr>
          <w:rFonts w:hint="eastAsia"/>
        </w:rPr>
        <w:t>章）——面向分区调度器场景下节点归属动态漂移的问题，给出了核心不变量的完整证明。</w:t>
      </w:r>
    </w:p>
    <w:p w14:paraId="1AD2C5DE" w14:textId="77777777" w:rsidR="00957881" w:rsidRDefault="00000000">
      <w:pPr>
        <w:pStyle w:val="FirstParagraph"/>
      </w:pPr>
      <w:r>
        <w:rPr>
          <w:rFonts w:hint="eastAsia"/>
        </w:rPr>
        <w:t>评估平台本身也作为副产出对外公开：第</w:t>
      </w:r>
      <w:r>
        <w:t xml:space="preserve"> 6 </w:t>
      </w:r>
      <w:r>
        <w:rPr>
          <w:rFonts w:hint="eastAsia"/>
        </w:rPr>
        <w:t>章覆盖</w:t>
      </w:r>
      <w:r>
        <w:t xml:space="preserve"> s1~s4 </w:t>
      </w:r>
      <w:r>
        <w:rPr>
          <w:rFonts w:hint="eastAsia"/>
        </w:rPr>
        <w:t>规模、</w:t>
      </w:r>
      <w:r>
        <w:rPr>
          <w:rFonts w:hint="eastAsia"/>
        </w:rPr>
        <w:t>w1~w7</w:t>
      </w:r>
      <w:r>
        <w:t xml:space="preserve"> </w:t>
      </w:r>
      <w:r>
        <w:rPr>
          <w:rFonts w:hint="eastAsia"/>
        </w:rPr>
        <w:t>负载、</w:t>
      </w:r>
      <w:r>
        <w:rPr>
          <w:rFonts w:hint="eastAsia"/>
        </w:rPr>
        <w:t>inst1/inst3</w:t>
      </w:r>
      <w:r>
        <w:t xml:space="preserve"> </w:t>
      </w:r>
      <w:r>
        <w:rPr>
          <w:rFonts w:hint="eastAsia"/>
        </w:rPr>
        <w:t>两档实例配置的</w:t>
      </w:r>
      <w:r>
        <w:t xml:space="preserve"> 16 </w:t>
      </w:r>
      <w:r>
        <w:rPr>
          <w:rFonts w:hint="eastAsia"/>
        </w:rPr>
        <w:t>个基准场景的原始数据与脚本均随本文一起开源，供后续研究复用。</w:t>
      </w:r>
    </w:p>
    <w:p w14:paraId="22FD94E4" w14:textId="77777777" w:rsidR="00957881" w:rsidRDefault="00000000">
      <w:pPr>
        <w:pStyle w:val="Heading2"/>
        <w:spacing w:before="156" w:after="156"/>
      </w:pPr>
      <w:bookmarkStart w:id="391" w:name="_Toc241154097"/>
      <w:bookmarkStart w:id="392" w:name="局限性"/>
      <w:bookmarkEnd w:id="390"/>
      <w:r>
        <w:t>7.3</w:t>
      </w:r>
      <w:r>
        <w:t xml:space="preserve">　</w:t>
      </w:r>
      <w:r>
        <w:rPr>
          <w:rFonts w:hint="eastAsia"/>
        </w:rPr>
        <w:t>局限性</w:t>
      </w:r>
      <w:bookmarkEnd w:id="391"/>
    </w:p>
    <w:p w14:paraId="7545ADFD" w14:textId="77777777" w:rsidR="00957881" w:rsidRDefault="00000000">
      <w:pPr>
        <w:pStyle w:val="FirstParagraph"/>
      </w:pPr>
      <w:r>
        <w:rPr>
          <w:rFonts w:hint="eastAsia"/>
        </w:rPr>
        <w:t>本文有几处未覆盖的边界。第一处在</w:t>
      </w:r>
      <w:r>
        <w:t xml:space="preserve"> Gang </w:t>
      </w:r>
      <w:r>
        <w:rPr>
          <w:rFonts w:hint="eastAsia"/>
        </w:rPr>
        <w:t>场景（</w:t>
      </w:r>
      <w:r>
        <w:rPr>
          <w:rFonts w:hint="eastAsia"/>
        </w:rPr>
        <w:t>w6</w:t>
      </w:r>
      <w:r>
        <w:rPr>
          <w:rFonts w:hint="eastAsia"/>
        </w:rPr>
        <w:t>）：</w:t>
      </w:r>
      <w:r>
        <w:rPr>
          <w:rFonts w:hint="eastAsia"/>
        </w:rPr>
        <w:t>ENO</w:t>
      </w:r>
      <w:r>
        <w:t xml:space="preserve"> </w:t>
      </w:r>
      <w:r>
        <w:rPr>
          <w:rFonts w:hint="eastAsia"/>
        </w:rPr>
        <w:t>的单</w:t>
      </w:r>
      <w:r>
        <w:t xml:space="preserve"> Pod </w:t>
      </w:r>
      <w:r>
        <w:rPr>
          <w:rFonts w:hint="eastAsia"/>
        </w:rPr>
        <w:t>尾延迟高于</w:t>
      </w:r>
      <w:r>
        <w:t xml:space="preserve"> </w:t>
      </w:r>
      <w:r>
        <w:rPr>
          <w:rFonts w:hint="eastAsia"/>
        </w:rPr>
        <w:t>Gödel</w:t>
      </w:r>
      <w:r>
        <w:rPr>
          <w:rFonts w:hint="eastAsia"/>
        </w:rPr>
        <w:t>，本文归因于”同组预留等待与后续</w:t>
      </w:r>
      <w:r>
        <w:t xml:space="preserve"> Pod </w:t>
      </w:r>
      <w:r>
        <w:rPr>
          <w:rFonts w:hint="eastAsia"/>
        </w:rPr>
        <w:t>的调度决策共用同一进程与队列”，但尚未通过独立的计时实验把”同组预留等待”与”调度决策</w:t>
      </w:r>
      <w:r>
        <w:t xml:space="preserve"> + </w:t>
      </w:r>
      <w:r>
        <w:rPr>
          <w:rFonts w:hint="eastAsia"/>
        </w:rPr>
        <w:t>绑定耗时”两段耗时分离开量化验证（</w:t>
      </w:r>
      <w:r>
        <w:rPr>
          <w:rFonts w:hint="eastAsia"/>
        </w:rPr>
        <w:t>6.7</w:t>
      </w:r>
      <w:r>
        <w:t xml:space="preserve"> </w:t>
      </w:r>
      <w:r>
        <w:rPr>
          <w:rFonts w:hint="eastAsia"/>
        </w:rPr>
        <w:t>节第（</w:t>
      </w:r>
      <w:r>
        <w:rPr>
          <w:rFonts w:hint="eastAsia"/>
        </w:rPr>
        <w:t>2</w:t>
      </w:r>
      <w:r>
        <w:rPr>
          <w:rFonts w:hint="eastAsia"/>
        </w:rPr>
        <w:t>）条给出了这一解释未被证实的详细讨论）。</w:t>
      </w:r>
    </w:p>
    <w:p w14:paraId="0D30C7D6" w14:textId="77777777" w:rsidR="00957881" w:rsidRDefault="00000000">
      <w:pPr>
        <w:pStyle w:val="BodyText"/>
      </w:pPr>
      <w:r>
        <w:rPr>
          <w:rFonts w:hint="eastAsia"/>
        </w:rPr>
        <w:t>其次是生产环境。全部实验都在</w:t>
      </w:r>
      <w:r>
        <w:t xml:space="preserve"> KWOK </w:t>
      </w:r>
      <w:r>
        <w:rPr>
          <w:rFonts w:hint="eastAsia"/>
        </w:rPr>
        <w:t>仿真下完成，去掉了</w:t>
      </w:r>
      <w:r>
        <w:t xml:space="preserve"> </w:t>
      </w:r>
      <w:r>
        <w:rPr>
          <w:rFonts w:hint="eastAsia"/>
        </w:rPr>
        <w:t>kubelet</w:t>
      </w:r>
      <w:r>
        <w:rPr>
          <w:rFonts w:hint="eastAsia"/>
        </w:rPr>
        <w:t>、容器运行时、真实网络与磁盘</w:t>
      </w:r>
      <w:r>
        <w:t xml:space="preserve"> IO </w:t>
      </w:r>
      <w:r>
        <w:rPr>
          <w:rFonts w:hint="eastAsia"/>
        </w:rPr>
        <w:t>的干扰，得到的绝对数值不能直接外推到生产集群，只能作为”跨调度器相对对比”的基准。</w:t>
      </w:r>
    </w:p>
    <w:p w14:paraId="236F1910" w14:textId="77777777" w:rsidR="00957881" w:rsidRDefault="00000000">
      <w:pPr>
        <w:pStyle w:val="BodyText"/>
      </w:pPr>
      <w:r>
        <w:rPr>
          <w:rFonts w:hint="eastAsia"/>
        </w:rPr>
        <w:t>最后是资源开销的量化。</w:t>
      </w:r>
      <w:r>
        <w:rPr>
          <w:rFonts w:hint="eastAsia"/>
        </w:rPr>
        <w:t>ENO</w:t>
      </w:r>
      <w:r>
        <w:t xml:space="preserve"> </w:t>
      </w:r>
      <w:r>
        <w:rPr>
          <w:rFonts w:hint="eastAsia"/>
        </w:rPr>
        <w:t>与</w:t>
      </w:r>
      <w:r>
        <w:t xml:space="preserve"> Gödel </w:t>
      </w:r>
      <w:r>
        <w:rPr>
          <w:rFonts w:hint="eastAsia"/>
        </w:rPr>
        <w:t>的公平对比策略是”每个</w:t>
      </w:r>
      <w:r>
        <w:t xml:space="preserve"> Deployment </w:t>
      </w:r>
      <w:r>
        <w:rPr>
          <w:rFonts w:hint="eastAsia"/>
        </w:rPr>
        <w:t>的资源规格相同”，即</w:t>
      </w:r>
      <w:r>
        <w:t xml:space="preserve"> Scheduler Pod </w:t>
      </w:r>
      <w:r>
        <w:rPr>
          <w:rFonts w:hint="eastAsia"/>
        </w:rPr>
        <w:t>与</w:t>
      </w:r>
      <w:r>
        <w:t xml:space="preserve"> Binder Pod </w:t>
      </w:r>
      <w:r>
        <w:rPr>
          <w:rFonts w:hint="eastAsia"/>
        </w:rPr>
        <w:t>都按</w:t>
      </w:r>
      <w:r>
        <w:t xml:space="preserve"> 2 CPU / 4 GB </w:t>
      </w:r>
      <w:r>
        <w:rPr>
          <w:rFonts w:hint="eastAsia"/>
        </w:rPr>
        <w:t>分配；这一策略在单</w:t>
      </w:r>
      <w:r>
        <w:t xml:space="preserve"> Pod </w:t>
      </w:r>
      <w:r>
        <w:rPr>
          <w:rFonts w:hint="eastAsia"/>
        </w:rPr>
        <w:t>层面保证公平，但没有量化</w:t>
      </w:r>
      <w:r>
        <w:t xml:space="preserve"> ENO </w:t>
      </w:r>
      <w:r>
        <w:rPr>
          <w:rFonts w:hint="eastAsia"/>
        </w:rPr>
        <w:t>因整体移除</w:t>
      </w:r>
      <w:r>
        <w:t xml:space="preserve"> Binder Deployment </w:t>
      </w:r>
      <w:r>
        <w:rPr>
          <w:rFonts w:hint="eastAsia"/>
        </w:rPr>
        <w:t>在集群总资源开销上带来的收益。</w:t>
      </w:r>
    </w:p>
    <w:p w14:paraId="782136C1" w14:textId="77777777" w:rsidR="00957881" w:rsidRDefault="00000000">
      <w:pPr>
        <w:pStyle w:val="Heading2"/>
        <w:spacing w:before="156" w:after="156"/>
      </w:pPr>
      <w:bookmarkStart w:id="393" w:name="_Toc241154098"/>
      <w:bookmarkStart w:id="394" w:name="未来工作"/>
      <w:bookmarkEnd w:id="392"/>
      <w:r>
        <w:t>7.4</w:t>
      </w:r>
      <w:r>
        <w:t xml:space="preserve">　</w:t>
      </w:r>
      <w:r>
        <w:rPr>
          <w:rFonts w:hint="eastAsia"/>
        </w:rPr>
        <w:t>未来工作</w:t>
      </w:r>
      <w:bookmarkEnd w:id="393"/>
    </w:p>
    <w:p w14:paraId="2D3E6FF1" w14:textId="77777777" w:rsidR="00957881" w:rsidRDefault="00000000">
      <w:pPr>
        <w:pStyle w:val="FirstParagraph"/>
      </w:pPr>
      <w:r>
        <w:rPr>
          <w:rFonts w:hint="eastAsia"/>
        </w:rPr>
        <w:t>三个自然的延伸方向。第一是</w:t>
      </w:r>
      <w:r>
        <w:rPr>
          <w:rFonts w:hint="eastAsia"/>
          <w:b/>
          <w:bCs/>
        </w:rPr>
        <w:t>真实生产环境的灰度</w:t>
      </w:r>
      <w:r>
        <w:t xml:space="preserve">——KWOK </w:t>
      </w:r>
      <w:r>
        <w:rPr>
          <w:rFonts w:hint="eastAsia"/>
        </w:rPr>
        <w:t>只能证明相对差距，真节点的排队、镜像拉取、网络</w:t>
      </w:r>
      <w:r>
        <w:t xml:space="preserve"> IO </w:t>
      </w:r>
      <w:r>
        <w:rPr>
          <w:rFonts w:hint="eastAsia"/>
        </w:rPr>
        <w:t>一定会改变绝对数值和延迟长尾形态，需要在生产集群做一轮观测才知道</w:t>
      </w:r>
      <w:r>
        <w:t xml:space="preserve"> ENO </w:t>
      </w:r>
      <w:r>
        <w:rPr>
          <w:rFonts w:hint="eastAsia"/>
        </w:rPr>
        <w:t>的收益是否维持。</w:t>
      </w:r>
    </w:p>
    <w:p w14:paraId="4F5944B2" w14:textId="77777777" w:rsidR="00957881" w:rsidRDefault="00000000">
      <w:pPr>
        <w:pStyle w:val="BodyText"/>
      </w:pPr>
      <w:r>
        <w:rPr>
          <w:rFonts w:hint="eastAsia"/>
        </w:rPr>
        <w:t>第二是</w:t>
      </w:r>
      <w:r>
        <w:rPr>
          <w:rFonts w:hint="eastAsia"/>
          <w:b/>
          <w:bCs/>
        </w:rPr>
        <w:t>多</w:t>
      </w:r>
      <w:r>
        <w:rPr>
          <w:b/>
          <w:bCs/>
        </w:rPr>
        <w:t xml:space="preserve"> Dispatcher </w:t>
      </w:r>
      <w:r>
        <w:rPr>
          <w:rFonts w:hint="eastAsia"/>
          <w:b/>
          <w:bCs/>
        </w:rPr>
        <w:t>分区协同</w:t>
      </w:r>
      <w:r>
        <w:rPr>
          <w:rFonts w:hint="eastAsia"/>
        </w:rPr>
        <w:t>。当前</w:t>
      </w:r>
      <w:r>
        <w:t xml:space="preserve"> Dispatcher </w:t>
      </w:r>
      <w:r>
        <w:rPr>
          <w:rFonts w:hint="eastAsia"/>
        </w:rPr>
        <w:t>是单实例</w:t>
      </w:r>
      <w:r>
        <w:t xml:space="preserve"> Leader </w:t>
      </w:r>
      <w:r>
        <w:rPr>
          <w:rFonts w:hint="eastAsia"/>
        </w:rPr>
        <w:t>Election</w:t>
      </w:r>
      <w:r>
        <w:rPr>
          <w:rFonts w:hint="eastAsia"/>
        </w:rPr>
        <w:t>，对跨地域场景不够友好；把节点分区表本身也做分区化，允许多个</w:t>
      </w:r>
      <w:r>
        <w:t xml:space="preserve"> Dispatcher </w:t>
      </w:r>
      <w:r>
        <w:rPr>
          <w:rFonts w:hint="eastAsia"/>
        </w:rPr>
        <w:t>并行维护自己的分区视图，是自然的下一步。</w:t>
      </w:r>
    </w:p>
    <w:p w14:paraId="2EAD39D5" w14:textId="77777777" w:rsidR="00957881" w:rsidRDefault="00000000">
      <w:pPr>
        <w:pStyle w:val="BodyText"/>
      </w:pPr>
      <w:r>
        <w:rPr>
          <w:rFonts w:hint="eastAsia"/>
        </w:rPr>
        <w:lastRenderedPageBreak/>
        <w:t>第三是</w:t>
      </w:r>
      <w:r>
        <w:rPr>
          <w:rFonts w:hint="eastAsia"/>
          <w:b/>
          <w:bCs/>
        </w:rPr>
        <w:t>在</w:t>
      </w:r>
      <w:r>
        <w:rPr>
          <w:b/>
          <w:bCs/>
        </w:rPr>
        <w:t xml:space="preserve"> ENO </w:t>
      </w:r>
      <w:r>
        <w:rPr>
          <w:rFonts w:hint="eastAsia"/>
          <w:b/>
          <w:bCs/>
        </w:rPr>
        <w:t>上叠加具体调度策略</w:t>
      </w:r>
      <w:r>
        <w:rPr>
          <w:rFonts w:hint="eastAsia"/>
        </w:rPr>
        <w:t>。本文只做了架构与一致性层面的工作，没有涉及资源感知、拓扑亲和、拥塞控制等策略创新。</w:t>
      </w:r>
      <w:r>
        <w:rPr>
          <w:rFonts w:hint="eastAsia"/>
        </w:rPr>
        <w:t>ENO</w:t>
      </w:r>
      <w:r>
        <w:t xml:space="preserve"> </w:t>
      </w:r>
      <w:r>
        <w:rPr>
          <w:rFonts w:hint="eastAsia"/>
        </w:rPr>
        <w:t>的进程内</w:t>
      </w:r>
      <w:r>
        <w:t xml:space="preserve"> Binder + </w:t>
      </w:r>
      <w:r>
        <w:rPr>
          <w:rFonts w:hint="eastAsia"/>
        </w:rPr>
        <w:t>三层容错为这些策略的实验提供了一个基础平台。</w:t>
      </w:r>
    </w:p>
    <w:p w14:paraId="469059B3" w14:textId="77777777" w:rsidR="00957881" w:rsidRDefault="00000000">
      <w:r>
        <w:br w:type="page"/>
      </w:r>
    </w:p>
    <w:p w14:paraId="2ACE0025" w14:textId="77777777" w:rsidR="00957881" w:rsidRDefault="00000000">
      <w:pPr>
        <w:pStyle w:val="Heading1"/>
        <w:spacing w:before="156" w:after="156"/>
      </w:pPr>
      <w:bookmarkStart w:id="395" w:name="_Toc241154099"/>
      <w:bookmarkStart w:id="396" w:name="参考文献"/>
      <w:bookmarkEnd w:id="386"/>
      <w:bookmarkEnd w:id="394"/>
      <w:r>
        <w:rPr>
          <w:rFonts w:hint="eastAsia"/>
        </w:rPr>
        <w:lastRenderedPageBreak/>
        <w:t>参考文献</w:t>
      </w:r>
      <w:bookmarkEnd w:id="395"/>
    </w:p>
    <w:p w14:paraId="3BE8564C" w14:textId="77777777" w:rsidR="00957881" w:rsidRDefault="00000000">
      <w:pPr>
        <w:pStyle w:val="BlockText"/>
      </w:pPr>
      <w:r>
        <w:rPr>
          <w:rFonts w:hint="eastAsia"/>
        </w:rPr>
        <w:t>格式：</w:t>
      </w:r>
      <w:r>
        <w:rPr>
          <w:rFonts w:hint="eastAsia"/>
        </w:rPr>
        <w:t>GB/T</w:t>
      </w:r>
      <w:r>
        <w:t xml:space="preserve"> 7714-2015 </w:t>
      </w:r>
      <w:r>
        <w:rPr>
          <w:rFonts w:hint="eastAsia"/>
        </w:rPr>
        <w:t>顺序编码制，编号与正文中的上标引用一一对应。</w:t>
      </w:r>
    </w:p>
    <w:p w14:paraId="5B4366B1" w14:textId="77777777" w:rsidR="00957881" w:rsidRDefault="00000000">
      <w:pPr>
        <w:pStyle w:val="Bibliography1"/>
      </w:pPr>
      <w:bookmarkStart w:id="397" w:name="ref1"/>
      <w:r>
        <w:t>[1] SCHWARZKOPF M, KONWINSKI A, ABD-EL-MALEK M, et al. Omega: Flexible, Scalable Schedulers for Large Compute Clusters[C]//Proceedings of the 8th ACM European Conference on Computer Systems (EuroSys 2013). 2013: 351-364.</w:t>
      </w:r>
    </w:p>
    <w:p w14:paraId="43C78046" w14:textId="77777777" w:rsidR="00957881" w:rsidRDefault="00000000">
      <w:pPr>
        <w:pStyle w:val="Bibliography1"/>
      </w:pPr>
      <w:bookmarkStart w:id="398" w:name="ref2"/>
      <w:bookmarkEnd w:id="397"/>
      <w:r>
        <w:t>[2] KUBERNETES. Scheduling Framework[EB/OL]. https://kubernetes.io/docs/concepts/scheduling-eviction/scheduling-framework/ [2026-08-25].</w:t>
      </w:r>
    </w:p>
    <w:p w14:paraId="5790CD74" w14:textId="77777777" w:rsidR="00957881" w:rsidRDefault="00000000">
      <w:pPr>
        <w:pStyle w:val="Bibliography1"/>
      </w:pPr>
      <w:bookmarkStart w:id="399" w:name="ref3"/>
      <w:bookmarkEnd w:id="398"/>
      <w:r>
        <w:t>[3] KUBEWHARF. godel-scheduler: a unified scheduler for online and offline tasks[EB/OL]. https://github.com/kubewharf/godel-scheduler [2026-08-25].</w:t>
      </w:r>
    </w:p>
    <w:p w14:paraId="6926B4AE" w14:textId="77777777" w:rsidR="00957881" w:rsidRDefault="00000000">
      <w:pPr>
        <w:pStyle w:val="Bibliography1"/>
      </w:pPr>
      <w:bookmarkStart w:id="400" w:name="ref4"/>
      <w:bookmarkEnd w:id="399"/>
      <w:r>
        <w:t>[4] Gödel: Unified Large-Scale Resource Management and Scheduling at ByteDance[C]//Proceedings of the ACM Symposium on Cloud Computing (SoCC 2024). 2024.</w:t>
      </w:r>
    </w:p>
    <w:p w14:paraId="0CEE5360" w14:textId="77777777" w:rsidR="00957881" w:rsidRDefault="00000000">
      <w:pPr>
        <w:pStyle w:val="Bibliography1"/>
      </w:pPr>
      <w:bookmarkStart w:id="401" w:name="ref5"/>
      <w:bookmarkEnd w:id="400"/>
      <w:r>
        <w:t>[5] VOLCANO-SH C/. Volcano: A Kubernetes Native Batch System[EB/OL]. https://github.com/volcano-sh/volcano [2026-08-25].</w:t>
      </w:r>
    </w:p>
    <w:p w14:paraId="2E014D63" w14:textId="77777777" w:rsidR="00957881" w:rsidRDefault="00000000">
      <w:pPr>
        <w:pStyle w:val="Bibliography1"/>
      </w:pPr>
      <w:bookmarkStart w:id="402" w:name="ref6"/>
      <w:bookmarkEnd w:id="401"/>
      <w:r>
        <w:t>[6] KOORDINATOR-SH. Koordinator: Improve Container Performance and Reduce Costs[EB/OL]. https://github.com/koordinator-sh/koordinator [2026-08-25].</w:t>
      </w:r>
    </w:p>
    <w:p w14:paraId="03029BB2" w14:textId="77777777" w:rsidR="00957881" w:rsidRDefault="00000000">
      <w:pPr>
        <w:pStyle w:val="Bibliography1"/>
      </w:pPr>
      <w:bookmarkStart w:id="403" w:name="ref7"/>
      <w:bookmarkEnd w:id="402"/>
      <w:r>
        <w:t>[7] KUBERNETES. Kubernetes Scheduler[EB/OL]. https://kubernetes.io/docs/concepts/scheduling-eviction/kube-scheduler/ [2026-08-25].</w:t>
      </w:r>
    </w:p>
    <w:p w14:paraId="161BAF25" w14:textId="77777777" w:rsidR="00957881" w:rsidRDefault="00000000">
      <w:pPr>
        <w:pStyle w:val="Bibliography1"/>
      </w:pPr>
      <w:bookmarkStart w:id="404" w:name="ref8"/>
      <w:bookmarkEnd w:id="403"/>
      <w:r>
        <w:t>[8] BURNS B, BEDA J, HIGHTOWER K. Kubernetes: Up and Running[M]. Sebastopol: O’Reilly Media, 2019.</w:t>
      </w:r>
    </w:p>
    <w:p w14:paraId="3F1AC9C1" w14:textId="77777777" w:rsidR="00957881" w:rsidRDefault="00000000">
      <w:pPr>
        <w:pStyle w:val="Bibliography1"/>
      </w:pPr>
      <w:bookmarkStart w:id="405" w:name="ref9"/>
      <w:bookmarkEnd w:id="404"/>
      <w:r>
        <w:t xml:space="preserve">[9] </w:t>
      </w:r>
      <w:r>
        <w:rPr>
          <w:rFonts w:hint="eastAsia"/>
        </w:rPr>
        <w:t>张磊</w:t>
      </w:r>
      <w:r>
        <w:rPr>
          <w:rFonts w:hint="eastAsia"/>
        </w:rPr>
        <w:t>.</w:t>
      </w:r>
      <w:r>
        <w:t xml:space="preserve"> </w:t>
      </w:r>
      <w:r>
        <w:rPr>
          <w:rFonts w:hint="eastAsia"/>
        </w:rPr>
        <w:t>深入剖析</w:t>
      </w:r>
      <w:r>
        <w:t xml:space="preserve"> Kubernetes[M]. </w:t>
      </w:r>
      <w:r>
        <w:rPr>
          <w:rFonts w:hint="eastAsia"/>
        </w:rPr>
        <w:t>北京</w:t>
      </w:r>
      <w:r>
        <w:rPr>
          <w:rFonts w:hint="eastAsia"/>
        </w:rPr>
        <w:t>:</w:t>
      </w:r>
      <w:r>
        <w:t xml:space="preserve"> </w:t>
      </w:r>
      <w:r>
        <w:rPr>
          <w:rFonts w:hint="eastAsia"/>
        </w:rPr>
        <w:t>人民邮电出版社</w:t>
      </w:r>
      <w:r>
        <w:rPr>
          <w:rFonts w:hint="eastAsia"/>
        </w:rPr>
        <w:t>,</w:t>
      </w:r>
      <w:r>
        <w:t xml:space="preserve"> 2021.</w:t>
      </w:r>
    </w:p>
    <w:p w14:paraId="01BABB26" w14:textId="77777777" w:rsidR="00957881" w:rsidRDefault="00000000">
      <w:pPr>
        <w:pStyle w:val="Bibliography1"/>
      </w:pPr>
      <w:bookmarkStart w:id="406" w:name="ref10"/>
      <w:bookmarkEnd w:id="405"/>
      <w:r>
        <w:t>[10] KUBERNETES. Taints and Tolerations[EB/OL]. https://kubernetes.io/docs/concepts/scheduling-eviction/taint-and-toleration/ [2026-08-25].</w:t>
      </w:r>
    </w:p>
    <w:p w14:paraId="73AA3F99" w14:textId="77777777" w:rsidR="00957881" w:rsidRDefault="00000000">
      <w:pPr>
        <w:pStyle w:val="Bibliography1"/>
      </w:pPr>
      <w:bookmarkStart w:id="407" w:name="ref11"/>
      <w:bookmarkEnd w:id="406"/>
      <w:r>
        <w:t>[11] KUBERNETES. Assigning Pods to Nodes[EB/OL]. https://kubernetes.io/docs/concepts/scheduling-eviction/assign-pod-node/ [2026-08-25].</w:t>
      </w:r>
    </w:p>
    <w:p w14:paraId="6556C386" w14:textId="77777777" w:rsidR="00957881" w:rsidRDefault="00000000">
      <w:pPr>
        <w:pStyle w:val="Bibliography1"/>
      </w:pPr>
      <w:bookmarkStart w:id="408" w:name="ref12"/>
      <w:bookmarkEnd w:id="407"/>
      <w:r>
        <w:t>[12] KUBERNETES. Pod Priority and Preemption[EB/OL]. https://kubernetes.io/docs/concepts/scheduling-eviction/pod-priority-preemption/ [2026-08-25].</w:t>
      </w:r>
    </w:p>
    <w:p w14:paraId="4C97CE82" w14:textId="77777777" w:rsidR="00957881" w:rsidRDefault="00000000">
      <w:pPr>
        <w:pStyle w:val="Bibliography1"/>
      </w:pPr>
      <w:bookmarkStart w:id="409" w:name="ref13"/>
      <w:bookmarkEnd w:id="408"/>
      <w:r>
        <w:lastRenderedPageBreak/>
        <w:t>[13] KUBERNETES. KEP-2926: Scheduling Framework[EB/OL]. https://github.com/kubernetes/enhancements/tree/master/keps/sig-scheduling/2926-scheduling-framework [2026-08-25].</w:t>
      </w:r>
    </w:p>
    <w:p w14:paraId="76DA4177" w14:textId="77777777" w:rsidR="00957881" w:rsidRDefault="00000000">
      <w:pPr>
        <w:pStyle w:val="Bibliography1"/>
      </w:pPr>
      <w:bookmarkStart w:id="410" w:name="ref14"/>
      <w:bookmarkEnd w:id="409"/>
      <w:r>
        <w:t>[14] VOLCANO-SH. Volcano Documentation[EB/OL]. https://volcano.sh/ [2026-08-25].</w:t>
      </w:r>
    </w:p>
    <w:p w14:paraId="2E0E762E" w14:textId="77777777" w:rsidR="00957881" w:rsidRDefault="00000000">
      <w:pPr>
        <w:pStyle w:val="Bibliography1"/>
      </w:pPr>
      <w:bookmarkStart w:id="411" w:name="ref15"/>
      <w:bookmarkEnd w:id="410"/>
      <w:r>
        <w:t>[15] GHODSI A, ZAHARIA M, HINDMAN B, et al. Dominant Resource Fairness: Fair Allocation of Multiple Resource Types[C]//Proceedings of the 8th USENIX Symposium on Networked Systems Design and Implementation (NSDI 2011). 2011: 323-336.</w:t>
      </w:r>
    </w:p>
    <w:p w14:paraId="7BD8979A" w14:textId="77777777" w:rsidR="00957881" w:rsidRDefault="00000000">
      <w:pPr>
        <w:pStyle w:val="Bibliography1"/>
      </w:pPr>
      <w:bookmarkStart w:id="412" w:name="ref16"/>
      <w:bookmarkEnd w:id="411"/>
      <w:r>
        <w:t>[16] KOORDINATOR-SH. Koordinator Documentation[EB/OL]. https://koordinator.sh/ [2026-08-25].</w:t>
      </w:r>
    </w:p>
    <w:p w14:paraId="3F3CE76E" w14:textId="77777777" w:rsidR="00957881" w:rsidRDefault="00000000">
      <w:pPr>
        <w:pStyle w:val="Bibliography1"/>
      </w:pPr>
      <w:bookmarkStart w:id="413" w:name="ref17"/>
      <w:bookmarkEnd w:id="412"/>
      <w:r>
        <w:t>[17] VERMA A, PEDROSA L, KORUPOLU M, et al. Large-Scale Cluster Management at Google with Borg[C]//Proceedings of the Tenth European Conference on Computer Systems (EuroSys 2015). 2015: 1-17.</w:t>
      </w:r>
    </w:p>
    <w:p w14:paraId="1E8743CD" w14:textId="77777777" w:rsidR="00957881" w:rsidRDefault="00000000">
      <w:pPr>
        <w:pStyle w:val="Bibliography1"/>
      </w:pPr>
      <w:bookmarkStart w:id="414" w:name="ref18"/>
      <w:bookmarkEnd w:id="413"/>
      <w:r>
        <w:t>[18] HINDMAN B, KONWINSKI A, ZAHARIA M, et al. Mesos: A Platform for Fine-Grained Resource Sharing in the Data Center[C]//Proceedings of the 8th USENIX Symposium on Networked Systems Design and Implementation (NSDI 2011). 2011: 295-308.</w:t>
      </w:r>
    </w:p>
    <w:p w14:paraId="4640C4F9" w14:textId="77777777" w:rsidR="00957881" w:rsidRDefault="00000000">
      <w:pPr>
        <w:pStyle w:val="Bibliography1"/>
      </w:pPr>
      <w:bookmarkStart w:id="415" w:name="ref19"/>
      <w:bookmarkEnd w:id="414"/>
      <w:r>
        <w:t>[19] KARGER D, LEHMAN E, LEIGHTON T, et al. Consistent Hashing and Random Trees: Distributed Caching Protocols for Relieving Hot Spots on the World Wide Web[C]//Proceedings of the 29th Annual ACM Symposium on Theory of Computing (STOC 1997). 1997: 654-663.</w:t>
      </w:r>
    </w:p>
    <w:p w14:paraId="3DD15275" w14:textId="77777777" w:rsidR="00957881" w:rsidRDefault="00000000">
      <w:pPr>
        <w:pStyle w:val="Bibliography1"/>
      </w:pPr>
      <w:bookmarkStart w:id="416" w:name="ref20"/>
      <w:bookmarkEnd w:id="415"/>
      <w:r>
        <w:t>[20] OUSTERHOUT K, WENDELL P, ZAHARIA M, et al. Sparrow: Distributed, Low Latency Scheduling[C]//Proceedings of the 24th ACM Symposium on Operating Systems Principles (SOSP 2013). 2013: 69-84.</w:t>
      </w:r>
    </w:p>
    <w:p w14:paraId="22552FB8" w14:textId="77777777" w:rsidR="00957881" w:rsidRDefault="00000000">
      <w:pPr>
        <w:pStyle w:val="Bibliography1"/>
      </w:pPr>
      <w:bookmarkStart w:id="417" w:name="ref21"/>
      <w:bookmarkEnd w:id="416"/>
      <w:r>
        <w:t>[21] VAVILAPALLI VK, MURTHY AC, DOUGLAS C, et al. Apache Hadoop YARN: Yet Another Resource Negotiator[C]//Proceedings of the 4th Annual Symposium on Cloud Computing (SoCC 2013). 2013: 1-16.</w:t>
      </w:r>
    </w:p>
    <w:p w14:paraId="391457D2" w14:textId="77777777" w:rsidR="00957881" w:rsidRDefault="00000000">
      <w:pPr>
        <w:pStyle w:val="Bibliography1"/>
      </w:pPr>
      <w:bookmarkStart w:id="418" w:name="ref22"/>
      <w:bookmarkEnd w:id="417"/>
      <w:r>
        <w:t>[22] LU C, YE K, XU G, et al. BeeHive: Sub-Second Elasticity for Web Services with Semi-FaaS Execution[C]//Proceedings of the 13th ACM SIGOPS Asia-Pacific Workshop on Systems (APSys 2022). 2022.</w:t>
      </w:r>
    </w:p>
    <w:p w14:paraId="5C79F30C" w14:textId="77777777" w:rsidR="00957881" w:rsidRDefault="00000000">
      <w:pPr>
        <w:pStyle w:val="Bibliography1"/>
      </w:pPr>
      <w:bookmarkStart w:id="419" w:name="ref23"/>
      <w:bookmarkEnd w:id="418"/>
      <w:r>
        <w:t>[23] FOUNDATION AS. Apache YuniKorn: Universal Resource Scheduler[EB/OL]. https://yunikorn.apache.org/ [2026-08-25].</w:t>
      </w:r>
    </w:p>
    <w:p w14:paraId="4D6DF271" w14:textId="77777777" w:rsidR="00957881" w:rsidRDefault="00000000">
      <w:pPr>
        <w:pStyle w:val="Bibliography1"/>
      </w:pPr>
      <w:bookmarkStart w:id="420" w:name="ref24"/>
      <w:bookmarkEnd w:id="419"/>
      <w:r>
        <w:lastRenderedPageBreak/>
        <w:t>[24] BURNS B, GRANT B, OPPENHEIMER D, et al. Borg, Omega, and Kubernetes[J]. ACM Queue, 2016, 14(1): 70-93.</w:t>
      </w:r>
    </w:p>
    <w:p w14:paraId="0DFAC626" w14:textId="77777777" w:rsidR="00957881" w:rsidRDefault="00000000">
      <w:pPr>
        <w:pStyle w:val="Bibliography1"/>
      </w:pPr>
      <w:bookmarkStart w:id="421" w:name="ref25"/>
      <w:bookmarkEnd w:id="420"/>
      <w:r>
        <w:t>[25] TIRMAZI M, BARKER A, DENG N, et al. Borg: The Next Generation[C]//Proceedings of the Fourteenth EuroSys Conference (EuroSys 2019). 2019: 1-14.</w:t>
      </w:r>
    </w:p>
    <w:p w14:paraId="68906543" w14:textId="77777777" w:rsidR="00957881" w:rsidRDefault="00000000">
      <w:pPr>
        <w:pStyle w:val="Bibliography1"/>
      </w:pPr>
      <w:bookmarkStart w:id="422" w:name="ref26"/>
      <w:bookmarkEnd w:id="421"/>
      <w:r>
        <w:t>[26] GRANDL R, ANANTHANARAYANAN G, KANDULA S, et al. Multi-Resource Packing for Cluster Schedulers[C]//Proceedings of the ACM SIGCOMM Conference (SIGCOMM 2014). 2014: 455-466.</w:t>
      </w:r>
    </w:p>
    <w:p w14:paraId="0689A3CB" w14:textId="77777777" w:rsidR="00957881" w:rsidRDefault="00000000">
      <w:pPr>
        <w:pStyle w:val="Bibliography1"/>
      </w:pPr>
      <w:bookmarkStart w:id="423" w:name="ref27"/>
      <w:bookmarkEnd w:id="422"/>
      <w:r>
        <w:t>[27] ONGARO D, OUSTERHOUT J. In Search of an Understandable Consensus Algorithm[C]//Proceedings of the 2014 USENIX Annual Technical Conference (ATC 2014). 2014: 305-319.</w:t>
      </w:r>
    </w:p>
    <w:p w14:paraId="695D5E29" w14:textId="77777777" w:rsidR="00957881" w:rsidRDefault="00000000">
      <w:pPr>
        <w:pStyle w:val="Bibliography1"/>
      </w:pPr>
      <w:bookmarkStart w:id="424" w:name="ref28"/>
      <w:bookmarkEnd w:id="423"/>
      <w:r>
        <w:t>[28] AUTHORS E. etcd Documentation[EB/OL]. https://etcd.io/docs/ [2026-08-25].</w:t>
      </w:r>
    </w:p>
    <w:p w14:paraId="3DF24CAC" w14:textId="77777777" w:rsidR="00957881" w:rsidRDefault="00000000">
      <w:pPr>
        <w:pStyle w:val="Bibliography1"/>
      </w:pPr>
      <w:bookmarkStart w:id="425" w:name="ref29"/>
      <w:bookmarkEnd w:id="424"/>
      <w:r>
        <w:t>[29] BIRMAN KP. The Promise, and Limitations, of Gossip Protocols[J]. ACM SIGOPS Operating Systems Review, 2007, 41(5): 8-13.</w:t>
      </w:r>
    </w:p>
    <w:p w14:paraId="13742D0B" w14:textId="77777777" w:rsidR="00957881" w:rsidRDefault="00000000">
      <w:pPr>
        <w:pStyle w:val="Bibliography1"/>
      </w:pPr>
      <w:bookmarkStart w:id="426" w:name="ref30"/>
      <w:bookmarkEnd w:id="425"/>
      <w:r>
        <w:t>[30] LAMPORT L. The Part-Time Parliament[J]. ACM Transactions on Computer Systems, 1998, 16(2): 133-169.</w:t>
      </w:r>
    </w:p>
    <w:p w14:paraId="6AF0A834" w14:textId="77777777" w:rsidR="00957881" w:rsidRDefault="00000000">
      <w:pPr>
        <w:pStyle w:val="Bibliography1"/>
      </w:pPr>
      <w:bookmarkStart w:id="427" w:name="ref31"/>
      <w:bookmarkEnd w:id="426"/>
      <w:r>
        <w:t>[31] ETCD-IO. etcd: A Distributed, Reliable Key-Value Store[EB/OL]. https://github.com/etcd-io/etcd [2026-08-25].</w:t>
      </w:r>
    </w:p>
    <w:p w14:paraId="2D71CF59" w14:textId="77777777" w:rsidR="00957881" w:rsidRDefault="00000000">
      <w:pPr>
        <w:pStyle w:val="Bibliography1"/>
      </w:pPr>
      <w:bookmarkStart w:id="428" w:name="ref32"/>
      <w:bookmarkEnd w:id="427"/>
      <w:r>
        <w:t>[32] ZAHARIA M, KONWINSKI A, JOSEPH AD, et al. Improving MapReduce Performance in Heterogeneous Environments[C]//Proceedings of the 8th USENIX Symposium on Operating Systems Design and Implementation (OSDI 2008). 2008: 29-42.</w:t>
      </w:r>
    </w:p>
    <w:p w14:paraId="022C57F0" w14:textId="77777777" w:rsidR="00957881" w:rsidRDefault="00000000">
      <w:pPr>
        <w:pStyle w:val="Bibliography1"/>
      </w:pPr>
      <w:bookmarkStart w:id="429" w:name="ref33"/>
      <w:bookmarkEnd w:id="428"/>
      <w:r>
        <w:t>[33] DELGADO P, DINU F, KERMARREC AM, et al. Tarcil: Reconciling Scheduling Speed and Quality in Large Shared Clusters[C]//Proceedings of the 13th USENIX Symposium on Operating Systems Design and Implementation (OSDI 2018). 2018: 97-112.</w:t>
      </w:r>
    </w:p>
    <w:p w14:paraId="7A36340D" w14:textId="77777777" w:rsidR="00957881" w:rsidRDefault="00000000">
      <w:pPr>
        <w:pStyle w:val="Bibliography1"/>
      </w:pPr>
      <w:bookmarkStart w:id="430" w:name="ref34"/>
      <w:bookmarkEnd w:id="429"/>
      <w:r>
        <w:t>[34] DELGADO P, DINU F, KERMARREC AM, et al. HAWK: Hybrid Datacenter Scheduling[C]//Proceedings of the 2015 USENIX Annual Technical Conference (ATC 2015). 2015: 499-504.</w:t>
      </w:r>
    </w:p>
    <w:p w14:paraId="0C77DAD4" w14:textId="77777777" w:rsidR="00957881" w:rsidRDefault="00000000">
      <w:pPr>
        <w:pStyle w:val="Bibliography1"/>
      </w:pPr>
      <w:bookmarkStart w:id="431" w:name="ref35"/>
      <w:bookmarkEnd w:id="430"/>
      <w:r>
        <w:t>[35] FOUNDATION TL. Kubernetes API Concepts[EB/OL]. https://kubernetes.io/docs/reference/using-api/api-concepts/ [2026-08-25].</w:t>
      </w:r>
    </w:p>
    <w:p w14:paraId="6D12A40C" w14:textId="77777777" w:rsidR="00957881" w:rsidRDefault="00000000">
      <w:pPr>
        <w:pStyle w:val="Bibliography1"/>
      </w:pPr>
      <w:bookmarkStart w:id="432" w:name="ref36"/>
      <w:bookmarkEnd w:id="431"/>
      <w:r>
        <w:lastRenderedPageBreak/>
        <w:t>[36] KUBERNETES. client-go workqueue[EB/OL]. https://github.com/kubernetes/client-go/tree/master/util/workqueue [2026-08-25].</w:t>
      </w:r>
    </w:p>
    <w:p w14:paraId="7F2C4090" w14:textId="77777777" w:rsidR="00957881" w:rsidRDefault="00000000">
      <w:pPr>
        <w:pStyle w:val="Bibliography1"/>
      </w:pPr>
      <w:bookmarkStart w:id="433" w:name="ref37"/>
      <w:bookmarkEnd w:id="432"/>
      <w:r>
        <w:t>[37] SIG K. KWOK: Kubernetes WithOut Kubelet[EB/OL]. https://kwok.sigs.k8s.io/ [2026-08-25].</w:t>
      </w:r>
    </w:p>
    <w:p w14:paraId="5FB5DD34" w14:textId="77777777" w:rsidR="00957881" w:rsidRDefault="00000000">
      <w:pPr>
        <w:pStyle w:val="Bibliography1"/>
      </w:pPr>
      <w:bookmarkStart w:id="434" w:name="ref38"/>
      <w:bookmarkEnd w:id="433"/>
      <w:r>
        <w:t>[38] AUTHORS P. Prometheus Documentation[EB/OL]. https://prometheus.io/docs/ [2026-08-25].</w:t>
      </w:r>
    </w:p>
    <w:p w14:paraId="5EF40EB2" w14:textId="77777777" w:rsidR="00957881" w:rsidRDefault="00000000">
      <w:pPr>
        <w:pStyle w:val="Bibliography1"/>
      </w:pPr>
      <w:bookmarkStart w:id="435" w:name="ref39"/>
      <w:bookmarkEnd w:id="434"/>
      <w:r>
        <w:t>[39] LABS G. Grafana Documentation[EB/OL]. https://grafana.com/docs/ [2026-08-25].</w:t>
      </w:r>
    </w:p>
    <w:bookmarkEnd w:id="435"/>
    <w:p w14:paraId="53E4B7B3" w14:textId="77777777" w:rsidR="00957881" w:rsidRDefault="00000000">
      <w:r>
        <w:br w:type="page"/>
      </w:r>
    </w:p>
    <w:p w14:paraId="08684398" w14:textId="77777777" w:rsidR="00957881" w:rsidRDefault="00000000">
      <w:pPr>
        <w:pStyle w:val="Heading1"/>
        <w:spacing w:before="156" w:after="156"/>
      </w:pPr>
      <w:bookmarkStart w:id="436" w:name="_Toc241154100"/>
      <w:bookmarkStart w:id="437" w:name="附录"/>
      <w:bookmarkEnd w:id="396"/>
      <w:r>
        <w:rPr>
          <w:rFonts w:hint="eastAsia"/>
        </w:rPr>
        <w:lastRenderedPageBreak/>
        <w:t>附录</w:t>
      </w:r>
      <w:bookmarkEnd w:id="436"/>
    </w:p>
    <w:p w14:paraId="22F5D179" w14:textId="77777777" w:rsidR="00957881" w:rsidRDefault="00000000">
      <w:pPr>
        <w:pStyle w:val="Heading2"/>
        <w:spacing w:before="156" w:after="156"/>
      </w:pPr>
      <w:bookmarkStart w:id="438" w:name="_Toc241154101"/>
      <w:bookmarkStart w:id="439" w:name="附录-a-完整实验数据表"/>
      <w:r>
        <w:rPr>
          <w:rFonts w:hint="eastAsia"/>
        </w:rPr>
        <w:t>附录</w:t>
      </w:r>
      <w:r>
        <w:t xml:space="preserve"> A </w:t>
      </w:r>
      <w:r>
        <w:rPr>
          <w:rFonts w:hint="eastAsia"/>
        </w:rPr>
        <w:t>完整实验数据表</w:t>
      </w:r>
      <w:bookmarkEnd w:id="438"/>
    </w:p>
    <w:p w14:paraId="4B71CBB9" w14:textId="77777777" w:rsidR="00957881" w:rsidRDefault="00000000">
      <w:pPr>
        <w:pStyle w:val="FirstParagraph"/>
      </w:pPr>
      <w:r>
        <w:rPr>
          <w:rFonts w:hint="eastAsia"/>
        </w:rPr>
        <w:t>本附录汇总</w:t>
      </w:r>
      <w:r>
        <w:t xml:space="preserve"> test/e2e/benchmark/results/compare/ </w:t>
      </w:r>
      <w:r>
        <w:rPr>
          <w:rFonts w:hint="eastAsia"/>
        </w:rPr>
        <w:t>下</w:t>
      </w:r>
      <w:r>
        <w:t xml:space="preserve"> 16 </w:t>
      </w:r>
      <w:r>
        <w:rPr>
          <w:rFonts w:hint="eastAsia"/>
        </w:rPr>
        <w:t>个对比场景的关键指标。场景命名规则为</w:t>
      </w:r>
      <w:r>
        <w:t xml:space="preserve"> </w:t>
      </w:r>
      <w:r>
        <w:rPr>
          <w:rFonts w:hint="eastAsia"/>
        </w:rPr>
        <w:t>{</w:t>
      </w:r>
      <w:r>
        <w:rPr>
          <w:rFonts w:hint="eastAsia"/>
        </w:rPr>
        <w:t>规模</w:t>
      </w:r>
      <w:r>
        <w:rPr>
          <w:rFonts w:hint="eastAsia"/>
        </w:rPr>
        <w:t>}_{</w:t>
      </w:r>
      <w:r>
        <w:rPr>
          <w:rFonts w:hint="eastAsia"/>
        </w:rPr>
        <w:t>负载</w:t>
      </w:r>
      <w:r>
        <w:rPr>
          <w:rFonts w:hint="eastAsia"/>
        </w:rPr>
        <w:t>}[_inst3]</w:t>
      </w:r>
      <w:r>
        <w:rPr>
          <w:rFonts w:hint="eastAsia"/>
        </w:rPr>
        <w:t>：不带</w:t>
      </w:r>
      <w:r>
        <w:t xml:space="preserve"> _inst3 </w:t>
      </w:r>
      <w:r>
        <w:rPr>
          <w:rFonts w:hint="eastAsia"/>
        </w:rPr>
        <w:t>后缀的场景包含全部五组调度器（</w:t>
      </w:r>
      <w:r>
        <w:rPr>
          <w:rFonts w:hint="eastAsia"/>
        </w:rPr>
        <w:t>ENO</w:t>
      </w:r>
      <w:r>
        <w:t xml:space="preserve"> </w:t>
      </w:r>
      <w:r>
        <w:rPr>
          <w:rFonts w:hint="eastAsia"/>
        </w:rPr>
        <w:t>与</w:t>
      </w:r>
      <w:r>
        <w:t xml:space="preserve"> Gödel </w:t>
      </w:r>
      <w:r>
        <w:rPr>
          <w:rFonts w:hint="eastAsia"/>
        </w:rPr>
        <w:t>为</w:t>
      </w:r>
      <w:r>
        <w:t xml:space="preserve"> 1 </w:t>
      </w:r>
      <w:r>
        <w:rPr>
          <w:rFonts w:hint="eastAsia"/>
        </w:rPr>
        <w:t>实例，</w:t>
      </w:r>
      <w:r>
        <w:rPr>
          <w:rFonts w:hint="eastAsia"/>
        </w:rPr>
        <w:t>c/d/e</w:t>
      </w:r>
      <w:r>
        <w:t xml:space="preserve"> </w:t>
      </w:r>
      <w:r>
        <w:rPr>
          <w:rFonts w:hint="eastAsia"/>
        </w:rPr>
        <w:t>为单实例架构），带后缀的场景仅含</w:t>
      </w:r>
      <w:r>
        <w:t xml:space="preserve"> ENO </w:t>
      </w:r>
      <w:r>
        <w:rPr>
          <w:rFonts w:hint="eastAsia"/>
        </w:rPr>
        <w:t>与</w:t>
      </w:r>
      <w:r>
        <w:t xml:space="preserve"> Gödel </w:t>
      </w:r>
      <w:r>
        <w:rPr>
          <w:rFonts w:hint="eastAsia"/>
        </w:rPr>
        <w:t>两组（均为</w:t>
      </w:r>
      <w:r>
        <w:t xml:space="preserve"> 3 </w:t>
      </w:r>
      <w:r>
        <w:rPr>
          <w:rFonts w:hint="eastAsia"/>
        </w:rPr>
        <w:t>实例）。</w:t>
      </w:r>
    </w:p>
    <w:p w14:paraId="67A15DF5" w14:textId="77777777" w:rsidR="00957881" w:rsidRDefault="00000000">
      <w:pPr>
        <w:pStyle w:val="BodyText"/>
      </w:pPr>
      <w:r>
        <w:rPr>
          <w:rFonts w:hint="eastAsia"/>
        </w:rPr>
        <w:t>取值口径：有效吞吐</w:t>
      </w:r>
      <w:r>
        <w:t xml:space="preserve"> = </w:t>
      </w:r>
      <w:r>
        <w:rPr>
          <w:rFonts w:hint="eastAsia"/>
        </w:rPr>
        <w:t>名义工作量</w:t>
      </w:r>
      <w:r>
        <w:t xml:space="preserve"> / </w:t>
      </w:r>
      <w:r>
        <w:rPr>
          <w:rFonts w:hint="eastAsia"/>
        </w:rPr>
        <w:t>该次</w:t>
      </w:r>
      <w:r>
        <w:t xml:space="preserve"> run </w:t>
      </w:r>
      <w:r>
        <w:rPr>
          <w:rFonts w:hint="eastAsia"/>
        </w:rPr>
        <w:t>的完成时间（取</w:t>
      </w:r>
      <w:r>
        <w:t xml:space="preserve"> 3 </w:t>
      </w:r>
      <w:r>
        <w:rPr>
          <w:rFonts w:hint="eastAsia"/>
        </w:rPr>
        <w:t>次重复的中位数）；时序类指标先按时间点对</w:t>
      </w:r>
      <w:r>
        <w:t xml:space="preserve"> 3 </w:t>
      </w:r>
      <w:r>
        <w:rPr>
          <w:rFonts w:hint="eastAsia"/>
        </w:rPr>
        <w:t>条</w:t>
      </w:r>
      <w:r>
        <w:t xml:space="preserve"> run </w:t>
      </w:r>
      <w:r>
        <w:rPr>
          <w:rFonts w:hint="eastAsia"/>
        </w:rPr>
        <w:t>取中位数，再按</w:t>
      </w:r>
      <w:r>
        <w:t xml:space="preserve"> 6.3 </w:t>
      </w:r>
      <w:r>
        <w:rPr>
          <w:rFonts w:hint="eastAsia"/>
        </w:rPr>
        <w:t>节的规则取标量——延迟分位与峰值吞吐剔除首尾各</w:t>
      </w:r>
      <w:r>
        <w:t xml:space="preserve"> 2 </w:t>
      </w:r>
      <w:r>
        <w:rPr>
          <w:rFonts w:hint="eastAsia"/>
        </w:rPr>
        <w:t>个采样点后取中位数，队列堆积取处理过程中的最大值；标—表示该场景未采集到有效数据。</w:t>
      </w:r>
    </w:p>
    <w:p w14:paraId="349E7378" w14:textId="77777777" w:rsidR="00957881" w:rsidRDefault="00000000">
      <w:pPr>
        <w:pStyle w:val="TableCaption"/>
      </w:pPr>
      <w:r>
        <w:rPr>
          <w:rFonts w:hint="eastAsia"/>
        </w:rPr>
        <w:t>表</w:t>
      </w:r>
      <w:r>
        <w:t xml:space="preserve"> 17 </w:t>
      </w:r>
      <w:r>
        <w:rPr>
          <w:rFonts w:hint="eastAsia"/>
        </w:rPr>
        <w:t>各对比场景关键指标汇总</w:t>
      </w:r>
    </w:p>
    <w:tbl>
      <w:tblPr>
        <w:tblStyle w:val="Table"/>
        <w:tblW w:w="9072" w:type="dxa"/>
        <w:tblInd w:w="0" w:type="dxa"/>
        <w:tblLayout w:type="fixed"/>
        <w:tblLook w:val="0020" w:firstRow="1" w:lastRow="0" w:firstColumn="0" w:lastColumn="0" w:noHBand="0" w:noVBand="0"/>
        <w:tblCaption w:val="表 17 各对比场景关键指标汇总"/>
      </w:tblPr>
      <w:tblGrid>
        <w:gridCol w:w="1296"/>
        <w:gridCol w:w="1296"/>
        <w:gridCol w:w="1296"/>
        <w:gridCol w:w="1296"/>
        <w:gridCol w:w="1296"/>
        <w:gridCol w:w="1296"/>
        <w:gridCol w:w="1296"/>
      </w:tblGrid>
      <w:tr w:rsidR="00957881" w14:paraId="11A56400" w14:textId="77777777" w:rsidTr="00957881">
        <w:trPr>
          <w:cnfStyle w:val="100000000000" w:firstRow="1" w:lastRow="0" w:firstColumn="0" w:lastColumn="0" w:oddVBand="0" w:evenVBand="0" w:oddHBand="0" w:evenHBand="0" w:firstRowFirstColumn="0" w:firstRowLastColumn="0" w:lastRowFirstColumn="0" w:lastRowLastColumn="0"/>
          <w:tblHeader/>
        </w:trPr>
        <w:tc>
          <w:tcPr>
            <w:tcW w:w="1296" w:type="dxa"/>
          </w:tcPr>
          <w:p w14:paraId="3DC098E9" w14:textId="77777777" w:rsidR="00957881" w:rsidRDefault="00000000">
            <w:pPr>
              <w:pStyle w:val="TableCell"/>
            </w:pPr>
            <w:r>
              <w:rPr>
                <w:rFonts w:hint="eastAsia"/>
              </w:rPr>
              <w:t>场景</w:t>
            </w:r>
          </w:p>
        </w:tc>
        <w:tc>
          <w:tcPr>
            <w:tcW w:w="1296" w:type="dxa"/>
          </w:tcPr>
          <w:p w14:paraId="20B70614" w14:textId="77777777" w:rsidR="00957881" w:rsidRDefault="00000000">
            <w:pPr>
              <w:pStyle w:val="TableCell"/>
            </w:pPr>
            <w:r>
              <w:rPr>
                <w:rFonts w:hint="eastAsia"/>
              </w:rPr>
              <w:t>指标</w:t>
            </w:r>
          </w:p>
        </w:tc>
        <w:tc>
          <w:tcPr>
            <w:tcW w:w="1296" w:type="dxa"/>
          </w:tcPr>
          <w:p w14:paraId="2870E22B" w14:textId="77777777" w:rsidR="00957881" w:rsidRDefault="00000000">
            <w:pPr>
              <w:pStyle w:val="TableCell"/>
            </w:pPr>
            <w:r>
              <w:t>a(ENO)</w:t>
            </w:r>
          </w:p>
        </w:tc>
        <w:tc>
          <w:tcPr>
            <w:tcW w:w="1296" w:type="dxa"/>
          </w:tcPr>
          <w:p w14:paraId="0DA1483E" w14:textId="77777777" w:rsidR="00957881" w:rsidRDefault="00000000">
            <w:pPr>
              <w:pStyle w:val="TableCell"/>
            </w:pPr>
            <w:r>
              <w:t>b(Gödel)</w:t>
            </w:r>
          </w:p>
        </w:tc>
        <w:tc>
          <w:tcPr>
            <w:tcW w:w="1296" w:type="dxa"/>
          </w:tcPr>
          <w:p w14:paraId="7F5D23F9" w14:textId="77777777" w:rsidR="00957881" w:rsidRDefault="00000000">
            <w:pPr>
              <w:pStyle w:val="TableCell"/>
            </w:pPr>
            <w:r>
              <w:t>c(kube-scheduler)</w:t>
            </w:r>
          </w:p>
        </w:tc>
        <w:tc>
          <w:tcPr>
            <w:tcW w:w="1296" w:type="dxa"/>
          </w:tcPr>
          <w:p w14:paraId="333A032A" w14:textId="77777777" w:rsidR="00957881" w:rsidRDefault="00000000">
            <w:pPr>
              <w:pStyle w:val="TableCell"/>
            </w:pPr>
            <w:r>
              <w:t>d(Volcano)</w:t>
            </w:r>
          </w:p>
        </w:tc>
        <w:tc>
          <w:tcPr>
            <w:tcW w:w="1296" w:type="dxa"/>
          </w:tcPr>
          <w:p w14:paraId="539837E6" w14:textId="77777777" w:rsidR="00957881" w:rsidRDefault="00000000">
            <w:pPr>
              <w:pStyle w:val="TableCell"/>
            </w:pPr>
            <w:r>
              <w:t>e(Koordinator)</w:t>
            </w:r>
          </w:p>
        </w:tc>
      </w:tr>
      <w:tr w:rsidR="00957881" w14:paraId="43E0CA43" w14:textId="77777777">
        <w:tc>
          <w:tcPr>
            <w:tcW w:w="1296" w:type="dxa"/>
          </w:tcPr>
          <w:p w14:paraId="10FA07A1" w14:textId="77777777" w:rsidR="00957881" w:rsidRDefault="00000000">
            <w:pPr>
              <w:pStyle w:val="TableCell"/>
            </w:pPr>
            <w:r>
              <w:t>s1_w1</w:t>
            </w:r>
          </w:p>
        </w:tc>
        <w:tc>
          <w:tcPr>
            <w:tcW w:w="1296" w:type="dxa"/>
          </w:tcPr>
          <w:p w14:paraId="630364BB" w14:textId="77777777" w:rsidR="00957881" w:rsidRDefault="00000000">
            <w:pPr>
              <w:pStyle w:val="TableCell"/>
            </w:pPr>
            <w:r>
              <w:rPr>
                <w:rFonts w:hint="eastAsia"/>
              </w:rPr>
              <w:t>有效吞吐</w:t>
            </w:r>
            <w:r>
              <w:rPr>
                <w:rFonts w:hint="eastAsia"/>
              </w:rPr>
              <w:t>(pods/s)</w:t>
            </w:r>
          </w:p>
        </w:tc>
        <w:tc>
          <w:tcPr>
            <w:tcW w:w="1296" w:type="dxa"/>
          </w:tcPr>
          <w:p w14:paraId="143C5172" w14:textId="77777777" w:rsidR="00957881" w:rsidRDefault="00000000">
            <w:pPr>
              <w:pStyle w:val="TableCell"/>
            </w:pPr>
            <w:r>
              <w:t>90.09</w:t>
            </w:r>
          </w:p>
        </w:tc>
        <w:tc>
          <w:tcPr>
            <w:tcW w:w="1296" w:type="dxa"/>
          </w:tcPr>
          <w:p w14:paraId="690D5163" w14:textId="77777777" w:rsidR="00957881" w:rsidRDefault="00000000">
            <w:pPr>
              <w:pStyle w:val="TableCell"/>
            </w:pPr>
            <w:r>
              <w:t>90.09</w:t>
            </w:r>
          </w:p>
        </w:tc>
        <w:tc>
          <w:tcPr>
            <w:tcW w:w="1296" w:type="dxa"/>
          </w:tcPr>
          <w:p w14:paraId="3EF82E0A" w14:textId="77777777" w:rsidR="00957881" w:rsidRDefault="00000000">
            <w:pPr>
              <w:pStyle w:val="TableCell"/>
            </w:pPr>
            <w:r>
              <w:t>97.09</w:t>
            </w:r>
          </w:p>
        </w:tc>
        <w:tc>
          <w:tcPr>
            <w:tcW w:w="1296" w:type="dxa"/>
          </w:tcPr>
          <w:p w14:paraId="520AFEC3" w14:textId="77777777" w:rsidR="00957881" w:rsidRDefault="00000000">
            <w:pPr>
              <w:pStyle w:val="TableCell"/>
            </w:pPr>
            <w:r>
              <w:t>48.54</w:t>
            </w:r>
          </w:p>
        </w:tc>
        <w:tc>
          <w:tcPr>
            <w:tcW w:w="1296" w:type="dxa"/>
          </w:tcPr>
          <w:p w14:paraId="0ADC6379" w14:textId="77777777" w:rsidR="00957881" w:rsidRDefault="00000000">
            <w:pPr>
              <w:pStyle w:val="TableCell"/>
            </w:pPr>
            <w:r>
              <w:t>24.33</w:t>
            </w:r>
          </w:p>
        </w:tc>
      </w:tr>
      <w:tr w:rsidR="00957881" w14:paraId="0BF9F619" w14:textId="77777777">
        <w:tc>
          <w:tcPr>
            <w:tcW w:w="1296" w:type="dxa"/>
          </w:tcPr>
          <w:p w14:paraId="21BC33C0" w14:textId="77777777" w:rsidR="00957881" w:rsidRDefault="00000000">
            <w:pPr>
              <w:pStyle w:val="TableCell"/>
            </w:pPr>
            <w:r>
              <w:t>s1_w1</w:t>
            </w:r>
          </w:p>
        </w:tc>
        <w:tc>
          <w:tcPr>
            <w:tcW w:w="1296" w:type="dxa"/>
          </w:tcPr>
          <w:p w14:paraId="4C1A0432" w14:textId="77777777" w:rsidR="00957881" w:rsidRDefault="00000000">
            <w:pPr>
              <w:pStyle w:val="TableCell"/>
            </w:pPr>
            <w:r>
              <w:rPr>
                <w:rFonts w:hint="eastAsia"/>
              </w:rPr>
              <w:t>峰值吞吐</w:t>
            </w:r>
            <w:r>
              <w:rPr>
                <w:rFonts w:hint="eastAsia"/>
              </w:rPr>
              <w:t>(pods/s)</w:t>
            </w:r>
          </w:p>
        </w:tc>
        <w:tc>
          <w:tcPr>
            <w:tcW w:w="1296" w:type="dxa"/>
          </w:tcPr>
          <w:p w14:paraId="1D1FDBE4" w14:textId="77777777" w:rsidR="00957881" w:rsidRDefault="00000000">
            <w:pPr>
              <w:pStyle w:val="TableCell"/>
            </w:pPr>
            <w:r>
              <w:t>—</w:t>
            </w:r>
          </w:p>
        </w:tc>
        <w:tc>
          <w:tcPr>
            <w:tcW w:w="1296" w:type="dxa"/>
          </w:tcPr>
          <w:p w14:paraId="6A43789E" w14:textId="77777777" w:rsidR="00957881" w:rsidRDefault="00000000">
            <w:pPr>
              <w:pStyle w:val="TableCell"/>
            </w:pPr>
            <w:r>
              <w:t>—</w:t>
            </w:r>
          </w:p>
        </w:tc>
        <w:tc>
          <w:tcPr>
            <w:tcW w:w="1296" w:type="dxa"/>
          </w:tcPr>
          <w:p w14:paraId="3977277B" w14:textId="77777777" w:rsidR="00957881" w:rsidRDefault="00000000">
            <w:pPr>
              <w:pStyle w:val="TableCell"/>
            </w:pPr>
            <w:r>
              <w:t>—</w:t>
            </w:r>
          </w:p>
        </w:tc>
        <w:tc>
          <w:tcPr>
            <w:tcW w:w="1296" w:type="dxa"/>
          </w:tcPr>
          <w:p w14:paraId="2B326A9C" w14:textId="77777777" w:rsidR="00957881" w:rsidRDefault="00000000">
            <w:pPr>
              <w:pStyle w:val="TableCell"/>
            </w:pPr>
            <w:r>
              <w:t>50.64</w:t>
            </w:r>
          </w:p>
        </w:tc>
        <w:tc>
          <w:tcPr>
            <w:tcW w:w="1296" w:type="dxa"/>
          </w:tcPr>
          <w:p w14:paraId="48309CBE" w14:textId="77777777" w:rsidR="00957881" w:rsidRDefault="00000000">
            <w:pPr>
              <w:pStyle w:val="TableCell"/>
            </w:pPr>
            <w:r>
              <w:t>14.93</w:t>
            </w:r>
          </w:p>
        </w:tc>
      </w:tr>
      <w:tr w:rsidR="00957881" w14:paraId="0EF4E8F6" w14:textId="77777777">
        <w:tc>
          <w:tcPr>
            <w:tcW w:w="1296" w:type="dxa"/>
          </w:tcPr>
          <w:p w14:paraId="0F62E517" w14:textId="77777777" w:rsidR="00957881" w:rsidRDefault="00000000">
            <w:pPr>
              <w:pStyle w:val="TableCell"/>
            </w:pPr>
            <w:r>
              <w:t>s1_w1</w:t>
            </w:r>
          </w:p>
        </w:tc>
        <w:tc>
          <w:tcPr>
            <w:tcW w:w="1296" w:type="dxa"/>
          </w:tcPr>
          <w:p w14:paraId="5FFB6C2F" w14:textId="77777777" w:rsidR="00957881" w:rsidRDefault="00000000">
            <w:pPr>
              <w:pStyle w:val="TableCell"/>
            </w:pPr>
            <w:r>
              <w:t xml:space="preserve">P90 </w:t>
            </w:r>
            <w:r>
              <w:rPr>
                <w:rFonts w:hint="eastAsia"/>
              </w:rPr>
              <w:t>调度延迟</w:t>
            </w:r>
            <w:r>
              <w:rPr>
                <w:rFonts w:hint="eastAsia"/>
              </w:rPr>
              <w:t>(s)</w:t>
            </w:r>
          </w:p>
        </w:tc>
        <w:tc>
          <w:tcPr>
            <w:tcW w:w="1296" w:type="dxa"/>
          </w:tcPr>
          <w:p w14:paraId="4B723631" w14:textId="77777777" w:rsidR="00957881" w:rsidRDefault="00000000">
            <w:pPr>
              <w:pStyle w:val="TableCell"/>
            </w:pPr>
            <w:r>
              <w:t>—</w:t>
            </w:r>
          </w:p>
        </w:tc>
        <w:tc>
          <w:tcPr>
            <w:tcW w:w="1296" w:type="dxa"/>
          </w:tcPr>
          <w:p w14:paraId="7795DDF3" w14:textId="77777777" w:rsidR="00957881" w:rsidRDefault="00000000">
            <w:pPr>
              <w:pStyle w:val="TableCell"/>
            </w:pPr>
            <w:r>
              <w:t>0.015</w:t>
            </w:r>
          </w:p>
        </w:tc>
        <w:tc>
          <w:tcPr>
            <w:tcW w:w="1296" w:type="dxa"/>
          </w:tcPr>
          <w:p w14:paraId="4B709F8C" w14:textId="77777777" w:rsidR="00957881" w:rsidRDefault="00000000">
            <w:pPr>
              <w:pStyle w:val="TableCell"/>
            </w:pPr>
            <w:r>
              <w:t>—</w:t>
            </w:r>
          </w:p>
        </w:tc>
        <w:tc>
          <w:tcPr>
            <w:tcW w:w="1296" w:type="dxa"/>
          </w:tcPr>
          <w:p w14:paraId="3AA5A9D5" w14:textId="77777777" w:rsidR="00957881" w:rsidRDefault="00000000">
            <w:pPr>
              <w:pStyle w:val="TableCell"/>
            </w:pPr>
            <w:r>
              <w:t>0.323</w:t>
            </w:r>
          </w:p>
        </w:tc>
        <w:tc>
          <w:tcPr>
            <w:tcW w:w="1296" w:type="dxa"/>
          </w:tcPr>
          <w:p w14:paraId="00712068" w14:textId="77777777" w:rsidR="00957881" w:rsidRDefault="00000000">
            <w:pPr>
              <w:pStyle w:val="TableCell"/>
            </w:pPr>
            <w:r>
              <w:t>16.38</w:t>
            </w:r>
          </w:p>
        </w:tc>
      </w:tr>
      <w:tr w:rsidR="00957881" w14:paraId="2083E8E8" w14:textId="77777777">
        <w:tc>
          <w:tcPr>
            <w:tcW w:w="1296" w:type="dxa"/>
          </w:tcPr>
          <w:p w14:paraId="6499DB2A" w14:textId="77777777" w:rsidR="00957881" w:rsidRDefault="00000000">
            <w:pPr>
              <w:pStyle w:val="TableCell"/>
            </w:pPr>
            <w:r>
              <w:t>s1_w1</w:t>
            </w:r>
          </w:p>
        </w:tc>
        <w:tc>
          <w:tcPr>
            <w:tcW w:w="1296" w:type="dxa"/>
          </w:tcPr>
          <w:p w14:paraId="7D79CFA1" w14:textId="77777777" w:rsidR="00957881" w:rsidRDefault="00000000">
            <w:pPr>
              <w:pStyle w:val="TableCell"/>
            </w:pPr>
            <w:r>
              <w:t xml:space="preserve">P99 </w:t>
            </w:r>
            <w:r>
              <w:rPr>
                <w:rFonts w:hint="eastAsia"/>
              </w:rPr>
              <w:t>调度延迟</w:t>
            </w:r>
            <w:r>
              <w:rPr>
                <w:rFonts w:hint="eastAsia"/>
              </w:rPr>
              <w:t>(s)</w:t>
            </w:r>
          </w:p>
        </w:tc>
        <w:tc>
          <w:tcPr>
            <w:tcW w:w="1296" w:type="dxa"/>
          </w:tcPr>
          <w:p w14:paraId="451F5544" w14:textId="77777777" w:rsidR="00957881" w:rsidRDefault="00000000">
            <w:pPr>
              <w:pStyle w:val="TableCell"/>
            </w:pPr>
            <w:r>
              <w:t>—</w:t>
            </w:r>
          </w:p>
        </w:tc>
        <w:tc>
          <w:tcPr>
            <w:tcW w:w="1296" w:type="dxa"/>
          </w:tcPr>
          <w:p w14:paraId="5E16DC41" w14:textId="77777777" w:rsidR="00957881" w:rsidRDefault="00000000">
            <w:pPr>
              <w:pStyle w:val="TableCell"/>
            </w:pPr>
            <w:r>
              <w:t>0.020</w:t>
            </w:r>
          </w:p>
        </w:tc>
        <w:tc>
          <w:tcPr>
            <w:tcW w:w="1296" w:type="dxa"/>
          </w:tcPr>
          <w:p w14:paraId="2E0C9F8D" w14:textId="77777777" w:rsidR="00957881" w:rsidRDefault="00000000">
            <w:pPr>
              <w:pStyle w:val="TableCell"/>
            </w:pPr>
            <w:r>
              <w:t>—</w:t>
            </w:r>
          </w:p>
        </w:tc>
        <w:tc>
          <w:tcPr>
            <w:tcW w:w="1296" w:type="dxa"/>
          </w:tcPr>
          <w:p w14:paraId="3551BA51" w14:textId="77777777" w:rsidR="00957881" w:rsidRDefault="00000000">
            <w:pPr>
              <w:pStyle w:val="TableCell"/>
            </w:pPr>
            <w:r>
              <w:t>0.338</w:t>
            </w:r>
          </w:p>
        </w:tc>
        <w:tc>
          <w:tcPr>
            <w:tcW w:w="1296" w:type="dxa"/>
          </w:tcPr>
          <w:p w14:paraId="1B6583F4" w14:textId="77777777" w:rsidR="00957881" w:rsidRDefault="00000000">
            <w:pPr>
              <w:pStyle w:val="TableCell"/>
            </w:pPr>
            <w:r>
              <w:t>16.38</w:t>
            </w:r>
          </w:p>
        </w:tc>
      </w:tr>
      <w:tr w:rsidR="00957881" w14:paraId="3C725000" w14:textId="77777777">
        <w:tc>
          <w:tcPr>
            <w:tcW w:w="1296" w:type="dxa"/>
          </w:tcPr>
          <w:p w14:paraId="7F8AC7C5" w14:textId="77777777" w:rsidR="00957881" w:rsidRDefault="00000000">
            <w:pPr>
              <w:pStyle w:val="TableCell"/>
            </w:pPr>
            <w:r>
              <w:t>s1_w1</w:t>
            </w:r>
          </w:p>
        </w:tc>
        <w:tc>
          <w:tcPr>
            <w:tcW w:w="1296" w:type="dxa"/>
          </w:tcPr>
          <w:p w14:paraId="0A1ED950" w14:textId="77777777" w:rsidR="00957881" w:rsidRDefault="00000000">
            <w:pPr>
              <w:pStyle w:val="TableCell"/>
            </w:pPr>
            <w:r>
              <w:t>Pod E2E P99(s)</w:t>
            </w:r>
          </w:p>
        </w:tc>
        <w:tc>
          <w:tcPr>
            <w:tcW w:w="1296" w:type="dxa"/>
          </w:tcPr>
          <w:p w14:paraId="5C839892" w14:textId="77777777" w:rsidR="00957881" w:rsidRDefault="00000000">
            <w:pPr>
              <w:pStyle w:val="TableCell"/>
            </w:pPr>
            <w:r>
              <w:t>0.031</w:t>
            </w:r>
          </w:p>
        </w:tc>
        <w:tc>
          <w:tcPr>
            <w:tcW w:w="1296" w:type="dxa"/>
          </w:tcPr>
          <w:p w14:paraId="3F80EFF5" w14:textId="77777777" w:rsidR="00957881" w:rsidRDefault="00000000">
            <w:pPr>
              <w:pStyle w:val="TableCell"/>
            </w:pPr>
            <w:r>
              <w:t>—</w:t>
            </w:r>
          </w:p>
        </w:tc>
        <w:tc>
          <w:tcPr>
            <w:tcW w:w="1296" w:type="dxa"/>
          </w:tcPr>
          <w:p w14:paraId="50825874" w14:textId="77777777" w:rsidR="00957881" w:rsidRDefault="00000000">
            <w:pPr>
              <w:pStyle w:val="TableCell"/>
            </w:pPr>
            <w:r>
              <w:t>—</w:t>
            </w:r>
          </w:p>
        </w:tc>
        <w:tc>
          <w:tcPr>
            <w:tcW w:w="1296" w:type="dxa"/>
          </w:tcPr>
          <w:p w14:paraId="33883ACD" w14:textId="77777777" w:rsidR="00957881" w:rsidRDefault="00000000">
            <w:pPr>
              <w:pStyle w:val="TableCell"/>
            </w:pPr>
            <w:r>
              <w:t>—</w:t>
            </w:r>
          </w:p>
        </w:tc>
        <w:tc>
          <w:tcPr>
            <w:tcW w:w="1296" w:type="dxa"/>
          </w:tcPr>
          <w:p w14:paraId="0C448A17" w14:textId="77777777" w:rsidR="00957881" w:rsidRDefault="00000000">
            <w:pPr>
              <w:pStyle w:val="TableCell"/>
            </w:pPr>
            <w:r>
              <w:t>—</w:t>
            </w:r>
          </w:p>
        </w:tc>
      </w:tr>
      <w:tr w:rsidR="00957881" w14:paraId="02208159" w14:textId="77777777">
        <w:tc>
          <w:tcPr>
            <w:tcW w:w="1296" w:type="dxa"/>
          </w:tcPr>
          <w:p w14:paraId="0873D9F5" w14:textId="77777777" w:rsidR="00957881" w:rsidRDefault="00000000">
            <w:pPr>
              <w:pStyle w:val="TableCell"/>
            </w:pPr>
            <w:r>
              <w:t>s1_w1</w:t>
            </w:r>
          </w:p>
        </w:tc>
        <w:tc>
          <w:tcPr>
            <w:tcW w:w="1296" w:type="dxa"/>
          </w:tcPr>
          <w:p w14:paraId="5F7D4A31" w14:textId="77777777" w:rsidR="00957881" w:rsidRDefault="00000000">
            <w:pPr>
              <w:pStyle w:val="TableCell"/>
            </w:pPr>
            <w:r>
              <w:rPr>
                <w:rFonts w:hint="eastAsia"/>
              </w:rPr>
              <w:t>队列堆积峰值</w:t>
            </w:r>
            <w:r>
              <w:rPr>
                <w:rFonts w:hint="eastAsia"/>
              </w:rPr>
              <w:t>(pods)</w:t>
            </w:r>
          </w:p>
        </w:tc>
        <w:tc>
          <w:tcPr>
            <w:tcW w:w="1296" w:type="dxa"/>
          </w:tcPr>
          <w:p w14:paraId="649430DC" w14:textId="77777777" w:rsidR="00957881" w:rsidRDefault="00000000">
            <w:pPr>
              <w:pStyle w:val="TableCell"/>
            </w:pPr>
            <w:r>
              <w:t>0.000</w:t>
            </w:r>
          </w:p>
        </w:tc>
        <w:tc>
          <w:tcPr>
            <w:tcW w:w="1296" w:type="dxa"/>
          </w:tcPr>
          <w:p w14:paraId="242359D1" w14:textId="77777777" w:rsidR="00957881" w:rsidRDefault="00000000">
            <w:pPr>
              <w:pStyle w:val="TableCell"/>
            </w:pPr>
            <w:r>
              <w:t>0.000</w:t>
            </w:r>
          </w:p>
        </w:tc>
        <w:tc>
          <w:tcPr>
            <w:tcW w:w="1296" w:type="dxa"/>
          </w:tcPr>
          <w:p w14:paraId="7B395DFF" w14:textId="77777777" w:rsidR="00957881" w:rsidRDefault="00000000">
            <w:pPr>
              <w:pStyle w:val="TableCell"/>
            </w:pPr>
            <w:r>
              <w:t>350</w:t>
            </w:r>
          </w:p>
        </w:tc>
        <w:tc>
          <w:tcPr>
            <w:tcW w:w="1296" w:type="dxa"/>
          </w:tcPr>
          <w:p w14:paraId="62D7ECE1" w14:textId="77777777" w:rsidR="00957881" w:rsidRDefault="00000000">
            <w:pPr>
              <w:pStyle w:val="TableCell"/>
            </w:pPr>
            <w:r>
              <w:t>0.000</w:t>
            </w:r>
          </w:p>
        </w:tc>
        <w:tc>
          <w:tcPr>
            <w:tcW w:w="1296" w:type="dxa"/>
          </w:tcPr>
          <w:p w14:paraId="10A76D80" w14:textId="77777777" w:rsidR="00957881" w:rsidRDefault="00000000">
            <w:pPr>
              <w:pStyle w:val="TableCell"/>
            </w:pPr>
            <w:r>
              <w:t>0.000</w:t>
            </w:r>
          </w:p>
        </w:tc>
      </w:tr>
      <w:tr w:rsidR="00957881" w14:paraId="0E324ED7" w14:textId="77777777">
        <w:tc>
          <w:tcPr>
            <w:tcW w:w="1296" w:type="dxa"/>
          </w:tcPr>
          <w:p w14:paraId="340EEF80" w14:textId="77777777" w:rsidR="00957881" w:rsidRDefault="00000000">
            <w:pPr>
              <w:pStyle w:val="TableCell"/>
            </w:pPr>
            <w:r>
              <w:t>s1_w1</w:t>
            </w:r>
          </w:p>
        </w:tc>
        <w:tc>
          <w:tcPr>
            <w:tcW w:w="1296" w:type="dxa"/>
          </w:tcPr>
          <w:p w14:paraId="3C06D5DF" w14:textId="77777777" w:rsidR="00957881" w:rsidRDefault="00000000">
            <w:pPr>
              <w:pStyle w:val="TableCell"/>
            </w:pPr>
            <w:r>
              <w:rPr>
                <w:rFonts w:hint="eastAsia"/>
              </w:rPr>
              <w:t>绑定成功率</w:t>
            </w:r>
          </w:p>
        </w:tc>
        <w:tc>
          <w:tcPr>
            <w:tcW w:w="1296" w:type="dxa"/>
          </w:tcPr>
          <w:p w14:paraId="6D47AAB8" w14:textId="77777777" w:rsidR="00957881" w:rsidRDefault="00000000">
            <w:pPr>
              <w:pStyle w:val="TableCell"/>
            </w:pPr>
            <w:r>
              <w:t>1.00</w:t>
            </w:r>
          </w:p>
        </w:tc>
        <w:tc>
          <w:tcPr>
            <w:tcW w:w="1296" w:type="dxa"/>
          </w:tcPr>
          <w:p w14:paraId="716D4575" w14:textId="77777777" w:rsidR="00957881" w:rsidRDefault="00000000">
            <w:pPr>
              <w:pStyle w:val="TableCell"/>
            </w:pPr>
            <w:r>
              <w:t>—</w:t>
            </w:r>
          </w:p>
        </w:tc>
        <w:tc>
          <w:tcPr>
            <w:tcW w:w="1296" w:type="dxa"/>
          </w:tcPr>
          <w:p w14:paraId="080E9A02" w14:textId="77777777" w:rsidR="00957881" w:rsidRDefault="00000000">
            <w:pPr>
              <w:pStyle w:val="TableCell"/>
            </w:pPr>
            <w:r>
              <w:t>—</w:t>
            </w:r>
          </w:p>
        </w:tc>
        <w:tc>
          <w:tcPr>
            <w:tcW w:w="1296" w:type="dxa"/>
          </w:tcPr>
          <w:p w14:paraId="333705FC" w14:textId="77777777" w:rsidR="00957881" w:rsidRDefault="00000000">
            <w:pPr>
              <w:pStyle w:val="TableCell"/>
            </w:pPr>
            <w:r>
              <w:t>—</w:t>
            </w:r>
          </w:p>
        </w:tc>
        <w:tc>
          <w:tcPr>
            <w:tcW w:w="1296" w:type="dxa"/>
          </w:tcPr>
          <w:p w14:paraId="60ED646B" w14:textId="77777777" w:rsidR="00957881" w:rsidRDefault="00000000">
            <w:pPr>
              <w:pStyle w:val="TableCell"/>
            </w:pPr>
            <w:r>
              <w:t>—</w:t>
            </w:r>
          </w:p>
        </w:tc>
      </w:tr>
      <w:tr w:rsidR="00957881" w14:paraId="6DE7C7C9" w14:textId="77777777">
        <w:tc>
          <w:tcPr>
            <w:tcW w:w="1296" w:type="dxa"/>
          </w:tcPr>
          <w:p w14:paraId="3B074C26" w14:textId="77777777" w:rsidR="00957881" w:rsidRDefault="00000000">
            <w:pPr>
              <w:pStyle w:val="TableCell"/>
            </w:pPr>
            <w:r>
              <w:t>s2_w2</w:t>
            </w:r>
          </w:p>
        </w:tc>
        <w:tc>
          <w:tcPr>
            <w:tcW w:w="1296" w:type="dxa"/>
          </w:tcPr>
          <w:p w14:paraId="22011091" w14:textId="77777777" w:rsidR="00957881" w:rsidRDefault="00000000">
            <w:pPr>
              <w:pStyle w:val="TableCell"/>
            </w:pPr>
            <w:r>
              <w:rPr>
                <w:rFonts w:hint="eastAsia"/>
              </w:rPr>
              <w:t>有效吞吐</w:t>
            </w:r>
            <w:r>
              <w:rPr>
                <w:rFonts w:hint="eastAsia"/>
              </w:rPr>
              <w:t>(pods/s)</w:t>
            </w:r>
          </w:p>
        </w:tc>
        <w:tc>
          <w:tcPr>
            <w:tcW w:w="1296" w:type="dxa"/>
          </w:tcPr>
          <w:p w14:paraId="1DE55E73" w14:textId="77777777" w:rsidR="00957881" w:rsidRDefault="00000000">
            <w:pPr>
              <w:pStyle w:val="TableCell"/>
            </w:pPr>
            <w:r>
              <w:t>331</w:t>
            </w:r>
          </w:p>
        </w:tc>
        <w:tc>
          <w:tcPr>
            <w:tcW w:w="1296" w:type="dxa"/>
          </w:tcPr>
          <w:p w14:paraId="0365181B" w14:textId="77777777" w:rsidR="00957881" w:rsidRDefault="00000000">
            <w:pPr>
              <w:pStyle w:val="TableCell"/>
            </w:pPr>
            <w:r>
              <w:t>325</w:t>
            </w:r>
          </w:p>
        </w:tc>
        <w:tc>
          <w:tcPr>
            <w:tcW w:w="1296" w:type="dxa"/>
          </w:tcPr>
          <w:p w14:paraId="585A6B5F" w14:textId="77777777" w:rsidR="00957881" w:rsidRDefault="00000000">
            <w:pPr>
              <w:pStyle w:val="TableCell"/>
            </w:pPr>
            <w:r>
              <w:t>270</w:t>
            </w:r>
          </w:p>
        </w:tc>
        <w:tc>
          <w:tcPr>
            <w:tcW w:w="1296" w:type="dxa"/>
          </w:tcPr>
          <w:p w14:paraId="1FD5F1C2" w14:textId="77777777" w:rsidR="00957881" w:rsidRDefault="00000000">
            <w:pPr>
              <w:pStyle w:val="TableCell"/>
            </w:pPr>
            <w:r>
              <w:t>48.64</w:t>
            </w:r>
          </w:p>
        </w:tc>
        <w:tc>
          <w:tcPr>
            <w:tcW w:w="1296" w:type="dxa"/>
          </w:tcPr>
          <w:p w14:paraId="6DA85593" w14:textId="77777777" w:rsidR="00957881" w:rsidRDefault="00000000">
            <w:pPr>
              <w:pStyle w:val="TableCell"/>
            </w:pPr>
            <w:r>
              <w:t>24.03</w:t>
            </w:r>
          </w:p>
        </w:tc>
      </w:tr>
      <w:tr w:rsidR="00957881" w14:paraId="3BA35A84" w14:textId="77777777">
        <w:tc>
          <w:tcPr>
            <w:tcW w:w="1296" w:type="dxa"/>
          </w:tcPr>
          <w:p w14:paraId="6FE84CB3" w14:textId="77777777" w:rsidR="00957881" w:rsidRDefault="00000000">
            <w:pPr>
              <w:pStyle w:val="TableCell"/>
            </w:pPr>
            <w:r>
              <w:t>s2_w2</w:t>
            </w:r>
          </w:p>
        </w:tc>
        <w:tc>
          <w:tcPr>
            <w:tcW w:w="1296" w:type="dxa"/>
          </w:tcPr>
          <w:p w14:paraId="3DD35169" w14:textId="77777777" w:rsidR="00957881" w:rsidRDefault="00000000">
            <w:pPr>
              <w:pStyle w:val="TableCell"/>
            </w:pPr>
            <w:r>
              <w:rPr>
                <w:rFonts w:hint="eastAsia"/>
              </w:rPr>
              <w:t>峰值吞吐</w:t>
            </w:r>
            <w:r>
              <w:rPr>
                <w:rFonts w:hint="eastAsia"/>
              </w:rPr>
              <w:t>(pods/s)</w:t>
            </w:r>
          </w:p>
        </w:tc>
        <w:tc>
          <w:tcPr>
            <w:tcW w:w="1296" w:type="dxa"/>
          </w:tcPr>
          <w:p w14:paraId="6EE6EFA6" w14:textId="77777777" w:rsidR="00957881" w:rsidRDefault="00000000">
            <w:pPr>
              <w:pStyle w:val="TableCell"/>
            </w:pPr>
            <w:r>
              <w:t>500</w:t>
            </w:r>
          </w:p>
        </w:tc>
        <w:tc>
          <w:tcPr>
            <w:tcW w:w="1296" w:type="dxa"/>
          </w:tcPr>
          <w:p w14:paraId="2C84B096" w14:textId="77777777" w:rsidR="00957881" w:rsidRDefault="00000000">
            <w:pPr>
              <w:pStyle w:val="TableCell"/>
            </w:pPr>
            <w:r>
              <w:t>499</w:t>
            </w:r>
          </w:p>
        </w:tc>
        <w:tc>
          <w:tcPr>
            <w:tcW w:w="1296" w:type="dxa"/>
          </w:tcPr>
          <w:p w14:paraId="797738F0" w14:textId="77777777" w:rsidR="00957881" w:rsidRDefault="00000000">
            <w:pPr>
              <w:pStyle w:val="TableCell"/>
            </w:pPr>
            <w:r>
              <w:t>798</w:t>
            </w:r>
          </w:p>
        </w:tc>
        <w:tc>
          <w:tcPr>
            <w:tcW w:w="1296" w:type="dxa"/>
          </w:tcPr>
          <w:p w14:paraId="6DD05635" w14:textId="77777777" w:rsidR="00957881" w:rsidRDefault="00000000">
            <w:pPr>
              <w:pStyle w:val="TableCell"/>
            </w:pPr>
            <w:r>
              <w:t>51.56</w:t>
            </w:r>
          </w:p>
        </w:tc>
        <w:tc>
          <w:tcPr>
            <w:tcW w:w="1296" w:type="dxa"/>
          </w:tcPr>
          <w:p w14:paraId="6C88153B" w14:textId="77777777" w:rsidR="00957881" w:rsidRDefault="00000000">
            <w:pPr>
              <w:pStyle w:val="TableCell"/>
            </w:pPr>
            <w:r>
              <w:t>10.18</w:t>
            </w:r>
          </w:p>
        </w:tc>
      </w:tr>
      <w:tr w:rsidR="00957881" w14:paraId="147CFD23" w14:textId="77777777">
        <w:tc>
          <w:tcPr>
            <w:tcW w:w="1296" w:type="dxa"/>
          </w:tcPr>
          <w:p w14:paraId="04D44AF4" w14:textId="77777777" w:rsidR="00957881" w:rsidRDefault="00000000">
            <w:pPr>
              <w:pStyle w:val="TableCell"/>
            </w:pPr>
            <w:r>
              <w:t>s2_w2</w:t>
            </w:r>
          </w:p>
        </w:tc>
        <w:tc>
          <w:tcPr>
            <w:tcW w:w="1296" w:type="dxa"/>
          </w:tcPr>
          <w:p w14:paraId="5F4C33AD" w14:textId="77777777" w:rsidR="00957881" w:rsidRDefault="00000000">
            <w:pPr>
              <w:pStyle w:val="TableCell"/>
            </w:pPr>
            <w:r>
              <w:t xml:space="preserve">P90 </w:t>
            </w:r>
            <w:r>
              <w:rPr>
                <w:rFonts w:hint="eastAsia"/>
              </w:rPr>
              <w:t>调度延迟</w:t>
            </w:r>
            <w:r>
              <w:rPr>
                <w:rFonts w:hint="eastAsia"/>
              </w:rPr>
              <w:t>(s)</w:t>
            </w:r>
          </w:p>
        </w:tc>
        <w:tc>
          <w:tcPr>
            <w:tcW w:w="1296" w:type="dxa"/>
          </w:tcPr>
          <w:p w14:paraId="0967672A" w14:textId="77777777" w:rsidR="00957881" w:rsidRDefault="00000000">
            <w:pPr>
              <w:pStyle w:val="TableCell"/>
            </w:pPr>
            <w:r>
              <w:t>0.030</w:t>
            </w:r>
          </w:p>
        </w:tc>
        <w:tc>
          <w:tcPr>
            <w:tcW w:w="1296" w:type="dxa"/>
          </w:tcPr>
          <w:p w14:paraId="5EED7EA3" w14:textId="77777777" w:rsidR="00957881" w:rsidRDefault="00000000">
            <w:pPr>
              <w:pStyle w:val="TableCell"/>
            </w:pPr>
            <w:r>
              <w:t>0.029</w:t>
            </w:r>
          </w:p>
        </w:tc>
        <w:tc>
          <w:tcPr>
            <w:tcW w:w="1296" w:type="dxa"/>
          </w:tcPr>
          <w:p w14:paraId="58201EE3" w14:textId="77777777" w:rsidR="00957881" w:rsidRDefault="00000000">
            <w:pPr>
              <w:pStyle w:val="TableCell"/>
            </w:pPr>
            <w:r>
              <w:t>0.017</w:t>
            </w:r>
          </w:p>
        </w:tc>
        <w:tc>
          <w:tcPr>
            <w:tcW w:w="1296" w:type="dxa"/>
          </w:tcPr>
          <w:p w14:paraId="634DC4FA" w14:textId="77777777" w:rsidR="00957881" w:rsidRDefault="00000000">
            <w:pPr>
              <w:pStyle w:val="TableCell"/>
            </w:pPr>
            <w:r>
              <w:t>1.97</w:t>
            </w:r>
          </w:p>
        </w:tc>
        <w:tc>
          <w:tcPr>
            <w:tcW w:w="1296" w:type="dxa"/>
          </w:tcPr>
          <w:p w14:paraId="398A94D8" w14:textId="77777777" w:rsidR="00957881" w:rsidRDefault="00000000">
            <w:pPr>
              <w:pStyle w:val="TableCell"/>
            </w:pPr>
            <w:r>
              <w:t>16.38</w:t>
            </w:r>
          </w:p>
        </w:tc>
      </w:tr>
      <w:tr w:rsidR="00957881" w14:paraId="19FCF9E3" w14:textId="77777777">
        <w:tc>
          <w:tcPr>
            <w:tcW w:w="1296" w:type="dxa"/>
          </w:tcPr>
          <w:p w14:paraId="1A07D2F3" w14:textId="77777777" w:rsidR="00957881" w:rsidRDefault="00000000">
            <w:pPr>
              <w:pStyle w:val="TableCell"/>
            </w:pPr>
            <w:r>
              <w:lastRenderedPageBreak/>
              <w:t>s2_w2</w:t>
            </w:r>
          </w:p>
        </w:tc>
        <w:tc>
          <w:tcPr>
            <w:tcW w:w="1296" w:type="dxa"/>
          </w:tcPr>
          <w:p w14:paraId="393486B3" w14:textId="77777777" w:rsidR="00957881" w:rsidRDefault="00000000">
            <w:pPr>
              <w:pStyle w:val="TableCell"/>
            </w:pPr>
            <w:r>
              <w:t xml:space="preserve">P99 </w:t>
            </w:r>
            <w:r>
              <w:rPr>
                <w:rFonts w:hint="eastAsia"/>
              </w:rPr>
              <w:t>调度延迟</w:t>
            </w:r>
            <w:r>
              <w:rPr>
                <w:rFonts w:hint="eastAsia"/>
              </w:rPr>
              <w:t>(s)</w:t>
            </w:r>
          </w:p>
        </w:tc>
        <w:tc>
          <w:tcPr>
            <w:tcW w:w="1296" w:type="dxa"/>
          </w:tcPr>
          <w:p w14:paraId="2F205360" w14:textId="77777777" w:rsidR="00957881" w:rsidRDefault="00000000">
            <w:pPr>
              <w:pStyle w:val="TableCell"/>
            </w:pPr>
            <w:r>
              <w:t>0.123</w:t>
            </w:r>
          </w:p>
        </w:tc>
        <w:tc>
          <w:tcPr>
            <w:tcW w:w="1296" w:type="dxa"/>
          </w:tcPr>
          <w:p w14:paraId="062B5542" w14:textId="77777777" w:rsidR="00957881" w:rsidRDefault="00000000">
            <w:pPr>
              <w:pStyle w:val="TableCell"/>
            </w:pPr>
            <w:r>
              <w:t>0.112</w:t>
            </w:r>
          </w:p>
        </w:tc>
        <w:tc>
          <w:tcPr>
            <w:tcW w:w="1296" w:type="dxa"/>
          </w:tcPr>
          <w:p w14:paraId="47726E1D" w14:textId="77777777" w:rsidR="00957881" w:rsidRDefault="00000000">
            <w:pPr>
              <w:pStyle w:val="TableCell"/>
            </w:pPr>
            <w:r>
              <w:t>0.112</w:t>
            </w:r>
          </w:p>
        </w:tc>
        <w:tc>
          <w:tcPr>
            <w:tcW w:w="1296" w:type="dxa"/>
          </w:tcPr>
          <w:p w14:paraId="0BF71DAA" w14:textId="77777777" w:rsidR="00957881" w:rsidRDefault="00000000">
            <w:pPr>
              <w:pStyle w:val="TableCell"/>
            </w:pPr>
            <w:r>
              <w:t>2.03</w:t>
            </w:r>
          </w:p>
        </w:tc>
        <w:tc>
          <w:tcPr>
            <w:tcW w:w="1296" w:type="dxa"/>
          </w:tcPr>
          <w:p w14:paraId="2239AF0B" w14:textId="77777777" w:rsidR="00957881" w:rsidRDefault="00000000">
            <w:pPr>
              <w:pStyle w:val="TableCell"/>
            </w:pPr>
            <w:r>
              <w:t>16.38</w:t>
            </w:r>
          </w:p>
        </w:tc>
      </w:tr>
      <w:tr w:rsidR="00957881" w14:paraId="13A74256" w14:textId="77777777">
        <w:tc>
          <w:tcPr>
            <w:tcW w:w="1296" w:type="dxa"/>
          </w:tcPr>
          <w:p w14:paraId="190B387B" w14:textId="77777777" w:rsidR="00957881" w:rsidRDefault="00000000">
            <w:pPr>
              <w:pStyle w:val="TableCell"/>
            </w:pPr>
            <w:r>
              <w:t>s2_w2</w:t>
            </w:r>
          </w:p>
        </w:tc>
        <w:tc>
          <w:tcPr>
            <w:tcW w:w="1296" w:type="dxa"/>
          </w:tcPr>
          <w:p w14:paraId="5E82974E" w14:textId="77777777" w:rsidR="00957881" w:rsidRDefault="00000000">
            <w:pPr>
              <w:pStyle w:val="TableCell"/>
            </w:pPr>
            <w:r>
              <w:t>Pod E2E P99(s)</w:t>
            </w:r>
          </w:p>
        </w:tc>
        <w:tc>
          <w:tcPr>
            <w:tcW w:w="1296" w:type="dxa"/>
          </w:tcPr>
          <w:p w14:paraId="52F37642" w14:textId="77777777" w:rsidR="00957881" w:rsidRDefault="00000000">
            <w:pPr>
              <w:pStyle w:val="TableCell"/>
            </w:pPr>
            <w:r>
              <w:t>0.231</w:t>
            </w:r>
          </w:p>
        </w:tc>
        <w:tc>
          <w:tcPr>
            <w:tcW w:w="1296" w:type="dxa"/>
          </w:tcPr>
          <w:p w14:paraId="610CA388" w14:textId="77777777" w:rsidR="00957881" w:rsidRDefault="00000000">
            <w:pPr>
              <w:pStyle w:val="TableCell"/>
            </w:pPr>
            <w:r>
              <w:t>0.240</w:t>
            </w:r>
          </w:p>
        </w:tc>
        <w:tc>
          <w:tcPr>
            <w:tcW w:w="1296" w:type="dxa"/>
          </w:tcPr>
          <w:p w14:paraId="3CEA8547" w14:textId="77777777" w:rsidR="00957881" w:rsidRDefault="00000000">
            <w:pPr>
              <w:pStyle w:val="TableCell"/>
            </w:pPr>
            <w:r>
              <w:t>—</w:t>
            </w:r>
          </w:p>
        </w:tc>
        <w:tc>
          <w:tcPr>
            <w:tcW w:w="1296" w:type="dxa"/>
          </w:tcPr>
          <w:p w14:paraId="0C07CBB7" w14:textId="77777777" w:rsidR="00957881" w:rsidRDefault="00000000">
            <w:pPr>
              <w:pStyle w:val="TableCell"/>
            </w:pPr>
            <w:r>
              <w:t>—</w:t>
            </w:r>
          </w:p>
        </w:tc>
        <w:tc>
          <w:tcPr>
            <w:tcW w:w="1296" w:type="dxa"/>
          </w:tcPr>
          <w:p w14:paraId="221ED392" w14:textId="77777777" w:rsidR="00957881" w:rsidRDefault="00000000">
            <w:pPr>
              <w:pStyle w:val="TableCell"/>
            </w:pPr>
            <w:r>
              <w:t>—</w:t>
            </w:r>
          </w:p>
        </w:tc>
      </w:tr>
      <w:tr w:rsidR="00957881" w14:paraId="3A58420B" w14:textId="77777777">
        <w:tc>
          <w:tcPr>
            <w:tcW w:w="1296" w:type="dxa"/>
          </w:tcPr>
          <w:p w14:paraId="12A89CDC" w14:textId="77777777" w:rsidR="00957881" w:rsidRDefault="00000000">
            <w:pPr>
              <w:pStyle w:val="TableCell"/>
            </w:pPr>
            <w:r>
              <w:t>s2_w2</w:t>
            </w:r>
          </w:p>
        </w:tc>
        <w:tc>
          <w:tcPr>
            <w:tcW w:w="1296" w:type="dxa"/>
          </w:tcPr>
          <w:p w14:paraId="69965F90" w14:textId="77777777" w:rsidR="00957881" w:rsidRDefault="00000000">
            <w:pPr>
              <w:pStyle w:val="TableCell"/>
            </w:pPr>
            <w:r>
              <w:rPr>
                <w:rFonts w:hint="eastAsia"/>
              </w:rPr>
              <w:t>队列堆积峰值</w:t>
            </w:r>
            <w:r>
              <w:rPr>
                <w:rFonts w:hint="eastAsia"/>
              </w:rPr>
              <w:t>(pods)</w:t>
            </w:r>
          </w:p>
        </w:tc>
        <w:tc>
          <w:tcPr>
            <w:tcW w:w="1296" w:type="dxa"/>
          </w:tcPr>
          <w:p w14:paraId="48DD07A1" w14:textId="77777777" w:rsidR="00957881" w:rsidRDefault="00000000">
            <w:pPr>
              <w:pStyle w:val="TableCell"/>
            </w:pPr>
            <w:r>
              <w:t>1.00</w:t>
            </w:r>
          </w:p>
        </w:tc>
        <w:tc>
          <w:tcPr>
            <w:tcW w:w="1296" w:type="dxa"/>
          </w:tcPr>
          <w:p w14:paraId="627A900A" w14:textId="77777777" w:rsidR="00957881" w:rsidRDefault="00000000">
            <w:pPr>
              <w:pStyle w:val="TableCell"/>
            </w:pPr>
            <w:r>
              <w:t>2.00</w:t>
            </w:r>
          </w:p>
        </w:tc>
        <w:tc>
          <w:tcPr>
            <w:tcW w:w="1296" w:type="dxa"/>
          </w:tcPr>
          <w:p w14:paraId="12F4C6B2" w14:textId="77777777" w:rsidR="00957881" w:rsidRDefault="00000000">
            <w:pPr>
              <w:pStyle w:val="TableCell"/>
            </w:pPr>
            <w:r>
              <w:t>22875</w:t>
            </w:r>
          </w:p>
        </w:tc>
        <w:tc>
          <w:tcPr>
            <w:tcW w:w="1296" w:type="dxa"/>
          </w:tcPr>
          <w:p w14:paraId="53776631" w14:textId="77777777" w:rsidR="00957881" w:rsidRDefault="00000000">
            <w:pPr>
              <w:pStyle w:val="TableCell"/>
            </w:pPr>
            <w:r>
              <w:t>0.000</w:t>
            </w:r>
          </w:p>
        </w:tc>
        <w:tc>
          <w:tcPr>
            <w:tcW w:w="1296" w:type="dxa"/>
          </w:tcPr>
          <w:p w14:paraId="2698433D" w14:textId="77777777" w:rsidR="00957881" w:rsidRDefault="00000000">
            <w:pPr>
              <w:pStyle w:val="TableCell"/>
            </w:pPr>
            <w:r>
              <w:t>36138</w:t>
            </w:r>
          </w:p>
        </w:tc>
      </w:tr>
      <w:tr w:rsidR="00957881" w14:paraId="20811E93" w14:textId="77777777">
        <w:tc>
          <w:tcPr>
            <w:tcW w:w="1296" w:type="dxa"/>
          </w:tcPr>
          <w:p w14:paraId="66EA7364" w14:textId="77777777" w:rsidR="00957881" w:rsidRDefault="00000000">
            <w:pPr>
              <w:pStyle w:val="TableCell"/>
            </w:pPr>
            <w:r>
              <w:t>s2_w2</w:t>
            </w:r>
          </w:p>
        </w:tc>
        <w:tc>
          <w:tcPr>
            <w:tcW w:w="1296" w:type="dxa"/>
          </w:tcPr>
          <w:p w14:paraId="4B59A389" w14:textId="77777777" w:rsidR="00957881" w:rsidRDefault="00000000">
            <w:pPr>
              <w:pStyle w:val="TableCell"/>
            </w:pPr>
            <w:r>
              <w:rPr>
                <w:rFonts w:hint="eastAsia"/>
              </w:rPr>
              <w:t>绑定成功率</w:t>
            </w:r>
          </w:p>
        </w:tc>
        <w:tc>
          <w:tcPr>
            <w:tcW w:w="1296" w:type="dxa"/>
          </w:tcPr>
          <w:p w14:paraId="48E3A14D" w14:textId="77777777" w:rsidR="00957881" w:rsidRDefault="00000000">
            <w:pPr>
              <w:pStyle w:val="TableCell"/>
            </w:pPr>
            <w:r>
              <w:t>1.00</w:t>
            </w:r>
          </w:p>
        </w:tc>
        <w:tc>
          <w:tcPr>
            <w:tcW w:w="1296" w:type="dxa"/>
          </w:tcPr>
          <w:p w14:paraId="5FAFDB57" w14:textId="77777777" w:rsidR="00957881" w:rsidRDefault="00000000">
            <w:pPr>
              <w:pStyle w:val="TableCell"/>
            </w:pPr>
            <w:r>
              <w:t>1.00</w:t>
            </w:r>
          </w:p>
        </w:tc>
        <w:tc>
          <w:tcPr>
            <w:tcW w:w="1296" w:type="dxa"/>
          </w:tcPr>
          <w:p w14:paraId="787E86AC" w14:textId="77777777" w:rsidR="00957881" w:rsidRDefault="00000000">
            <w:pPr>
              <w:pStyle w:val="TableCell"/>
            </w:pPr>
            <w:r>
              <w:t>—</w:t>
            </w:r>
          </w:p>
        </w:tc>
        <w:tc>
          <w:tcPr>
            <w:tcW w:w="1296" w:type="dxa"/>
          </w:tcPr>
          <w:p w14:paraId="29016E2B" w14:textId="77777777" w:rsidR="00957881" w:rsidRDefault="00000000">
            <w:pPr>
              <w:pStyle w:val="TableCell"/>
            </w:pPr>
            <w:r>
              <w:t>—</w:t>
            </w:r>
          </w:p>
        </w:tc>
        <w:tc>
          <w:tcPr>
            <w:tcW w:w="1296" w:type="dxa"/>
          </w:tcPr>
          <w:p w14:paraId="36EC40DD" w14:textId="77777777" w:rsidR="00957881" w:rsidRDefault="00000000">
            <w:pPr>
              <w:pStyle w:val="TableCell"/>
            </w:pPr>
            <w:r>
              <w:t>—</w:t>
            </w:r>
          </w:p>
        </w:tc>
      </w:tr>
      <w:tr w:rsidR="00957881" w14:paraId="560BF77D" w14:textId="77777777">
        <w:tc>
          <w:tcPr>
            <w:tcW w:w="1296" w:type="dxa"/>
          </w:tcPr>
          <w:p w14:paraId="147EC166" w14:textId="77777777" w:rsidR="00957881" w:rsidRDefault="00000000">
            <w:pPr>
              <w:pStyle w:val="TableCell"/>
            </w:pPr>
            <w:r>
              <w:t>s2_w3</w:t>
            </w:r>
          </w:p>
        </w:tc>
        <w:tc>
          <w:tcPr>
            <w:tcW w:w="1296" w:type="dxa"/>
          </w:tcPr>
          <w:p w14:paraId="5DCE3148" w14:textId="77777777" w:rsidR="00957881" w:rsidRDefault="00000000">
            <w:pPr>
              <w:pStyle w:val="TableCell"/>
            </w:pPr>
            <w:r>
              <w:rPr>
                <w:rFonts w:hint="eastAsia"/>
              </w:rPr>
              <w:t>有效吞吐</w:t>
            </w:r>
            <w:r>
              <w:rPr>
                <w:rFonts w:hint="eastAsia"/>
              </w:rPr>
              <w:t>(pods/s)</w:t>
            </w:r>
          </w:p>
        </w:tc>
        <w:tc>
          <w:tcPr>
            <w:tcW w:w="1296" w:type="dxa"/>
          </w:tcPr>
          <w:p w14:paraId="4A457F15" w14:textId="77777777" w:rsidR="00957881" w:rsidRDefault="00000000">
            <w:pPr>
              <w:pStyle w:val="TableCell"/>
            </w:pPr>
            <w:r>
              <w:t>352</w:t>
            </w:r>
          </w:p>
        </w:tc>
        <w:tc>
          <w:tcPr>
            <w:tcW w:w="1296" w:type="dxa"/>
          </w:tcPr>
          <w:p w14:paraId="67291FFE" w14:textId="77777777" w:rsidR="00957881" w:rsidRDefault="00000000">
            <w:pPr>
              <w:pStyle w:val="TableCell"/>
            </w:pPr>
            <w:r>
              <w:t>287</w:t>
            </w:r>
          </w:p>
        </w:tc>
        <w:tc>
          <w:tcPr>
            <w:tcW w:w="1296" w:type="dxa"/>
          </w:tcPr>
          <w:p w14:paraId="2FBD4B89" w14:textId="77777777" w:rsidR="00957881" w:rsidRDefault="00000000">
            <w:pPr>
              <w:pStyle w:val="TableCell"/>
            </w:pPr>
            <w:r>
              <w:t>297</w:t>
            </w:r>
          </w:p>
        </w:tc>
        <w:tc>
          <w:tcPr>
            <w:tcW w:w="1296" w:type="dxa"/>
          </w:tcPr>
          <w:p w14:paraId="0C078EB4" w14:textId="77777777" w:rsidR="00957881" w:rsidRDefault="00000000">
            <w:pPr>
              <w:pStyle w:val="TableCell"/>
            </w:pPr>
            <w:r>
              <w:t>48.05</w:t>
            </w:r>
          </w:p>
        </w:tc>
        <w:tc>
          <w:tcPr>
            <w:tcW w:w="1296" w:type="dxa"/>
          </w:tcPr>
          <w:p w14:paraId="18FA5141" w14:textId="77777777" w:rsidR="00957881" w:rsidRDefault="00000000">
            <w:pPr>
              <w:pStyle w:val="TableCell"/>
            </w:pPr>
            <w:r>
              <w:t>16.37</w:t>
            </w:r>
          </w:p>
        </w:tc>
      </w:tr>
      <w:tr w:rsidR="00957881" w14:paraId="50E8265A" w14:textId="77777777">
        <w:tc>
          <w:tcPr>
            <w:tcW w:w="1296" w:type="dxa"/>
          </w:tcPr>
          <w:p w14:paraId="24225E30" w14:textId="77777777" w:rsidR="00957881" w:rsidRDefault="00000000">
            <w:pPr>
              <w:pStyle w:val="TableCell"/>
            </w:pPr>
            <w:r>
              <w:t>s2_w3</w:t>
            </w:r>
          </w:p>
        </w:tc>
        <w:tc>
          <w:tcPr>
            <w:tcW w:w="1296" w:type="dxa"/>
          </w:tcPr>
          <w:p w14:paraId="558420DE" w14:textId="77777777" w:rsidR="00957881" w:rsidRDefault="00000000">
            <w:pPr>
              <w:pStyle w:val="TableCell"/>
            </w:pPr>
            <w:r>
              <w:rPr>
                <w:rFonts w:hint="eastAsia"/>
              </w:rPr>
              <w:t>峰值吞吐</w:t>
            </w:r>
            <w:r>
              <w:rPr>
                <w:rFonts w:hint="eastAsia"/>
              </w:rPr>
              <w:t>(pods/s)</w:t>
            </w:r>
          </w:p>
        </w:tc>
        <w:tc>
          <w:tcPr>
            <w:tcW w:w="1296" w:type="dxa"/>
          </w:tcPr>
          <w:p w14:paraId="48EDBEC9" w14:textId="77777777" w:rsidR="00957881" w:rsidRDefault="00000000">
            <w:pPr>
              <w:pStyle w:val="TableCell"/>
            </w:pPr>
            <w:r>
              <w:t>982</w:t>
            </w:r>
          </w:p>
        </w:tc>
        <w:tc>
          <w:tcPr>
            <w:tcW w:w="1296" w:type="dxa"/>
          </w:tcPr>
          <w:p w14:paraId="63BD1290" w14:textId="77777777" w:rsidR="00957881" w:rsidRDefault="00000000">
            <w:pPr>
              <w:pStyle w:val="TableCell"/>
            </w:pPr>
            <w:r>
              <w:t>866</w:t>
            </w:r>
          </w:p>
        </w:tc>
        <w:tc>
          <w:tcPr>
            <w:tcW w:w="1296" w:type="dxa"/>
          </w:tcPr>
          <w:p w14:paraId="677E0D94" w14:textId="77777777" w:rsidR="00957881" w:rsidRDefault="00000000">
            <w:pPr>
              <w:pStyle w:val="TableCell"/>
            </w:pPr>
            <w:r>
              <w:t>1014</w:t>
            </w:r>
          </w:p>
        </w:tc>
        <w:tc>
          <w:tcPr>
            <w:tcW w:w="1296" w:type="dxa"/>
          </w:tcPr>
          <w:p w14:paraId="69DBDCDA" w14:textId="77777777" w:rsidR="00957881" w:rsidRDefault="00000000">
            <w:pPr>
              <w:pStyle w:val="TableCell"/>
            </w:pPr>
            <w:r>
              <w:t>76.16</w:t>
            </w:r>
          </w:p>
        </w:tc>
        <w:tc>
          <w:tcPr>
            <w:tcW w:w="1296" w:type="dxa"/>
          </w:tcPr>
          <w:p w14:paraId="32B47B3A" w14:textId="77777777" w:rsidR="00957881" w:rsidRDefault="00000000">
            <w:pPr>
              <w:pStyle w:val="TableCell"/>
            </w:pPr>
            <w:r>
              <w:t>14.69</w:t>
            </w:r>
          </w:p>
        </w:tc>
      </w:tr>
      <w:tr w:rsidR="00957881" w14:paraId="433E7EBA" w14:textId="77777777">
        <w:tc>
          <w:tcPr>
            <w:tcW w:w="1296" w:type="dxa"/>
          </w:tcPr>
          <w:p w14:paraId="75143311" w14:textId="77777777" w:rsidR="00957881" w:rsidRDefault="00000000">
            <w:pPr>
              <w:pStyle w:val="TableCell"/>
            </w:pPr>
            <w:r>
              <w:t>s2_w3</w:t>
            </w:r>
          </w:p>
        </w:tc>
        <w:tc>
          <w:tcPr>
            <w:tcW w:w="1296" w:type="dxa"/>
          </w:tcPr>
          <w:p w14:paraId="22F8145B" w14:textId="77777777" w:rsidR="00957881" w:rsidRDefault="00000000">
            <w:pPr>
              <w:pStyle w:val="TableCell"/>
            </w:pPr>
            <w:r>
              <w:t xml:space="preserve">P90 </w:t>
            </w:r>
            <w:r>
              <w:rPr>
                <w:rFonts w:hint="eastAsia"/>
              </w:rPr>
              <w:t>调度延迟</w:t>
            </w:r>
            <w:r>
              <w:rPr>
                <w:rFonts w:hint="eastAsia"/>
              </w:rPr>
              <w:t>(s)</w:t>
            </w:r>
          </w:p>
        </w:tc>
        <w:tc>
          <w:tcPr>
            <w:tcW w:w="1296" w:type="dxa"/>
          </w:tcPr>
          <w:p w14:paraId="2231A03B" w14:textId="77777777" w:rsidR="00957881" w:rsidRDefault="00000000">
            <w:pPr>
              <w:pStyle w:val="TableCell"/>
            </w:pPr>
            <w:r>
              <w:t>3.18</w:t>
            </w:r>
          </w:p>
        </w:tc>
        <w:tc>
          <w:tcPr>
            <w:tcW w:w="1296" w:type="dxa"/>
          </w:tcPr>
          <w:p w14:paraId="64DCC19C" w14:textId="77777777" w:rsidR="00957881" w:rsidRDefault="00000000">
            <w:pPr>
              <w:pStyle w:val="TableCell"/>
            </w:pPr>
            <w:r>
              <w:t>15.47</w:t>
            </w:r>
          </w:p>
        </w:tc>
        <w:tc>
          <w:tcPr>
            <w:tcW w:w="1296" w:type="dxa"/>
          </w:tcPr>
          <w:p w14:paraId="03FC7722" w14:textId="77777777" w:rsidR="00957881" w:rsidRDefault="00000000">
            <w:pPr>
              <w:pStyle w:val="TableCell"/>
            </w:pPr>
            <w:r>
              <w:t>0.017</w:t>
            </w:r>
          </w:p>
        </w:tc>
        <w:tc>
          <w:tcPr>
            <w:tcW w:w="1296" w:type="dxa"/>
          </w:tcPr>
          <w:p w14:paraId="077317B1" w14:textId="77777777" w:rsidR="00957881" w:rsidRDefault="00000000">
            <w:pPr>
              <w:pStyle w:val="TableCell"/>
            </w:pPr>
            <w:r>
              <w:t>4.82</w:t>
            </w:r>
          </w:p>
        </w:tc>
        <w:tc>
          <w:tcPr>
            <w:tcW w:w="1296" w:type="dxa"/>
          </w:tcPr>
          <w:p w14:paraId="65608796" w14:textId="77777777" w:rsidR="00957881" w:rsidRDefault="00000000">
            <w:pPr>
              <w:pStyle w:val="TableCell"/>
            </w:pPr>
            <w:r>
              <w:t>0.341</w:t>
            </w:r>
          </w:p>
        </w:tc>
      </w:tr>
      <w:tr w:rsidR="00957881" w14:paraId="2EEE658B" w14:textId="77777777">
        <w:tc>
          <w:tcPr>
            <w:tcW w:w="1296" w:type="dxa"/>
          </w:tcPr>
          <w:p w14:paraId="4F907B5D" w14:textId="77777777" w:rsidR="00957881" w:rsidRDefault="00000000">
            <w:pPr>
              <w:pStyle w:val="TableCell"/>
            </w:pPr>
            <w:r>
              <w:t>s2_w3</w:t>
            </w:r>
          </w:p>
        </w:tc>
        <w:tc>
          <w:tcPr>
            <w:tcW w:w="1296" w:type="dxa"/>
          </w:tcPr>
          <w:p w14:paraId="74D977CC" w14:textId="77777777" w:rsidR="00957881" w:rsidRDefault="00000000">
            <w:pPr>
              <w:pStyle w:val="TableCell"/>
            </w:pPr>
            <w:r>
              <w:t xml:space="preserve">P99 </w:t>
            </w:r>
            <w:r>
              <w:rPr>
                <w:rFonts w:hint="eastAsia"/>
              </w:rPr>
              <w:t>调度延迟</w:t>
            </w:r>
            <w:r>
              <w:rPr>
                <w:rFonts w:hint="eastAsia"/>
              </w:rPr>
              <w:t>(s)</w:t>
            </w:r>
          </w:p>
        </w:tc>
        <w:tc>
          <w:tcPr>
            <w:tcW w:w="1296" w:type="dxa"/>
          </w:tcPr>
          <w:p w14:paraId="55D5C538" w14:textId="77777777" w:rsidR="00957881" w:rsidRDefault="00000000">
            <w:pPr>
              <w:pStyle w:val="TableCell"/>
            </w:pPr>
            <w:r>
              <w:t>4.00</w:t>
            </w:r>
          </w:p>
        </w:tc>
        <w:tc>
          <w:tcPr>
            <w:tcW w:w="1296" w:type="dxa"/>
          </w:tcPr>
          <w:p w14:paraId="04FBD5C8" w14:textId="77777777" w:rsidR="00957881" w:rsidRDefault="00000000">
            <w:pPr>
              <w:pStyle w:val="TableCell"/>
            </w:pPr>
            <w:r>
              <w:t>23.48</w:t>
            </w:r>
          </w:p>
        </w:tc>
        <w:tc>
          <w:tcPr>
            <w:tcW w:w="1296" w:type="dxa"/>
          </w:tcPr>
          <w:p w14:paraId="4C45045D" w14:textId="77777777" w:rsidR="00957881" w:rsidRDefault="00000000">
            <w:pPr>
              <w:pStyle w:val="TableCell"/>
            </w:pPr>
            <w:r>
              <w:t>0.118</w:t>
            </w:r>
          </w:p>
        </w:tc>
        <w:tc>
          <w:tcPr>
            <w:tcW w:w="1296" w:type="dxa"/>
          </w:tcPr>
          <w:p w14:paraId="0EC55228" w14:textId="77777777" w:rsidR="00957881" w:rsidRDefault="00000000">
            <w:pPr>
              <w:pStyle w:val="TableCell"/>
            </w:pPr>
            <w:r>
              <w:t>4.98</w:t>
            </w:r>
          </w:p>
        </w:tc>
        <w:tc>
          <w:tcPr>
            <w:tcW w:w="1296" w:type="dxa"/>
          </w:tcPr>
          <w:p w14:paraId="42ED915D" w14:textId="77777777" w:rsidR="00957881" w:rsidRDefault="00000000">
            <w:pPr>
              <w:pStyle w:val="TableCell"/>
            </w:pPr>
            <w:r>
              <w:t>0.881</w:t>
            </w:r>
          </w:p>
        </w:tc>
      </w:tr>
      <w:tr w:rsidR="00957881" w14:paraId="10FDB526" w14:textId="77777777">
        <w:tc>
          <w:tcPr>
            <w:tcW w:w="1296" w:type="dxa"/>
          </w:tcPr>
          <w:p w14:paraId="0ABA4749" w14:textId="77777777" w:rsidR="00957881" w:rsidRDefault="00000000">
            <w:pPr>
              <w:pStyle w:val="TableCell"/>
            </w:pPr>
            <w:r>
              <w:t>s2_w3</w:t>
            </w:r>
          </w:p>
        </w:tc>
        <w:tc>
          <w:tcPr>
            <w:tcW w:w="1296" w:type="dxa"/>
          </w:tcPr>
          <w:p w14:paraId="274D816E" w14:textId="77777777" w:rsidR="00957881" w:rsidRDefault="00000000">
            <w:pPr>
              <w:pStyle w:val="TableCell"/>
            </w:pPr>
            <w:r>
              <w:t>Pod E2E P99(s)</w:t>
            </w:r>
          </w:p>
        </w:tc>
        <w:tc>
          <w:tcPr>
            <w:tcW w:w="1296" w:type="dxa"/>
          </w:tcPr>
          <w:p w14:paraId="636B1E7E" w14:textId="77777777" w:rsidR="00957881" w:rsidRDefault="00000000">
            <w:pPr>
              <w:pStyle w:val="TableCell"/>
            </w:pPr>
            <w:r>
              <w:t>4.02</w:t>
            </w:r>
          </w:p>
        </w:tc>
        <w:tc>
          <w:tcPr>
            <w:tcW w:w="1296" w:type="dxa"/>
          </w:tcPr>
          <w:p w14:paraId="1F7DB732" w14:textId="77777777" w:rsidR="00957881" w:rsidRDefault="00000000">
            <w:pPr>
              <w:pStyle w:val="TableCell"/>
            </w:pPr>
            <w:r>
              <w:t>16.26</w:t>
            </w:r>
          </w:p>
        </w:tc>
        <w:tc>
          <w:tcPr>
            <w:tcW w:w="1296" w:type="dxa"/>
          </w:tcPr>
          <w:p w14:paraId="34E9B076" w14:textId="77777777" w:rsidR="00957881" w:rsidRDefault="00000000">
            <w:pPr>
              <w:pStyle w:val="TableCell"/>
            </w:pPr>
            <w:r>
              <w:t>—</w:t>
            </w:r>
          </w:p>
        </w:tc>
        <w:tc>
          <w:tcPr>
            <w:tcW w:w="1296" w:type="dxa"/>
          </w:tcPr>
          <w:p w14:paraId="04237AA9" w14:textId="77777777" w:rsidR="00957881" w:rsidRDefault="00000000">
            <w:pPr>
              <w:pStyle w:val="TableCell"/>
            </w:pPr>
            <w:r>
              <w:t>—</w:t>
            </w:r>
          </w:p>
        </w:tc>
        <w:tc>
          <w:tcPr>
            <w:tcW w:w="1296" w:type="dxa"/>
          </w:tcPr>
          <w:p w14:paraId="60254610" w14:textId="77777777" w:rsidR="00957881" w:rsidRDefault="00000000">
            <w:pPr>
              <w:pStyle w:val="TableCell"/>
            </w:pPr>
            <w:r>
              <w:t>—</w:t>
            </w:r>
          </w:p>
        </w:tc>
      </w:tr>
      <w:tr w:rsidR="00957881" w14:paraId="0CD8E925" w14:textId="77777777">
        <w:tc>
          <w:tcPr>
            <w:tcW w:w="1296" w:type="dxa"/>
          </w:tcPr>
          <w:p w14:paraId="701B2468" w14:textId="77777777" w:rsidR="00957881" w:rsidRDefault="00000000">
            <w:pPr>
              <w:pStyle w:val="TableCell"/>
            </w:pPr>
            <w:r>
              <w:t>s2_w3</w:t>
            </w:r>
          </w:p>
        </w:tc>
        <w:tc>
          <w:tcPr>
            <w:tcW w:w="1296" w:type="dxa"/>
          </w:tcPr>
          <w:p w14:paraId="5C508D0F" w14:textId="77777777" w:rsidR="00957881" w:rsidRDefault="00000000">
            <w:pPr>
              <w:pStyle w:val="TableCell"/>
            </w:pPr>
            <w:r>
              <w:rPr>
                <w:rFonts w:hint="eastAsia"/>
              </w:rPr>
              <w:t>队列堆积峰值</w:t>
            </w:r>
            <w:r>
              <w:rPr>
                <w:rFonts w:hint="eastAsia"/>
              </w:rPr>
              <w:t>(pods)</w:t>
            </w:r>
          </w:p>
        </w:tc>
        <w:tc>
          <w:tcPr>
            <w:tcW w:w="1296" w:type="dxa"/>
          </w:tcPr>
          <w:p w14:paraId="19406C37" w14:textId="77777777" w:rsidR="00957881" w:rsidRDefault="00000000">
            <w:pPr>
              <w:pStyle w:val="TableCell"/>
            </w:pPr>
            <w:r>
              <w:t>4218</w:t>
            </w:r>
          </w:p>
        </w:tc>
        <w:tc>
          <w:tcPr>
            <w:tcW w:w="1296" w:type="dxa"/>
          </w:tcPr>
          <w:p w14:paraId="578445CF" w14:textId="77777777" w:rsidR="00957881" w:rsidRDefault="00000000">
            <w:pPr>
              <w:pStyle w:val="TableCell"/>
            </w:pPr>
            <w:r>
              <w:t>15387</w:t>
            </w:r>
          </w:p>
        </w:tc>
        <w:tc>
          <w:tcPr>
            <w:tcW w:w="1296" w:type="dxa"/>
          </w:tcPr>
          <w:p w14:paraId="0876E926" w14:textId="77777777" w:rsidR="00957881" w:rsidRDefault="00000000">
            <w:pPr>
              <w:pStyle w:val="TableCell"/>
            </w:pPr>
            <w:r>
              <w:t>43317</w:t>
            </w:r>
          </w:p>
        </w:tc>
        <w:tc>
          <w:tcPr>
            <w:tcW w:w="1296" w:type="dxa"/>
          </w:tcPr>
          <w:p w14:paraId="54DB0D34" w14:textId="77777777" w:rsidR="00957881" w:rsidRDefault="00000000">
            <w:pPr>
              <w:pStyle w:val="TableCell"/>
            </w:pPr>
            <w:r>
              <w:t>0.000</w:t>
            </w:r>
          </w:p>
        </w:tc>
        <w:tc>
          <w:tcPr>
            <w:tcW w:w="1296" w:type="dxa"/>
          </w:tcPr>
          <w:p w14:paraId="729658C8" w14:textId="77777777" w:rsidR="00957881" w:rsidRDefault="00000000">
            <w:pPr>
              <w:pStyle w:val="TableCell"/>
            </w:pPr>
            <w:r>
              <w:t>93989</w:t>
            </w:r>
          </w:p>
        </w:tc>
      </w:tr>
      <w:tr w:rsidR="00957881" w14:paraId="20CF699C" w14:textId="77777777">
        <w:tc>
          <w:tcPr>
            <w:tcW w:w="1296" w:type="dxa"/>
          </w:tcPr>
          <w:p w14:paraId="7874E6E9" w14:textId="77777777" w:rsidR="00957881" w:rsidRDefault="00000000">
            <w:pPr>
              <w:pStyle w:val="TableCell"/>
            </w:pPr>
            <w:r>
              <w:t>s2_w3</w:t>
            </w:r>
          </w:p>
        </w:tc>
        <w:tc>
          <w:tcPr>
            <w:tcW w:w="1296" w:type="dxa"/>
          </w:tcPr>
          <w:p w14:paraId="37CB7ADF" w14:textId="77777777" w:rsidR="00957881" w:rsidRDefault="00000000">
            <w:pPr>
              <w:pStyle w:val="TableCell"/>
            </w:pPr>
            <w:r>
              <w:rPr>
                <w:rFonts w:hint="eastAsia"/>
              </w:rPr>
              <w:t>绑定成功率</w:t>
            </w:r>
          </w:p>
        </w:tc>
        <w:tc>
          <w:tcPr>
            <w:tcW w:w="1296" w:type="dxa"/>
          </w:tcPr>
          <w:p w14:paraId="14358B04" w14:textId="77777777" w:rsidR="00957881" w:rsidRDefault="00000000">
            <w:pPr>
              <w:pStyle w:val="TableCell"/>
            </w:pPr>
            <w:r>
              <w:t>1.00</w:t>
            </w:r>
          </w:p>
        </w:tc>
        <w:tc>
          <w:tcPr>
            <w:tcW w:w="1296" w:type="dxa"/>
          </w:tcPr>
          <w:p w14:paraId="6522CF4C" w14:textId="77777777" w:rsidR="00957881" w:rsidRDefault="00000000">
            <w:pPr>
              <w:pStyle w:val="TableCell"/>
            </w:pPr>
            <w:r>
              <w:t>1.00</w:t>
            </w:r>
          </w:p>
        </w:tc>
        <w:tc>
          <w:tcPr>
            <w:tcW w:w="1296" w:type="dxa"/>
          </w:tcPr>
          <w:p w14:paraId="03779551" w14:textId="77777777" w:rsidR="00957881" w:rsidRDefault="00000000">
            <w:pPr>
              <w:pStyle w:val="TableCell"/>
            </w:pPr>
            <w:r>
              <w:t>—</w:t>
            </w:r>
          </w:p>
        </w:tc>
        <w:tc>
          <w:tcPr>
            <w:tcW w:w="1296" w:type="dxa"/>
          </w:tcPr>
          <w:p w14:paraId="1DA7FDD3" w14:textId="77777777" w:rsidR="00957881" w:rsidRDefault="00000000">
            <w:pPr>
              <w:pStyle w:val="TableCell"/>
            </w:pPr>
            <w:r>
              <w:t>—</w:t>
            </w:r>
          </w:p>
        </w:tc>
        <w:tc>
          <w:tcPr>
            <w:tcW w:w="1296" w:type="dxa"/>
          </w:tcPr>
          <w:p w14:paraId="50C1405F" w14:textId="77777777" w:rsidR="00957881" w:rsidRDefault="00000000">
            <w:pPr>
              <w:pStyle w:val="TableCell"/>
            </w:pPr>
            <w:r>
              <w:t>—</w:t>
            </w:r>
          </w:p>
        </w:tc>
      </w:tr>
      <w:tr w:rsidR="00957881" w14:paraId="61D8B524" w14:textId="77777777">
        <w:tc>
          <w:tcPr>
            <w:tcW w:w="1296" w:type="dxa"/>
          </w:tcPr>
          <w:p w14:paraId="50134B21" w14:textId="77777777" w:rsidR="00957881" w:rsidRDefault="00000000">
            <w:pPr>
              <w:pStyle w:val="TableCell"/>
            </w:pPr>
            <w:r>
              <w:t>s3_w2</w:t>
            </w:r>
          </w:p>
        </w:tc>
        <w:tc>
          <w:tcPr>
            <w:tcW w:w="1296" w:type="dxa"/>
          </w:tcPr>
          <w:p w14:paraId="0F361971" w14:textId="77777777" w:rsidR="00957881" w:rsidRDefault="00000000">
            <w:pPr>
              <w:pStyle w:val="TableCell"/>
            </w:pPr>
            <w:r>
              <w:rPr>
                <w:rFonts w:hint="eastAsia"/>
              </w:rPr>
              <w:t>有效吞吐</w:t>
            </w:r>
            <w:r>
              <w:rPr>
                <w:rFonts w:hint="eastAsia"/>
              </w:rPr>
              <w:t>(pods/s)</w:t>
            </w:r>
          </w:p>
        </w:tc>
        <w:tc>
          <w:tcPr>
            <w:tcW w:w="1296" w:type="dxa"/>
          </w:tcPr>
          <w:p w14:paraId="297ABF78" w14:textId="77777777" w:rsidR="00957881" w:rsidRDefault="00000000">
            <w:pPr>
              <w:pStyle w:val="TableCell"/>
            </w:pPr>
            <w:r>
              <w:t>329</w:t>
            </w:r>
          </w:p>
        </w:tc>
        <w:tc>
          <w:tcPr>
            <w:tcW w:w="1296" w:type="dxa"/>
          </w:tcPr>
          <w:p w14:paraId="65103A01" w14:textId="77777777" w:rsidR="00957881" w:rsidRDefault="00000000">
            <w:pPr>
              <w:pStyle w:val="TableCell"/>
            </w:pPr>
            <w:r>
              <w:t>273</w:t>
            </w:r>
          </w:p>
        </w:tc>
        <w:tc>
          <w:tcPr>
            <w:tcW w:w="1296" w:type="dxa"/>
          </w:tcPr>
          <w:p w14:paraId="3A8E2948" w14:textId="77777777" w:rsidR="00957881" w:rsidRDefault="00000000">
            <w:pPr>
              <w:pStyle w:val="TableCell"/>
            </w:pPr>
            <w:r>
              <w:t>270</w:t>
            </w:r>
          </w:p>
        </w:tc>
        <w:tc>
          <w:tcPr>
            <w:tcW w:w="1296" w:type="dxa"/>
          </w:tcPr>
          <w:p w14:paraId="7AD27EBA" w14:textId="77777777" w:rsidR="00957881" w:rsidRDefault="00000000">
            <w:pPr>
              <w:pStyle w:val="TableCell"/>
            </w:pPr>
            <w:r>
              <w:t>48.36</w:t>
            </w:r>
          </w:p>
        </w:tc>
        <w:tc>
          <w:tcPr>
            <w:tcW w:w="1296" w:type="dxa"/>
          </w:tcPr>
          <w:p w14:paraId="7854A206" w14:textId="77777777" w:rsidR="00957881" w:rsidRDefault="00000000">
            <w:pPr>
              <w:pStyle w:val="TableCell"/>
            </w:pPr>
            <w:r>
              <w:t>24.47</w:t>
            </w:r>
          </w:p>
        </w:tc>
      </w:tr>
      <w:tr w:rsidR="00957881" w14:paraId="1E61794F" w14:textId="77777777">
        <w:tc>
          <w:tcPr>
            <w:tcW w:w="1296" w:type="dxa"/>
          </w:tcPr>
          <w:p w14:paraId="51AA14BF" w14:textId="77777777" w:rsidR="00957881" w:rsidRDefault="00000000">
            <w:pPr>
              <w:pStyle w:val="TableCell"/>
            </w:pPr>
            <w:r>
              <w:t>s3_w2</w:t>
            </w:r>
          </w:p>
        </w:tc>
        <w:tc>
          <w:tcPr>
            <w:tcW w:w="1296" w:type="dxa"/>
          </w:tcPr>
          <w:p w14:paraId="04EAC818" w14:textId="77777777" w:rsidR="00957881" w:rsidRDefault="00000000">
            <w:pPr>
              <w:pStyle w:val="TableCell"/>
            </w:pPr>
            <w:r>
              <w:rPr>
                <w:rFonts w:hint="eastAsia"/>
              </w:rPr>
              <w:t>峰值吞吐</w:t>
            </w:r>
            <w:r>
              <w:rPr>
                <w:rFonts w:hint="eastAsia"/>
              </w:rPr>
              <w:t>(pods/s)</w:t>
            </w:r>
          </w:p>
        </w:tc>
        <w:tc>
          <w:tcPr>
            <w:tcW w:w="1296" w:type="dxa"/>
          </w:tcPr>
          <w:p w14:paraId="3E0AF8FE" w14:textId="77777777" w:rsidR="00957881" w:rsidRDefault="00000000">
            <w:pPr>
              <w:pStyle w:val="TableCell"/>
            </w:pPr>
            <w:r>
              <w:t>457</w:t>
            </w:r>
          </w:p>
        </w:tc>
        <w:tc>
          <w:tcPr>
            <w:tcW w:w="1296" w:type="dxa"/>
          </w:tcPr>
          <w:p w14:paraId="45FEEB8F" w14:textId="77777777" w:rsidR="00957881" w:rsidRDefault="00000000">
            <w:pPr>
              <w:pStyle w:val="TableCell"/>
            </w:pPr>
            <w:r>
              <w:t>432</w:t>
            </w:r>
          </w:p>
        </w:tc>
        <w:tc>
          <w:tcPr>
            <w:tcW w:w="1296" w:type="dxa"/>
          </w:tcPr>
          <w:p w14:paraId="5F9FAB22" w14:textId="77777777" w:rsidR="00957881" w:rsidRDefault="00000000">
            <w:pPr>
              <w:pStyle w:val="TableCell"/>
            </w:pPr>
            <w:r>
              <w:t>746</w:t>
            </w:r>
          </w:p>
        </w:tc>
        <w:tc>
          <w:tcPr>
            <w:tcW w:w="1296" w:type="dxa"/>
          </w:tcPr>
          <w:p w14:paraId="0B751D8F" w14:textId="77777777" w:rsidR="00957881" w:rsidRDefault="00000000">
            <w:pPr>
              <w:pStyle w:val="TableCell"/>
            </w:pPr>
            <w:r>
              <w:t>133</w:t>
            </w:r>
          </w:p>
        </w:tc>
        <w:tc>
          <w:tcPr>
            <w:tcW w:w="1296" w:type="dxa"/>
          </w:tcPr>
          <w:p w14:paraId="26FBA123" w14:textId="77777777" w:rsidR="00957881" w:rsidRDefault="00000000">
            <w:pPr>
              <w:pStyle w:val="TableCell"/>
            </w:pPr>
            <w:r>
              <w:t>11.62</w:t>
            </w:r>
          </w:p>
        </w:tc>
      </w:tr>
      <w:tr w:rsidR="00957881" w14:paraId="2F2938F3" w14:textId="77777777">
        <w:tc>
          <w:tcPr>
            <w:tcW w:w="1296" w:type="dxa"/>
          </w:tcPr>
          <w:p w14:paraId="1C778B04" w14:textId="77777777" w:rsidR="00957881" w:rsidRDefault="00000000">
            <w:pPr>
              <w:pStyle w:val="TableCell"/>
            </w:pPr>
            <w:r>
              <w:t>s3_w2</w:t>
            </w:r>
          </w:p>
        </w:tc>
        <w:tc>
          <w:tcPr>
            <w:tcW w:w="1296" w:type="dxa"/>
          </w:tcPr>
          <w:p w14:paraId="311CDE96" w14:textId="77777777" w:rsidR="00957881" w:rsidRDefault="00000000">
            <w:pPr>
              <w:pStyle w:val="TableCell"/>
            </w:pPr>
            <w:r>
              <w:t xml:space="preserve">P90 </w:t>
            </w:r>
            <w:r>
              <w:rPr>
                <w:rFonts w:hint="eastAsia"/>
              </w:rPr>
              <w:t>调度延迟</w:t>
            </w:r>
            <w:r>
              <w:rPr>
                <w:rFonts w:hint="eastAsia"/>
              </w:rPr>
              <w:t>(s)</w:t>
            </w:r>
          </w:p>
        </w:tc>
        <w:tc>
          <w:tcPr>
            <w:tcW w:w="1296" w:type="dxa"/>
          </w:tcPr>
          <w:p w14:paraId="3B93FAEE" w14:textId="77777777" w:rsidR="00957881" w:rsidRDefault="00000000">
            <w:pPr>
              <w:pStyle w:val="TableCell"/>
            </w:pPr>
            <w:r>
              <w:t>0.057</w:t>
            </w:r>
          </w:p>
        </w:tc>
        <w:tc>
          <w:tcPr>
            <w:tcW w:w="1296" w:type="dxa"/>
          </w:tcPr>
          <w:p w14:paraId="370E5F84" w14:textId="77777777" w:rsidR="00957881" w:rsidRDefault="00000000">
            <w:pPr>
              <w:pStyle w:val="TableCell"/>
            </w:pPr>
            <w:r>
              <w:t>0.087</w:t>
            </w:r>
          </w:p>
        </w:tc>
        <w:tc>
          <w:tcPr>
            <w:tcW w:w="1296" w:type="dxa"/>
          </w:tcPr>
          <w:p w14:paraId="3D7329BD" w14:textId="77777777" w:rsidR="00957881" w:rsidRDefault="00000000">
            <w:pPr>
              <w:pStyle w:val="TableCell"/>
            </w:pPr>
            <w:r>
              <w:t>0.016</w:t>
            </w:r>
          </w:p>
        </w:tc>
        <w:tc>
          <w:tcPr>
            <w:tcW w:w="1296" w:type="dxa"/>
          </w:tcPr>
          <w:p w14:paraId="061508E3" w14:textId="77777777" w:rsidR="00957881" w:rsidRDefault="00000000">
            <w:pPr>
              <w:pStyle w:val="TableCell"/>
            </w:pPr>
            <w:r>
              <w:t>3.08</w:t>
            </w:r>
          </w:p>
        </w:tc>
        <w:tc>
          <w:tcPr>
            <w:tcW w:w="1296" w:type="dxa"/>
          </w:tcPr>
          <w:p w14:paraId="70029C0B" w14:textId="77777777" w:rsidR="00957881" w:rsidRDefault="00000000">
            <w:pPr>
              <w:pStyle w:val="TableCell"/>
            </w:pPr>
            <w:r>
              <w:t>16.38</w:t>
            </w:r>
          </w:p>
        </w:tc>
      </w:tr>
      <w:tr w:rsidR="00957881" w14:paraId="22D2FCA2" w14:textId="77777777">
        <w:tc>
          <w:tcPr>
            <w:tcW w:w="1296" w:type="dxa"/>
          </w:tcPr>
          <w:p w14:paraId="5B7A8BC8" w14:textId="77777777" w:rsidR="00957881" w:rsidRDefault="00000000">
            <w:pPr>
              <w:pStyle w:val="TableCell"/>
            </w:pPr>
            <w:r>
              <w:t>s3_w2</w:t>
            </w:r>
          </w:p>
        </w:tc>
        <w:tc>
          <w:tcPr>
            <w:tcW w:w="1296" w:type="dxa"/>
          </w:tcPr>
          <w:p w14:paraId="075158C4" w14:textId="77777777" w:rsidR="00957881" w:rsidRDefault="00000000">
            <w:pPr>
              <w:pStyle w:val="TableCell"/>
            </w:pPr>
            <w:r>
              <w:t xml:space="preserve">P99 </w:t>
            </w:r>
            <w:r>
              <w:rPr>
                <w:rFonts w:hint="eastAsia"/>
              </w:rPr>
              <w:t>调度延迟</w:t>
            </w:r>
            <w:r>
              <w:rPr>
                <w:rFonts w:hint="eastAsia"/>
              </w:rPr>
              <w:t>(s)</w:t>
            </w:r>
          </w:p>
        </w:tc>
        <w:tc>
          <w:tcPr>
            <w:tcW w:w="1296" w:type="dxa"/>
          </w:tcPr>
          <w:p w14:paraId="56C71A43" w14:textId="77777777" w:rsidR="00957881" w:rsidRDefault="00000000">
            <w:pPr>
              <w:pStyle w:val="TableCell"/>
            </w:pPr>
            <w:r>
              <w:t>0.204</w:t>
            </w:r>
          </w:p>
        </w:tc>
        <w:tc>
          <w:tcPr>
            <w:tcW w:w="1296" w:type="dxa"/>
          </w:tcPr>
          <w:p w14:paraId="2F476BFC" w14:textId="77777777" w:rsidR="00957881" w:rsidRDefault="00000000">
            <w:pPr>
              <w:pStyle w:val="TableCell"/>
            </w:pPr>
            <w:r>
              <w:t>0.217</w:t>
            </w:r>
          </w:p>
        </w:tc>
        <w:tc>
          <w:tcPr>
            <w:tcW w:w="1296" w:type="dxa"/>
          </w:tcPr>
          <w:p w14:paraId="62066EBF" w14:textId="77777777" w:rsidR="00957881" w:rsidRDefault="00000000">
            <w:pPr>
              <w:pStyle w:val="TableCell"/>
            </w:pPr>
            <w:r>
              <w:t>0.094</w:t>
            </w:r>
          </w:p>
        </w:tc>
        <w:tc>
          <w:tcPr>
            <w:tcW w:w="1296" w:type="dxa"/>
          </w:tcPr>
          <w:p w14:paraId="2BD38B2D" w14:textId="77777777" w:rsidR="00957881" w:rsidRDefault="00000000">
            <w:pPr>
              <w:pStyle w:val="TableCell"/>
            </w:pPr>
            <w:r>
              <w:t>3.18</w:t>
            </w:r>
          </w:p>
        </w:tc>
        <w:tc>
          <w:tcPr>
            <w:tcW w:w="1296" w:type="dxa"/>
          </w:tcPr>
          <w:p w14:paraId="6D8F0580" w14:textId="77777777" w:rsidR="00957881" w:rsidRDefault="00000000">
            <w:pPr>
              <w:pStyle w:val="TableCell"/>
            </w:pPr>
            <w:r>
              <w:t>16.38</w:t>
            </w:r>
          </w:p>
        </w:tc>
      </w:tr>
      <w:tr w:rsidR="00957881" w14:paraId="2730A6EB" w14:textId="77777777">
        <w:tc>
          <w:tcPr>
            <w:tcW w:w="1296" w:type="dxa"/>
          </w:tcPr>
          <w:p w14:paraId="1332935E" w14:textId="77777777" w:rsidR="00957881" w:rsidRDefault="00000000">
            <w:pPr>
              <w:pStyle w:val="TableCell"/>
            </w:pPr>
            <w:r>
              <w:t>s3_w2</w:t>
            </w:r>
          </w:p>
        </w:tc>
        <w:tc>
          <w:tcPr>
            <w:tcW w:w="1296" w:type="dxa"/>
          </w:tcPr>
          <w:p w14:paraId="164C3FB0" w14:textId="77777777" w:rsidR="00957881" w:rsidRDefault="00000000">
            <w:pPr>
              <w:pStyle w:val="TableCell"/>
            </w:pPr>
            <w:r>
              <w:t>Pod E2E P99(s)</w:t>
            </w:r>
          </w:p>
        </w:tc>
        <w:tc>
          <w:tcPr>
            <w:tcW w:w="1296" w:type="dxa"/>
          </w:tcPr>
          <w:p w14:paraId="063401CE" w14:textId="77777777" w:rsidR="00957881" w:rsidRDefault="00000000">
            <w:pPr>
              <w:pStyle w:val="TableCell"/>
            </w:pPr>
            <w:r>
              <w:t>0.255</w:t>
            </w:r>
          </w:p>
        </w:tc>
        <w:tc>
          <w:tcPr>
            <w:tcW w:w="1296" w:type="dxa"/>
          </w:tcPr>
          <w:p w14:paraId="1435FE86" w14:textId="77777777" w:rsidR="00957881" w:rsidRDefault="00000000">
            <w:pPr>
              <w:pStyle w:val="TableCell"/>
            </w:pPr>
            <w:r>
              <w:t>0.396</w:t>
            </w:r>
          </w:p>
        </w:tc>
        <w:tc>
          <w:tcPr>
            <w:tcW w:w="1296" w:type="dxa"/>
          </w:tcPr>
          <w:p w14:paraId="7672277A" w14:textId="77777777" w:rsidR="00957881" w:rsidRDefault="00000000">
            <w:pPr>
              <w:pStyle w:val="TableCell"/>
            </w:pPr>
            <w:r>
              <w:t>—</w:t>
            </w:r>
          </w:p>
        </w:tc>
        <w:tc>
          <w:tcPr>
            <w:tcW w:w="1296" w:type="dxa"/>
          </w:tcPr>
          <w:p w14:paraId="14617A7E" w14:textId="77777777" w:rsidR="00957881" w:rsidRDefault="00000000">
            <w:pPr>
              <w:pStyle w:val="TableCell"/>
            </w:pPr>
            <w:r>
              <w:t>—</w:t>
            </w:r>
          </w:p>
        </w:tc>
        <w:tc>
          <w:tcPr>
            <w:tcW w:w="1296" w:type="dxa"/>
          </w:tcPr>
          <w:p w14:paraId="7AA50152" w14:textId="77777777" w:rsidR="00957881" w:rsidRDefault="00000000">
            <w:pPr>
              <w:pStyle w:val="TableCell"/>
            </w:pPr>
            <w:r>
              <w:t>—</w:t>
            </w:r>
          </w:p>
        </w:tc>
      </w:tr>
      <w:tr w:rsidR="00957881" w14:paraId="587B345E" w14:textId="77777777">
        <w:tc>
          <w:tcPr>
            <w:tcW w:w="1296" w:type="dxa"/>
          </w:tcPr>
          <w:p w14:paraId="10805014" w14:textId="77777777" w:rsidR="00957881" w:rsidRDefault="00000000">
            <w:pPr>
              <w:pStyle w:val="TableCell"/>
            </w:pPr>
            <w:r>
              <w:t>s3_w2</w:t>
            </w:r>
          </w:p>
        </w:tc>
        <w:tc>
          <w:tcPr>
            <w:tcW w:w="1296" w:type="dxa"/>
          </w:tcPr>
          <w:p w14:paraId="258CC66A" w14:textId="77777777" w:rsidR="00957881" w:rsidRDefault="00000000">
            <w:pPr>
              <w:pStyle w:val="TableCell"/>
            </w:pPr>
            <w:r>
              <w:rPr>
                <w:rFonts w:hint="eastAsia"/>
              </w:rPr>
              <w:t>队列堆积峰值</w:t>
            </w:r>
            <w:r>
              <w:rPr>
                <w:rFonts w:hint="eastAsia"/>
              </w:rPr>
              <w:t>(pods)</w:t>
            </w:r>
          </w:p>
        </w:tc>
        <w:tc>
          <w:tcPr>
            <w:tcW w:w="1296" w:type="dxa"/>
          </w:tcPr>
          <w:p w14:paraId="24A49E5C" w14:textId="77777777" w:rsidR="00957881" w:rsidRDefault="00000000">
            <w:pPr>
              <w:pStyle w:val="TableCell"/>
            </w:pPr>
            <w:r>
              <w:t>3.00</w:t>
            </w:r>
          </w:p>
        </w:tc>
        <w:tc>
          <w:tcPr>
            <w:tcW w:w="1296" w:type="dxa"/>
          </w:tcPr>
          <w:p w14:paraId="5A5BFEB2" w14:textId="77777777" w:rsidR="00957881" w:rsidRDefault="00000000">
            <w:pPr>
              <w:pStyle w:val="TableCell"/>
            </w:pPr>
            <w:r>
              <w:t>1.00</w:t>
            </w:r>
          </w:p>
        </w:tc>
        <w:tc>
          <w:tcPr>
            <w:tcW w:w="1296" w:type="dxa"/>
          </w:tcPr>
          <w:p w14:paraId="1646D340" w14:textId="77777777" w:rsidR="00957881" w:rsidRDefault="00000000">
            <w:pPr>
              <w:pStyle w:val="TableCell"/>
            </w:pPr>
            <w:r>
              <w:t>20956</w:t>
            </w:r>
          </w:p>
        </w:tc>
        <w:tc>
          <w:tcPr>
            <w:tcW w:w="1296" w:type="dxa"/>
          </w:tcPr>
          <w:p w14:paraId="3622F6E6" w14:textId="77777777" w:rsidR="00957881" w:rsidRDefault="00000000">
            <w:pPr>
              <w:pStyle w:val="TableCell"/>
            </w:pPr>
            <w:r>
              <w:t>0.000</w:t>
            </w:r>
          </w:p>
        </w:tc>
        <w:tc>
          <w:tcPr>
            <w:tcW w:w="1296" w:type="dxa"/>
          </w:tcPr>
          <w:p w14:paraId="76669551" w14:textId="77777777" w:rsidR="00957881" w:rsidRDefault="00000000">
            <w:pPr>
              <w:pStyle w:val="TableCell"/>
            </w:pPr>
            <w:r>
              <w:t>33093</w:t>
            </w:r>
          </w:p>
        </w:tc>
      </w:tr>
      <w:tr w:rsidR="00957881" w14:paraId="49B2FB8D" w14:textId="77777777">
        <w:tc>
          <w:tcPr>
            <w:tcW w:w="1296" w:type="dxa"/>
          </w:tcPr>
          <w:p w14:paraId="0994E23A" w14:textId="77777777" w:rsidR="00957881" w:rsidRDefault="00000000">
            <w:pPr>
              <w:pStyle w:val="TableCell"/>
            </w:pPr>
            <w:r>
              <w:t>s3_w2</w:t>
            </w:r>
          </w:p>
        </w:tc>
        <w:tc>
          <w:tcPr>
            <w:tcW w:w="1296" w:type="dxa"/>
          </w:tcPr>
          <w:p w14:paraId="2FB78A03" w14:textId="77777777" w:rsidR="00957881" w:rsidRDefault="00000000">
            <w:pPr>
              <w:pStyle w:val="TableCell"/>
            </w:pPr>
            <w:r>
              <w:rPr>
                <w:rFonts w:hint="eastAsia"/>
              </w:rPr>
              <w:t>绑定成功率</w:t>
            </w:r>
          </w:p>
        </w:tc>
        <w:tc>
          <w:tcPr>
            <w:tcW w:w="1296" w:type="dxa"/>
          </w:tcPr>
          <w:p w14:paraId="2F365EBF" w14:textId="77777777" w:rsidR="00957881" w:rsidRDefault="00000000">
            <w:pPr>
              <w:pStyle w:val="TableCell"/>
            </w:pPr>
            <w:r>
              <w:t>1.00</w:t>
            </w:r>
          </w:p>
        </w:tc>
        <w:tc>
          <w:tcPr>
            <w:tcW w:w="1296" w:type="dxa"/>
          </w:tcPr>
          <w:p w14:paraId="53DD8E11" w14:textId="77777777" w:rsidR="00957881" w:rsidRDefault="00000000">
            <w:pPr>
              <w:pStyle w:val="TableCell"/>
            </w:pPr>
            <w:r>
              <w:t>1.00</w:t>
            </w:r>
          </w:p>
        </w:tc>
        <w:tc>
          <w:tcPr>
            <w:tcW w:w="1296" w:type="dxa"/>
          </w:tcPr>
          <w:p w14:paraId="75A0035B" w14:textId="77777777" w:rsidR="00957881" w:rsidRDefault="00000000">
            <w:pPr>
              <w:pStyle w:val="TableCell"/>
            </w:pPr>
            <w:r>
              <w:t>—</w:t>
            </w:r>
          </w:p>
        </w:tc>
        <w:tc>
          <w:tcPr>
            <w:tcW w:w="1296" w:type="dxa"/>
          </w:tcPr>
          <w:p w14:paraId="16ADAA74" w14:textId="77777777" w:rsidR="00957881" w:rsidRDefault="00000000">
            <w:pPr>
              <w:pStyle w:val="TableCell"/>
            </w:pPr>
            <w:r>
              <w:t>—</w:t>
            </w:r>
          </w:p>
        </w:tc>
        <w:tc>
          <w:tcPr>
            <w:tcW w:w="1296" w:type="dxa"/>
          </w:tcPr>
          <w:p w14:paraId="1F70E94D" w14:textId="77777777" w:rsidR="00957881" w:rsidRDefault="00000000">
            <w:pPr>
              <w:pStyle w:val="TableCell"/>
            </w:pPr>
            <w:r>
              <w:t>—</w:t>
            </w:r>
          </w:p>
        </w:tc>
      </w:tr>
      <w:tr w:rsidR="00957881" w14:paraId="3F27ED06" w14:textId="77777777">
        <w:tc>
          <w:tcPr>
            <w:tcW w:w="1296" w:type="dxa"/>
          </w:tcPr>
          <w:p w14:paraId="72691C1F" w14:textId="77777777" w:rsidR="00957881" w:rsidRDefault="00000000">
            <w:pPr>
              <w:pStyle w:val="TableCell"/>
            </w:pPr>
            <w:r>
              <w:t>s3_w3</w:t>
            </w:r>
          </w:p>
        </w:tc>
        <w:tc>
          <w:tcPr>
            <w:tcW w:w="1296" w:type="dxa"/>
          </w:tcPr>
          <w:p w14:paraId="4568D18A" w14:textId="77777777" w:rsidR="00957881" w:rsidRDefault="00000000">
            <w:pPr>
              <w:pStyle w:val="TableCell"/>
            </w:pPr>
            <w:r>
              <w:rPr>
                <w:rFonts w:hint="eastAsia"/>
              </w:rPr>
              <w:t>有效吞吐</w:t>
            </w:r>
            <w:r>
              <w:rPr>
                <w:rFonts w:hint="eastAsia"/>
              </w:rPr>
              <w:t>(pods/s)</w:t>
            </w:r>
          </w:p>
        </w:tc>
        <w:tc>
          <w:tcPr>
            <w:tcW w:w="1296" w:type="dxa"/>
          </w:tcPr>
          <w:p w14:paraId="613B73C5" w14:textId="77777777" w:rsidR="00957881" w:rsidRDefault="00000000">
            <w:pPr>
              <w:pStyle w:val="TableCell"/>
            </w:pPr>
            <w:r>
              <w:t>298</w:t>
            </w:r>
          </w:p>
        </w:tc>
        <w:tc>
          <w:tcPr>
            <w:tcW w:w="1296" w:type="dxa"/>
          </w:tcPr>
          <w:p w14:paraId="40D54833" w14:textId="77777777" w:rsidR="00957881" w:rsidRDefault="00000000">
            <w:pPr>
              <w:pStyle w:val="TableCell"/>
            </w:pPr>
            <w:r>
              <w:t>283</w:t>
            </w:r>
          </w:p>
        </w:tc>
        <w:tc>
          <w:tcPr>
            <w:tcW w:w="1296" w:type="dxa"/>
          </w:tcPr>
          <w:p w14:paraId="513F9B20" w14:textId="77777777" w:rsidR="00957881" w:rsidRDefault="00000000">
            <w:pPr>
              <w:pStyle w:val="TableCell"/>
            </w:pPr>
            <w:r>
              <w:t>292</w:t>
            </w:r>
          </w:p>
        </w:tc>
        <w:tc>
          <w:tcPr>
            <w:tcW w:w="1296" w:type="dxa"/>
          </w:tcPr>
          <w:p w14:paraId="102F0939" w14:textId="77777777" w:rsidR="00957881" w:rsidRDefault="00000000">
            <w:pPr>
              <w:pStyle w:val="TableCell"/>
            </w:pPr>
            <w:r>
              <w:t>47.80</w:t>
            </w:r>
          </w:p>
        </w:tc>
        <w:tc>
          <w:tcPr>
            <w:tcW w:w="1296" w:type="dxa"/>
          </w:tcPr>
          <w:p w14:paraId="77818713" w14:textId="77777777" w:rsidR="00957881" w:rsidRDefault="00000000">
            <w:pPr>
              <w:pStyle w:val="TableCell"/>
            </w:pPr>
            <w:r>
              <w:t>23.96</w:t>
            </w:r>
          </w:p>
        </w:tc>
      </w:tr>
      <w:tr w:rsidR="00957881" w14:paraId="3429D36C" w14:textId="77777777">
        <w:tc>
          <w:tcPr>
            <w:tcW w:w="1296" w:type="dxa"/>
          </w:tcPr>
          <w:p w14:paraId="79BCC216" w14:textId="77777777" w:rsidR="00957881" w:rsidRDefault="00000000">
            <w:pPr>
              <w:pStyle w:val="TableCell"/>
            </w:pPr>
            <w:r>
              <w:t>s3_w3</w:t>
            </w:r>
          </w:p>
        </w:tc>
        <w:tc>
          <w:tcPr>
            <w:tcW w:w="1296" w:type="dxa"/>
          </w:tcPr>
          <w:p w14:paraId="596ECE10" w14:textId="77777777" w:rsidR="00957881" w:rsidRDefault="00000000">
            <w:pPr>
              <w:pStyle w:val="TableCell"/>
            </w:pPr>
            <w:r>
              <w:rPr>
                <w:rFonts w:hint="eastAsia"/>
              </w:rPr>
              <w:t>峰值吞吐</w:t>
            </w:r>
            <w:r>
              <w:rPr>
                <w:rFonts w:hint="eastAsia"/>
              </w:rPr>
              <w:t>(pods/s)</w:t>
            </w:r>
          </w:p>
        </w:tc>
        <w:tc>
          <w:tcPr>
            <w:tcW w:w="1296" w:type="dxa"/>
          </w:tcPr>
          <w:p w14:paraId="0AE41043" w14:textId="77777777" w:rsidR="00957881" w:rsidRDefault="00000000">
            <w:pPr>
              <w:pStyle w:val="TableCell"/>
            </w:pPr>
            <w:r>
              <w:t>858</w:t>
            </w:r>
          </w:p>
        </w:tc>
        <w:tc>
          <w:tcPr>
            <w:tcW w:w="1296" w:type="dxa"/>
          </w:tcPr>
          <w:p w14:paraId="6A5082A6" w14:textId="77777777" w:rsidR="00957881" w:rsidRDefault="00000000">
            <w:pPr>
              <w:pStyle w:val="TableCell"/>
            </w:pPr>
            <w:r>
              <w:t>753</w:t>
            </w:r>
          </w:p>
        </w:tc>
        <w:tc>
          <w:tcPr>
            <w:tcW w:w="1296" w:type="dxa"/>
          </w:tcPr>
          <w:p w14:paraId="2DB10FDE" w14:textId="77777777" w:rsidR="00957881" w:rsidRDefault="00000000">
            <w:pPr>
              <w:pStyle w:val="TableCell"/>
            </w:pPr>
            <w:r>
              <w:t>864</w:t>
            </w:r>
          </w:p>
        </w:tc>
        <w:tc>
          <w:tcPr>
            <w:tcW w:w="1296" w:type="dxa"/>
          </w:tcPr>
          <w:p w14:paraId="7CBA9142" w14:textId="77777777" w:rsidR="00957881" w:rsidRDefault="00000000">
            <w:pPr>
              <w:pStyle w:val="TableCell"/>
            </w:pPr>
            <w:r>
              <w:t>221</w:t>
            </w:r>
          </w:p>
        </w:tc>
        <w:tc>
          <w:tcPr>
            <w:tcW w:w="1296" w:type="dxa"/>
          </w:tcPr>
          <w:p w14:paraId="1C639A79" w14:textId="77777777" w:rsidR="00957881" w:rsidRDefault="00000000">
            <w:pPr>
              <w:pStyle w:val="TableCell"/>
            </w:pPr>
            <w:r>
              <w:t>27.42</w:t>
            </w:r>
          </w:p>
        </w:tc>
      </w:tr>
      <w:tr w:rsidR="00957881" w14:paraId="7D3D78E2" w14:textId="77777777">
        <w:tc>
          <w:tcPr>
            <w:tcW w:w="1296" w:type="dxa"/>
          </w:tcPr>
          <w:p w14:paraId="43A0AA4E" w14:textId="77777777" w:rsidR="00957881" w:rsidRDefault="00000000">
            <w:pPr>
              <w:pStyle w:val="TableCell"/>
            </w:pPr>
            <w:r>
              <w:lastRenderedPageBreak/>
              <w:t>s3_w3</w:t>
            </w:r>
          </w:p>
        </w:tc>
        <w:tc>
          <w:tcPr>
            <w:tcW w:w="1296" w:type="dxa"/>
          </w:tcPr>
          <w:p w14:paraId="05B24489" w14:textId="77777777" w:rsidR="00957881" w:rsidRDefault="00000000">
            <w:pPr>
              <w:pStyle w:val="TableCell"/>
            </w:pPr>
            <w:r>
              <w:t xml:space="preserve">P90 </w:t>
            </w:r>
            <w:r>
              <w:rPr>
                <w:rFonts w:hint="eastAsia"/>
              </w:rPr>
              <w:t>调度延迟</w:t>
            </w:r>
            <w:r>
              <w:rPr>
                <w:rFonts w:hint="eastAsia"/>
              </w:rPr>
              <w:t>(s)</w:t>
            </w:r>
          </w:p>
        </w:tc>
        <w:tc>
          <w:tcPr>
            <w:tcW w:w="1296" w:type="dxa"/>
          </w:tcPr>
          <w:p w14:paraId="22FBF936" w14:textId="77777777" w:rsidR="00957881" w:rsidRDefault="00000000">
            <w:pPr>
              <w:pStyle w:val="TableCell"/>
            </w:pPr>
            <w:r>
              <w:t>14.70</w:t>
            </w:r>
          </w:p>
        </w:tc>
        <w:tc>
          <w:tcPr>
            <w:tcW w:w="1296" w:type="dxa"/>
          </w:tcPr>
          <w:p w14:paraId="3794645C" w14:textId="77777777" w:rsidR="00957881" w:rsidRDefault="00000000">
            <w:pPr>
              <w:pStyle w:val="TableCell"/>
            </w:pPr>
            <w:r>
              <w:t>30.78</w:t>
            </w:r>
          </w:p>
        </w:tc>
        <w:tc>
          <w:tcPr>
            <w:tcW w:w="1296" w:type="dxa"/>
          </w:tcPr>
          <w:p w14:paraId="52DAEBCC" w14:textId="77777777" w:rsidR="00957881" w:rsidRDefault="00000000">
            <w:pPr>
              <w:pStyle w:val="TableCell"/>
            </w:pPr>
            <w:r>
              <w:t>0.016</w:t>
            </w:r>
          </w:p>
        </w:tc>
        <w:tc>
          <w:tcPr>
            <w:tcW w:w="1296" w:type="dxa"/>
          </w:tcPr>
          <w:p w14:paraId="3394CACD" w14:textId="77777777" w:rsidR="00957881" w:rsidRDefault="00000000">
            <w:pPr>
              <w:pStyle w:val="TableCell"/>
            </w:pPr>
            <w:r>
              <w:t>5.00</w:t>
            </w:r>
          </w:p>
        </w:tc>
        <w:tc>
          <w:tcPr>
            <w:tcW w:w="1296" w:type="dxa"/>
          </w:tcPr>
          <w:p w14:paraId="6E34DE35" w14:textId="77777777" w:rsidR="00957881" w:rsidRDefault="00000000">
            <w:pPr>
              <w:pStyle w:val="TableCell"/>
            </w:pPr>
            <w:r>
              <w:t>16.38</w:t>
            </w:r>
          </w:p>
        </w:tc>
      </w:tr>
      <w:tr w:rsidR="00957881" w14:paraId="6E54EC91" w14:textId="77777777">
        <w:tc>
          <w:tcPr>
            <w:tcW w:w="1296" w:type="dxa"/>
          </w:tcPr>
          <w:p w14:paraId="3A536A04" w14:textId="77777777" w:rsidR="00957881" w:rsidRDefault="00000000">
            <w:pPr>
              <w:pStyle w:val="TableCell"/>
            </w:pPr>
            <w:r>
              <w:t>s3_w3</w:t>
            </w:r>
          </w:p>
        </w:tc>
        <w:tc>
          <w:tcPr>
            <w:tcW w:w="1296" w:type="dxa"/>
          </w:tcPr>
          <w:p w14:paraId="2D16F54B" w14:textId="77777777" w:rsidR="00957881" w:rsidRDefault="00000000">
            <w:pPr>
              <w:pStyle w:val="TableCell"/>
            </w:pPr>
            <w:r>
              <w:t xml:space="preserve">P99 </w:t>
            </w:r>
            <w:r>
              <w:rPr>
                <w:rFonts w:hint="eastAsia"/>
              </w:rPr>
              <w:t>调度延迟</w:t>
            </w:r>
            <w:r>
              <w:rPr>
                <w:rFonts w:hint="eastAsia"/>
              </w:rPr>
              <w:t>(s)</w:t>
            </w:r>
          </w:p>
        </w:tc>
        <w:tc>
          <w:tcPr>
            <w:tcW w:w="1296" w:type="dxa"/>
          </w:tcPr>
          <w:p w14:paraId="64CD0FEA" w14:textId="77777777" w:rsidR="00957881" w:rsidRDefault="00000000">
            <w:pPr>
              <w:pStyle w:val="TableCell"/>
            </w:pPr>
            <w:r>
              <w:t>16.22</w:t>
            </w:r>
          </w:p>
        </w:tc>
        <w:tc>
          <w:tcPr>
            <w:tcW w:w="1296" w:type="dxa"/>
          </w:tcPr>
          <w:p w14:paraId="29E883C3" w14:textId="77777777" w:rsidR="00957881" w:rsidRDefault="00000000">
            <w:pPr>
              <w:pStyle w:val="TableCell"/>
            </w:pPr>
            <w:r>
              <w:t>32.57</w:t>
            </w:r>
          </w:p>
        </w:tc>
        <w:tc>
          <w:tcPr>
            <w:tcW w:w="1296" w:type="dxa"/>
          </w:tcPr>
          <w:p w14:paraId="58139E10" w14:textId="77777777" w:rsidR="00957881" w:rsidRDefault="00000000">
            <w:pPr>
              <w:pStyle w:val="TableCell"/>
            </w:pPr>
            <w:r>
              <w:t>0.094</w:t>
            </w:r>
          </w:p>
        </w:tc>
        <w:tc>
          <w:tcPr>
            <w:tcW w:w="1296" w:type="dxa"/>
          </w:tcPr>
          <w:p w14:paraId="03A3BDEF" w14:textId="77777777" w:rsidR="00957881" w:rsidRDefault="00000000">
            <w:pPr>
              <w:pStyle w:val="TableCell"/>
            </w:pPr>
            <w:r>
              <w:t>5.00</w:t>
            </w:r>
          </w:p>
        </w:tc>
        <w:tc>
          <w:tcPr>
            <w:tcW w:w="1296" w:type="dxa"/>
          </w:tcPr>
          <w:p w14:paraId="3BBA1F70" w14:textId="77777777" w:rsidR="00957881" w:rsidRDefault="00000000">
            <w:pPr>
              <w:pStyle w:val="TableCell"/>
            </w:pPr>
            <w:r>
              <w:t>16.38</w:t>
            </w:r>
          </w:p>
        </w:tc>
      </w:tr>
      <w:tr w:rsidR="00957881" w14:paraId="0A246753" w14:textId="77777777">
        <w:tc>
          <w:tcPr>
            <w:tcW w:w="1296" w:type="dxa"/>
          </w:tcPr>
          <w:p w14:paraId="4B04718F" w14:textId="77777777" w:rsidR="00957881" w:rsidRDefault="00000000">
            <w:pPr>
              <w:pStyle w:val="TableCell"/>
            </w:pPr>
            <w:r>
              <w:t>s3_w3</w:t>
            </w:r>
          </w:p>
        </w:tc>
        <w:tc>
          <w:tcPr>
            <w:tcW w:w="1296" w:type="dxa"/>
          </w:tcPr>
          <w:p w14:paraId="04855099" w14:textId="77777777" w:rsidR="00957881" w:rsidRDefault="00000000">
            <w:pPr>
              <w:pStyle w:val="TableCell"/>
            </w:pPr>
            <w:r>
              <w:t>Pod E2E P99(s)</w:t>
            </w:r>
          </w:p>
        </w:tc>
        <w:tc>
          <w:tcPr>
            <w:tcW w:w="1296" w:type="dxa"/>
          </w:tcPr>
          <w:p w14:paraId="0971A24D" w14:textId="77777777" w:rsidR="00957881" w:rsidRDefault="00000000">
            <w:pPr>
              <w:pStyle w:val="TableCell"/>
            </w:pPr>
            <w:r>
              <w:t>16.22</w:t>
            </w:r>
          </w:p>
        </w:tc>
        <w:tc>
          <w:tcPr>
            <w:tcW w:w="1296" w:type="dxa"/>
          </w:tcPr>
          <w:p w14:paraId="676C1799" w14:textId="77777777" w:rsidR="00957881" w:rsidRDefault="00000000">
            <w:pPr>
              <w:pStyle w:val="TableCell"/>
            </w:pPr>
            <w:r>
              <w:t>32.50</w:t>
            </w:r>
          </w:p>
        </w:tc>
        <w:tc>
          <w:tcPr>
            <w:tcW w:w="1296" w:type="dxa"/>
          </w:tcPr>
          <w:p w14:paraId="38D22831" w14:textId="77777777" w:rsidR="00957881" w:rsidRDefault="00000000">
            <w:pPr>
              <w:pStyle w:val="TableCell"/>
            </w:pPr>
            <w:r>
              <w:t>—</w:t>
            </w:r>
          </w:p>
        </w:tc>
        <w:tc>
          <w:tcPr>
            <w:tcW w:w="1296" w:type="dxa"/>
          </w:tcPr>
          <w:p w14:paraId="715CB0F2" w14:textId="77777777" w:rsidR="00957881" w:rsidRDefault="00000000">
            <w:pPr>
              <w:pStyle w:val="TableCell"/>
            </w:pPr>
            <w:r>
              <w:t>—</w:t>
            </w:r>
          </w:p>
        </w:tc>
        <w:tc>
          <w:tcPr>
            <w:tcW w:w="1296" w:type="dxa"/>
          </w:tcPr>
          <w:p w14:paraId="0BFD2941" w14:textId="77777777" w:rsidR="00957881" w:rsidRDefault="00000000">
            <w:pPr>
              <w:pStyle w:val="TableCell"/>
            </w:pPr>
            <w:r>
              <w:t>—</w:t>
            </w:r>
          </w:p>
        </w:tc>
      </w:tr>
      <w:tr w:rsidR="00957881" w14:paraId="0390807D" w14:textId="77777777">
        <w:tc>
          <w:tcPr>
            <w:tcW w:w="1296" w:type="dxa"/>
          </w:tcPr>
          <w:p w14:paraId="319CA449" w14:textId="77777777" w:rsidR="00957881" w:rsidRDefault="00000000">
            <w:pPr>
              <w:pStyle w:val="TableCell"/>
            </w:pPr>
            <w:r>
              <w:t>s3_w3</w:t>
            </w:r>
          </w:p>
        </w:tc>
        <w:tc>
          <w:tcPr>
            <w:tcW w:w="1296" w:type="dxa"/>
          </w:tcPr>
          <w:p w14:paraId="615742C9" w14:textId="77777777" w:rsidR="00957881" w:rsidRDefault="00000000">
            <w:pPr>
              <w:pStyle w:val="TableCell"/>
            </w:pPr>
            <w:r>
              <w:rPr>
                <w:rFonts w:hint="eastAsia"/>
              </w:rPr>
              <w:t>队列堆积峰值</w:t>
            </w:r>
            <w:r>
              <w:rPr>
                <w:rFonts w:hint="eastAsia"/>
              </w:rPr>
              <w:t>(pods)</w:t>
            </w:r>
          </w:p>
        </w:tc>
        <w:tc>
          <w:tcPr>
            <w:tcW w:w="1296" w:type="dxa"/>
          </w:tcPr>
          <w:p w14:paraId="6BA9F0AF" w14:textId="77777777" w:rsidR="00957881" w:rsidRDefault="00000000">
            <w:pPr>
              <w:pStyle w:val="TableCell"/>
            </w:pPr>
            <w:r>
              <w:t>14698</w:t>
            </w:r>
          </w:p>
        </w:tc>
        <w:tc>
          <w:tcPr>
            <w:tcW w:w="1296" w:type="dxa"/>
          </w:tcPr>
          <w:p w14:paraId="71835757" w14:textId="77777777" w:rsidR="00957881" w:rsidRDefault="00000000">
            <w:pPr>
              <w:pStyle w:val="TableCell"/>
            </w:pPr>
            <w:r>
              <w:t>22652</w:t>
            </w:r>
          </w:p>
        </w:tc>
        <w:tc>
          <w:tcPr>
            <w:tcW w:w="1296" w:type="dxa"/>
          </w:tcPr>
          <w:p w14:paraId="56BAA8DA" w14:textId="77777777" w:rsidR="00957881" w:rsidRDefault="00000000">
            <w:pPr>
              <w:pStyle w:val="TableCell"/>
            </w:pPr>
            <w:r>
              <w:t>55827</w:t>
            </w:r>
          </w:p>
        </w:tc>
        <w:tc>
          <w:tcPr>
            <w:tcW w:w="1296" w:type="dxa"/>
          </w:tcPr>
          <w:p w14:paraId="51ECA3F6" w14:textId="77777777" w:rsidR="00957881" w:rsidRDefault="00000000">
            <w:pPr>
              <w:pStyle w:val="TableCell"/>
            </w:pPr>
            <w:r>
              <w:t>0.000</w:t>
            </w:r>
          </w:p>
        </w:tc>
        <w:tc>
          <w:tcPr>
            <w:tcW w:w="1296" w:type="dxa"/>
          </w:tcPr>
          <w:p w14:paraId="7E5AFC5D" w14:textId="77777777" w:rsidR="00957881" w:rsidRDefault="00000000">
            <w:pPr>
              <w:pStyle w:val="TableCell"/>
            </w:pPr>
            <w:r>
              <w:t>92742</w:t>
            </w:r>
          </w:p>
        </w:tc>
      </w:tr>
      <w:tr w:rsidR="00957881" w14:paraId="41972939" w14:textId="77777777">
        <w:tc>
          <w:tcPr>
            <w:tcW w:w="1296" w:type="dxa"/>
          </w:tcPr>
          <w:p w14:paraId="599DE2E5" w14:textId="77777777" w:rsidR="00957881" w:rsidRDefault="00000000">
            <w:pPr>
              <w:pStyle w:val="TableCell"/>
            </w:pPr>
            <w:r>
              <w:t>s3_w3</w:t>
            </w:r>
          </w:p>
        </w:tc>
        <w:tc>
          <w:tcPr>
            <w:tcW w:w="1296" w:type="dxa"/>
          </w:tcPr>
          <w:p w14:paraId="191660D5" w14:textId="77777777" w:rsidR="00957881" w:rsidRDefault="00000000">
            <w:pPr>
              <w:pStyle w:val="TableCell"/>
            </w:pPr>
            <w:r>
              <w:rPr>
                <w:rFonts w:hint="eastAsia"/>
              </w:rPr>
              <w:t>绑定成功率</w:t>
            </w:r>
          </w:p>
        </w:tc>
        <w:tc>
          <w:tcPr>
            <w:tcW w:w="1296" w:type="dxa"/>
          </w:tcPr>
          <w:p w14:paraId="0A8D859A" w14:textId="77777777" w:rsidR="00957881" w:rsidRDefault="00000000">
            <w:pPr>
              <w:pStyle w:val="TableCell"/>
            </w:pPr>
            <w:r>
              <w:t>1.00</w:t>
            </w:r>
          </w:p>
        </w:tc>
        <w:tc>
          <w:tcPr>
            <w:tcW w:w="1296" w:type="dxa"/>
          </w:tcPr>
          <w:p w14:paraId="724B1D97" w14:textId="77777777" w:rsidR="00957881" w:rsidRDefault="00000000">
            <w:pPr>
              <w:pStyle w:val="TableCell"/>
            </w:pPr>
            <w:r>
              <w:t>1.00</w:t>
            </w:r>
          </w:p>
        </w:tc>
        <w:tc>
          <w:tcPr>
            <w:tcW w:w="1296" w:type="dxa"/>
          </w:tcPr>
          <w:p w14:paraId="46BB0FFC" w14:textId="77777777" w:rsidR="00957881" w:rsidRDefault="00000000">
            <w:pPr>
              <w:pStyle w:val="TableCell"/>
            </w:pPr>
            <w:r>
              <w:t>—</w:t>
            </w:r>
          </w:p>
        </w:tc>
        <w:tc>
          <w:tcPr>
            <w:tcW w:w="1296" w:type="dxa"/>
          </w:tcPr>
          <w:p w14:paraId="11610034" w14:textId="77777777" w:rsidR="00957881" w:rsidRDefault="00000000">
            <w:pPr>
              <w:pStyle w:val="TableCell"/>
            </w:pPr>
            <w:r>
              <w:t>—</w:t>
            </w:r>
          </w:p>
        </w:tc>
        <w:tc>
          <w:tcPr>
            <w:tcW w:w="1296" w:type="dxa"/>
          </w:tcPr>
          <w:p w14:paraId="51519392" w14:textId="77777777" w:rsidR="00957881" w:rsidRDefault="00000000">
            <w:pPr>
              <w:pStyle w:val="TableCell"/>
            </w:pPr>
            <w:r>
              <w:t>—</w:t>
            </w:r>
          </w:p>
        </w:tc>
      </w:tr>
      <w:tr w:rsidR="00957881" w14:paraId="0FC23352" w14:textId="77777777">
        <w:tc>
          <w:tcPr>
            <w:tcW w:w="1296" w:type="dxa"/>
          </w:tcPr>
          <w:p w14:paraId="5F1539BC" w14:textId="77777777" w:rsidR="00957881" w:rsidRDefault="00000000">
            <w:pPr>
              <w:pStyle w:val="TableCell"/>
            </w:pPr>
            <w:r>
              <w:t>s3_w3_inst3</w:t>
            </w:r>
          </w:p>
        </w:tc>
        <w:tc>
          <w:tcPr>
            <w:tcW w:w="1296" w:type="dxa"/>
          </w:tcPr>
          <w:p w14:paraId="4C54CCD2" w14:textId="77777777" w:rsidR="00957881" w:rsidRDefault="00000000">
            <w:pPr>
              <w:pStyle w:val="TableCell"/>
            </w:pPr>
            <w:r>
              <w:rPr>
                <w:rFonts w:hint="eastAsia"/>
              </w:rPr>
              <w:t>有效吞吐</w:t>
            </w:r>
            <w:r>
              <w:rPr>
                <w:rFonts w:hint="eastAsia"/>
              </w:rPr>
              <w:t>(pods/s)</w:t>
            </w:r>
          </w:p>
        </w:tc>
        <w:tc>
          <w:tcPr>
            <w:tcW w:w="1296" w:type="dxa"/>
          </w:tcPr>
          <w:p w14:paraId="6C4260DD" w14:textId="77777777" w:rsidR="00957881" w:rsidRDefault="00000000">
            <w:pPr>
              <w:pStyle w:val="TableCell"/>
            </w:pPr>
            <w:r>
              <w:t>350</w:t>
            </w:r>
          </w:p>
        </w:tc>
        <w:tc>
          <w:tcPr>
            <w:tcW w:w="1296" w:type="dxa"/>
          </w:tcPr>
          <w:p w14:paraId="498AF08D" w14:textId="77777777" w:rsidR="00957881" w:rsidRDefault="00000000">
            <w:pPr>
              <w:pStyle w:val="TableCell"/>
            </w:pPr>
            <w:r>
              <w:t>287</w:t>
            </w:r>
          </w:p>
        </w:tc>
        <w:tc>
          <w:tcPr>
            <w:tcW w:w="1296" w:type="dxa"/>
          </w:tcPr>
          <w:p w14:paraId="723B2B35" w14:textId="77777777" w:rsidR="00957881" w:rsidRDefault="00000000">
            <w:pPr>
              <w:pStyle w:val="TableCell"/>
            </w:pPr>
            <w:r>
              <w:t>292</w:t>
            </w:r>
          </w:p>
        </w:tc>
        <w:tc>
          <w:tcPr>
            <w:tcW w:w="1296" w:type="dxa"/>
          </w:tcPr>
          <w:p w14:paraId="62F59639" w14:textId="77777777" w:rsidR="00957881" w:rsidRDefault="00000000">
            <w:pPr>
              <w:pStyle w:val="TableCell"/>
            </w:pPr>
            <w:r>
              <w:t>47.80</w:t>
            </w:r>
          </w:p>
        </w:tc>
        <w:tc>
          <w:tcPr>
            <w:tcW w:w="1296" w:type="dxa"/>
          </w:tcPr>
          <w:p w14:paraId="02910039" w14:textId="77777777" w:rsidR="00957881" w:rsidRDefault="00000000">
            <w:pPr>
              <w:pStyle w:val="TableCell"/>
            </w:pPr>
            <w:r>
              <w:t>23.96</w:t>
            </w:r>
          </w:p>
        </w:tc>
      </w:tr>
      <w:tr w:rsidR="00957881" w14:paraId="5B931EEB" w14:textId="77777777">
        <w:tc>
          <w:tcPr>
            <w:tcW w:w="1296" w:type="dxa"/>
          </w:tcPr>
          <w:p w14:paraId="28379581" w14:textId="77777777" w:rsidR="00957881" w:rsidRDefault="00000000">
            <w:pPr>
              <w:pStyle w:val="TableCell"/>
            </w:pPr>
            <w:r>
              <w:t>s3_w3_inst3</w:t>
            </w:r>
          </w:p>
        </w:tc>
        <w:tc>
          <w:tcPr>
            <w:tcW w:w="1296" w:type="dxa"/>
          </w:tcPr>
          <w:p w14:paraId="776F2FA1" w14:textId="77777777" w:rsidR="00957881" w:rsidRDefault="00000000">
            <w:pPr>
              <w:pStyle w:val="TableCell"/>
            </w:pPr>
            <w:r>
              <w:rPr>
                <w:rFonts w:hint="eastAsia"/>
              </w:rPr>
              <w:t>峰值吞吐</w:t>
            </w:r>
            <w:r>
              <w:rPr>
                <w:rFonts w:hint="eastAsia"/>
              </w:rPr>
              <w:t>(pods/s)</w:t>
            </w:r>
          </w:p>
        </w:tc>
        <w:tc>
          <w:tcPr>
            <w:tcW w:w="1296" w:type="dxa"/>
          </w:tcPr>
          <w:p w14:paraId="7F833569" w14:textId="77777777" w:rsidR="00957881" w:rsidRDefault="00000000">
            <w:pPr>
              <w:pStyle w:val="TableCell"/>
            </w:pPr>
            <w:r>
              <w:t>1023</w:t>
            </w:r>
          </w:p>
        </w:tc>
        <w:tc>
          <w:tcPr>
            <w:tcW w:w="1296" w:type="dxa"/>
          </w:tcPr>
          <w:p w14:paraId="67A4FBFF" w14:textId="77777777" w:rsidR="00957881" w:rsidRDefault="00000000">
            <w:pPr>
              <w:pStyle w:val="TableCell"/>
            </w:pPr>
            <w:r>
              <w:t>1000</w:t>
            </w:r>
          </w:p>
        </w:tc>
        <w:tc>
          <w:tcPr>
            <w:tcW w:w="1296" w:type="dxa"/>
          </w:tcPr>
          <w:p w14:paraId="3F645368" w14:textId="77777777" w:rsidR="00957881" w:rsidRDefault="00000000">
            <w:pPr>
              <w:pStyle w:val="TableCell"/>
            </w:pPr>
            <w:r>
              <w:t>864</w:t>
            </w:r>
          </w:p>
        </w:tc>
        <w:tc>
          <w:tcPr>
            <w:tcW w:w="1296" w:type="dxa"/>
          </w:tcPr>
          <w:p w14:paraId="06E09A98" w14:textId="77777777" w:rsidR="00957881" w:rsidRDefault="00000000">
            <w:pPr>
              <w:pStyle w:val="TableCell"/>
            </w:pPr>
            <w:r>
              <w:t>221</w:t>
            </w:r>
          </w:p>
        </w:tc>
        <w:tc>
          <w:tcPr>
            <w:tcW w:w="1296" w:type="dxa"/>
          </w:tcPr>
          <w:p w14:paraId="71977C94" w14:textId="77777777" w:rsidR="00957881" w:rsidRDefault="00000000">
            <w:pPr>
              <w:pStyle w:val="TableCell"/>
            </w:pPr>
            <w:r>
              <w:t>27.42</w:t>
            </w:r>
          </w:p>
        </w:tc>
      </w:tr>
      <w:tr w:rsidR="00957881" w14:paraId="12C36C61" w14:textId="77777777">
        <w:tc>
          <w:tcPr>
            <w:tcW w:w="1296" w:type="dxa"/>
          </w:tcPr>
          <w:p w14:paraId="3615FF74" w14:textId="77777777" w:rsidR="00957881" w:rsidRDefault="00000000">
            <w:pPr>
              <w:pStyle w:val="TableCell"/>
            </w:pPr>
            <w:r>
              <w:t>s3_w3_inst3</w:t>
            </w:r>
          </w:p>
        </w:tc>
        <w:tc>
          <w:tcPr>
            <w:tcW w:w="1296" w:type="dxa"/>
          </w:tcPr>
          <w:p w14:paraId="04F5D611" w14:textId="77777777" w:rsidR="00957881" w:rsidRDefault="00000000">
            <w:pPr>
              <w:pStyle w:val="TableCell"/>
            </w:pPr>
            <w:r>
              <w:t xml:space="preserve">P90 </w:t>
            </w:r>
            <w:r>
              <w:rPr>
                <w:rFonts w:hint="eastAsia"/>
              </w:rPr>
              <w:t>调度延迟</w:t>
            </w:r>
            <w:r>
              <w:rPr>
                <w:rFonts w:hint="eastAsia"/>
              </w:rPr>
              <w:t>(s)</w:t>
            </w:r>
          </w:p>
        </w:tc>
        <w:tc>
          <w:tcPr>
            <w:tcW w:w="1296" w:type="dxa"/>
          </w:tcPr>
          <w:p w14:paraId="6622043E" w14:textId="77777777" w:rsidR="00957881" w:rsidRDefault="00000000">
            <w:pPr>
              <w:pStyle w:val="TableCell"/>
            </w:pPr>
            <w:r>
              <w:t>0.030</w:t>
            </w:r>
          </w:p>
        </w:tc>
        <w:tc>
          <w:tcPr>
            <w:tcW w:w="1296" w:type="dxa"/>
          </w:tcPr>
          <w:p w14:paraId="4209B5F6" w14:textId="77777777" w:rsidR="00957881" w:rsidRDefault="00000000">
            <w:pPr>
              <w:pStyle w:val="TableCell"/>
            </w:pPr>
            <w:r>
              <w:t>0.046</w:t>
            </w:r>
          </w:p>
        </w:tc>
        <w:tc>
          <w:tcPr>
            <w:tcW w:w="1296" w:type="dxa"/>
          </w:tcPr>
          <w:p w14:paraId="09966660" w14:textId="77777777" w:rsidR="00957881" w:rsidRDefault="00000000">
            <w:pPr>
              <w:pStyle w:val="TableCell"/>
            </w:pPr>
            <w:r>
              <w:t>0.016</w:t>
            </w:r>
          </w:p>
        </w:tc>
        <w:tc>
          <w:tcPr>
            <w:tcW w:w="1296" w:type="dxa"/>
          </w:tcPr>
          <w:p w14:paraId="69E239B4" w14:textId="77777777" w:rsidR="00957881" w:rsidRDefault="00000000">
            <w:pPr>
              <w:pStyle w:val="TableCell"/>
            </w:pPr>
            <w:r>
              <w:t>5.00</w:t>
            </w:r>
          </w:p>
        </w:tc>
        <w:tc>
          <w:tcPr>
            <w:tcW w:w="1296" w:type="dxa"/>
          </w:tcPr>
          <w:p w14:paraId="26CC9D83" w14:textId="77777777" w:rsidR="00957881" w:rsidRDefault="00000000">
            <w:pPr>
              <w:pStyle w:val="TableCell"/>
            </w:pPr>
            <w:r>
              <w:t>16.38</w:t>
            </w:r>
          </w:p>
        </w:tc>
      </w:tr>
      <w:tr w:rsidR="00957881" w14:paraId="027FB894" w14:textId="77777777">
        <w:tc>
          <w:tcPr>
            <w:tcW w:w="1296" w:type="dxa"/>
          </w:tcPr>
          <w:p w14:paraId="6E218B25" w14:textId="77777777" w:rsidR="00957881" w:rsidRDefault="00000000">
            <w:pPr>
              <w:pStyle w:val="TableCell"/>
            </w:pPr>
            <w:r>
              <w:t>s3_w3_inst3</w:t>
            </w:r>
          </w:p>
        </w:tc>
        <w:tc>
          <w:tcPr>
            <w:tcW w:w="1296" w:type="dxa"/>
          </w:tcPr>
          <w:p w14:paraId="17E3F657" w14:textId="77777777" w:rsidR="00957881" w:rsidRDefault="00000000">
            <w:pPr>
              <w:pStyle w:val="TableCell"/>
            </w:pPr>
            <w:r>
              <w:t xml:space="preserve">P99 </w:t>
            </w:r>
            <w:r>
              <w:rPr>
                <w:rFonts w:hint="eastAsia"/>
              </w:rPr>
              <w:t>调度延迟</w:t>
            </w:r>
            <w:r>
              <w:rPr>
                <w:rFonts w:hint="eastAsia"/>
              </w:rPr>
              <w:t>(s)</w:t>
            </w:r>
          </w:p>
        </w:tc>
        <w:tc>
          <w:tcPr>
            <w:tcW w:w="1296" w:type="dxa"/>
          </w:tcPr>
          <w:p w14:paraId="1F6E30AA" w14:textId="77777777" w:rsidR="00957881" w:rsidRDefault="00000000">
            <w:pPr>
              <w:pStyle w:val="TableCell"/>
            </w:pPr>
            <w:r>
              <w:t>0.127</w:t>
            </w:r>
          </w:p>
        </w:tc>
        <w:tc>
          <w:tcPr>
            <w:tcW w:w="1296" w:type="dxa"/>
          </w:tcPr>
          <w:p w14:paraId="614DA10E" w14:textId="77777777" w:rsidR="00957881" w:rsidRDefault="00000000">
            <w:pPr>
              <w:pStyle w:val="TableCell"/>
            </w:pPr>
            <w:r>
              <w:t>0.150</w:t>
            </w:r>
          </w:p>
        </w:tc>
        <w:tc>
          <w:tcPr>
            <w:tcW w:w="1296" w:type="dxa"/>
          </w:tcPr>
          <w:p w14:paraId="7A2871DF" w14:textId="77777777" w:rsidR="00957881" w:rsidRDefault="00000000">
            <w:pPr>
              <w:pStyle w:val="TableCell"/>
            </w:pPr>
            <w:r>
              <w:t>0.094</w:t>
            </w:r>
          </w:p>
        </w:tc>
        <w:tc>
          <w:tcPr>
            <w:tcW w:w="1296" w:type="dxa"/>
          </w:tcPr>
          <w:p w14:paraId="7CA56567" w14:textId="77777777" w:rsidR="00957881" w:rsidRDefault="00000000">
            <w:pPr>
              <w:pStyle w:val="TableCell"/>
            </w:pPr>
            <w:r>
              <w:t>5.00</w:t>
            </w:r>
          </w:p>
        </w:tc>
        <w:tc>
          <w:tcPr>
            <w:tcW w:w="1296" w:type="dxa"/>
          </w:tcPr>
          <w:p w14:paraId="7030281C" w14:textId="77777777" w:rsidR="00957881" w:rsidRDefault="00000000">
            <w:pPr>
              <w:pStyle w:val="TableCell"/>
            </w:pPr>
            <w:r>
              <w:t>16.38</w:t>
            </w:r>
          </w:p>
        </w:tc>
      </w:tr>
      <w:tr w:rsidR="00957881" w14:paraId="2BDC7FD6" w14:textId="77777777">
        <w:tc>
          <w:tcPr>
            <w:tcW w:w="1296" w:type="dxa"/>
          </w:tcPr>
          <w:p w14:paraId="78D8C9B9" w14:textId="77777777" w:rsidR="00957881" w:rsidRDefault="00000000">
            <w:pPr>
              <w:pStyle w:val="TableCell"/>
            </w:pPr>
            <w:r>
              <w:t>s3_w3_inst3</w:t>
            </w:r>
          </w:p>
        </w:tc>
        <w:tc>
          <w:tcPr>
            <w:tcW w:w="1296" w:type="dxa"/>
          </w:tcPr>
          <w:p w14:paraId="2FBFB4BF" w14:textId="77777777" w:rsidR="00957881" w:rsidRDefault="00000000">
            <w:pPr>
              <w:pStyle w:val="TableCell"/>
            </w:pPr>
            <w:r>
              <w:t>Pod E2E P99(s)</w:t>
            </w:r>
          </w:p>
        </w:tc>
        <w:tc>
          <w:tcPr>
            <w:tcW w:w="1296" w:type="dxa"/>
          </w:tcPr>
          <w:p w14:paraId="6885DB6D" w14:textId="77777777" w:rsidR="00957881" w:rsidRDefault="00000000">
            <w:pPr>
              <w:pStyle w:val="TableCell"/>
            </w:pPr>
            <w:r>
              <w:t>0.450</w:t>
            </w:r>
          </w:p>
        </w:tc>
        <w:tc>
          <w:tcPr>
            <w:tcW w:w="1296" w:type="dxa"/>
          </w:tcPr>
          <w:p w14:paraId="723FCED8" w14:textId="77777777" w:rsidR="00957881" w:rsidRDefault="00000000">
            <w:pPr>
              <w:pStyle w:val="TableCell"/>
            </w:pPr>
            <w:r>
              <w:t>0.935</w:t>
            </w:r>
          </w:p>
        </w:tc>
        <w:tc>
          <w:tcPr>
            <w:tcW w:w="1296" w:type="dxa"/>
          </w:tcPr>
          <w:p w14:paraId="14EF240A" w14:textId="77777777" w:rsidR="00957881" w:rsidRDefault="00000000">
            <w:pPr>
              <w:pStyle w:val="TableCell"/>
            </w:pPr>
            <w:r>
              <w:t>—</w:t>
            </w:r>
          </w:p>
        </w:tc>
        <w:tc>
          <w:tcPr>
            <w:tcW w:w="1296" w:type="dxa"/>
          </w:tcPr>
          <w:p w14:paraId="354658F1" w14:textId="77777777" w:rsidR="00957881" w:rsidRDefault="00000000">
            <w:pPr>
              <w:pStyle w:val="TableCell"/>
            </w:pPr>
            <w:r>
              <w:t>—</w:t>
            </w:r>
          </w:p>
        </w:tc>
        <w:tc>
          <w:tcPr>
            <w:tcW w:w="1296" w:type="dxa"/>
          </w:tcPr>
          <w:p w14:paraId="66CEF010" w14:textId="77777777" w:rsidR="00957881" w:rsidRDefault="00000000">
            <w:pPr>
              <w:pStyle w:val="TableCell"/>
            </w:pPr>
            <w:r>
              <w:t>—</w:t>
            </w:r>
          </w:p>
        </w:tc>
      </w:tr>
      <w:tr w:rsidR="00957881" w14:paraId="1A52C8C9" w14:textId="77777777">
        <w:tc>
          <w:tcPr>
            <w:tcW w:w="1296" w:type="dxa"/>
          </w:tcPr>
          <w:p w14:paraId="45210F68" w14:textId="77777777" w:rsidR="00957881" w:rsidRDefault="00000000">
            <w:pPr>
              <w:pStyle w:val="TableCell"/>
            </w:pPr>
            <w:r>
              <w:t>s3_w3_inst3</w:t>
            </w:r>
          </w:p>
        </w:tc>
        <w:tc>
          <w:tcPr>
            <w:tcW w:w="1296" w:type="dxa"/>
          </w:tcPr>
          <w:p w14:paraId="2058DA61" w14:textId="77777777" w:rsidR="00957881" w:rsidRDefault="00000000">
            <w:pPr>
              <w:pStyle w:val="TableCell"/>
            </w:pPr>
            <w:r>
              <w:rPr>
                <w:rFonts w:hint="eastAsia"/>
              </w:rPr>
              <w:t>队列堆积峰值</w:t>
            </w:r>
            <w:r>
              <w:rPr>
                <w:rFonts w:hint="eastAsia"/>
              </w:rPr>
              <w:t>(pods)</w:t>
            </w:r>
          </w:p>
        </w:tc>
        <w:tc>
          <w:tcPr>
            <w:tcW w:w="1296" w:type="dxa"/>
          </w:tcPr>
          <w:p w14:paraId="0BBE8DAA" w14:textId="77777777" w:rsidR="00957881" w:rsidRDefault="00000000">
            <w:pPr>
              <w:pStyle w:val="TableCell"/>
            </w:pPr>
            <w:r>
              <w:t>20.00</w:t>
            </w:r>
          </w:p>
        </w:tc>
        <w:tc>
          <w:tcPr>
            <w:tcW w:w="1296" w:type="dxa"/>
          </w:tcPr>
          <w:p w14:paraId="284D5EBE" w14:textId="77777777" w:rsidR="00957881" w:rsidRDefault="00000000">
            <w:pPr>
              <w:pStyle w:val="TableCell"/>
            </w:pPr>
            <w:r>
              <w:t>16.00</w:t>
            </w:r>
          </w:p>
        </w:tc>
        <w:tc>
          <w:tcPr>
            <w:tcW w:w="1296" w:type="dxa"/>
          </w:tcPr>
          <w:p w14:paraId="3B386A67" w14:textId="77777777" w:rsidR="00957881" w:rsidRDefault="00000000">
            <w:pPr>
              <w:pStyle w:val="TableCell"/>
            </w:pPr>
            <w:r>
              <w:t>55827</w:t>
            </w:r>
          </w:p>
        </w:tc>
        <w:tc>
          <w:tcPr>
            <w:tcW w:w="1296" w:type="dxa"/>
          </w:tcPr>
          <w:p w14:paraId="7E56C0EA" w14:textId="77777777" w:rsidR="00957881" w:rsidRDefault="00000000">
            <w:pPr>
              <w:pStyle w:val="TableCell"/>
            </w:pPr>
            <w:r>
              <w:t>0.000</w:t>
            </w:r>
          </w:p>
        </w:tc>
        <w:tc>
          <w:tcPr>
            <w:tcW w:w="1296" w:type="dxa"/>
          </w:tcPr>
          <w:p w14:paraId="6133C67E" w14:textId="77777777" w:rsidR="00957881" w:rsidRDefault="00000000">
            <w:pPr>
              <w:pStyle w:val="TableCell"/>
            </w:pPr>
            <w:r>
              <w:t>92742</w:t>
            </w:r>
          </w:p>
        </w:tc>
      </w:tr>
      <w:tr w:rsidR="00957881" w14:paraId="151496F8" w14:textId="77777777">
        <w:tc>
          <w:tcPr>
            <w:tcW w:w="1296" w:type="dxa"/>
          </w:tcPr>
          <w:p w14:paraId="74ED87E8" w14:textId="77777777" w:rsidR="00957881" w:rsidRDefault="00000000">
            <w:pPr>
              <w:pStyle w:val="TableCell"/>
            </w:pPr>
            <w:r>
              <w:t>s3_w3_inst3</w:t>
            </w:r>
          </w:p>
        </w:tc>
        <w:tc>
          <w:tcPr>
            <w:tcW w:w="1296" w:type="dxa"/>
          </w:tcPr>
          <w:p w14:paraId="5783B4A8" w14:textId="77777777" w:rsidR="00957881" w:rsidRDefault="00000000">
            <w:pPr>
              <w:pStyle w:val="TableCell"/>
            </w:pPr>
            <w:r>
              <w:rPr>
                <w:rFonts w:hint="eastAsia"/>
              </w:rPr>
              <w:t>绑定成功率</w:t>
            </w:r>
          </w:p>
        </w:tc>
        <w:tc>
          <w:tcPr>
            <w:tcW w:w="1296" w:type="dxa"/>
          </w:tcPr>
          <w:p w14:paraId="72B68817" w14:textId="77777777" w:rsidR="00957881" w:rsidRDefault="00000000">
            <w:pPr>
              <w:pStyle w:val="TableCell"/>
            </w:pPr>
            <w:r>
              <w:t>1.00</w:t>
            </w:r>
          </w:p>
        </w:tc>
        <w:tc>
          <w:tcPr>
            <w:tcW w:w="1296" w:type="dxa"/>
          </w:tcPr>
          <w:p w14:paraId="5F8FCC3F" w14:textId="77777777" w:rsidR="00957881" w:rsidRDefault="00000000">
            <w:pPr>
              <w:pStyle w:val="TableCell"/>
            </w:pPr>
            <w:r>
              <w:t>1.00</w:t>
            </w:r>
          </w:p>
        </w:tc>
        <w:tc>
          <w:tcPr>
            <w:tcW w:w="1296" w:type="dxa"/>
          </w:tcPr>
          <w:p w14:paraId="2A9B6A53" w14:textId="77777777" w:rsidR="00957881" w:rsidRDefault="00000000">
            <w:pPr>
              <w:pStyle w:val="TableCell"/>
            </w:pPr>
            <w:r>
              <w:t>—</w:t>
            </w:r>
          </w:p>
        </w:tc>
        <w:tc>
          <w:tcPr>
            <w:tcW w:w="1296" w:type="dxa"/>
          </w:tcPr>
          <w:p w14:paraId="274AB909" w14:textId="77777777" w:rsidR="00957881" w:rsidRDefault="00000000">
            <w:pPr>
              <w:pStyle w:val="TableCell"/>
            </w:pPr>
            <w:r>
              <w:t>—</w:t>
            </w:r>
          </w:p>
        </w:tc>
        <w:tc>
          <w:tcPr>
            <w:tcW w:w="1296" w:type="dxa"/>
          </w:tcPr>
          <w:p w14:paraId="78A961A9" w14:textId="77777777" w:rsidR="00957881" w:rsidRDefault="00000000">
            <w:pPr>
              <w:pStyle w:val="TableCell"/>
            </w:pPr>
            <w:r>
              <w:t>—</w:t>
            </w:r>
          </w:p>
        </w:tc>
      </w:tr>
      <w:tr w:rsidR="00957881" w14:paraId="6D041976" w14:textId="77777777">
        <w:tc>
          <w:tcPr>
            <w:tcW w:w="1296" w:type="dxa"/>
          </w:tcPr>
          <w:p w14:paraId="51F06443" w14:textId="77777777" w:rsidR="00957881" w:rsidRDefault="00000000">
            <w:pPr>
              <w:pStyle w:val="TableCell"/>
            </w:pPr>
            <w:r>
              <w:t>s3_w4_inst3</w:t>
            </w:r>
          </w:p>
        </w:tc>
        <w:tc>
          <w:tcPr>
            <w:tcW w:w="1296" w:type="dxa"/>
          </w:tcPr>
          <w:p w14:paraId="0E4332B6" w14:textId="77777777" w:rsidR="00957881" w:rsidRDefault="00000000">
            <w:pPr>
              <w:pStyle w:val="TableCell"/>
            </w:pPr>
            <w:r>
              <w:rPr>
                <w:rFonts w:hint="eastAsia"/>
              </w:rPr>
              <w:t>有效吞吐</w:t>
            </w:r>
            <w:r>
              <w:rPr>
                <w:rFonts w:hint="eastAsia"/>
              </w:rPr>
              <w:t>(pods/s)</w:t>
            </w:r>
          </w:p>
        </w:tc>
        <w:tc>
          <w:tcPr>
            <w:tcW w:w="1296" w:type="dxa"/>
          </w:tcPr>
          <w:p w14:paraId="42FD37D3" w14:textId="77777777" w:rsidR="00957881" w:rsidRDefault="00000000">
            <w:pPr>
              <w:pStyle w:val="TableCell"/>
            </w:pPr>
            <w:r>
              <w:t>345</w:t>
            </w:r>
          </w:p>
        </w:tc>
        <w:tc>
          <w:tcPr>
            <w:tcW w:w="1296" w:type="dxa"/>
          </w:tcPr>
          <w:p w14:paraId="07536CFA" w14:textId="77777777" w:rsidR="00957881" w:rsidRDefault="00000000">
            <w:pPr>
              <w:pStyle w:val="TableCell"/>
            </w:pPr>
            <w:r>
              <w:t>315</w:t>
            </w:r>
          </w:p>
        </w:tc>
        <w:tc>
          <w:tcPr>
            <w:tcW w:w="1296" w:type="dxa"/>
          </w:tcPr>
          <w:p w14:paraId="268865B3" w14:textId="77777777" w:rsidR="00957881" w:rsidRDefault="00000000">
            <w:pPr>
              <w:pStyle w:val="TableCell"/>
            </w:pPr>
            <w:r>
              <w:t>—</w:t>
            </w:r>
          </w:p>
        </w:tc>
        <w:tc>
          <w:tcPr>
            <w:tcW w:w="1296" w:type="dxa"/>
          </w:tcPr>
          <w:p w14:paraId="59B24451" w14:textId="77777777" w:rsidR="00957881" w:rsidRDefault="00000000">
            <w:pPr>
              <w:pStyle w:val="TableCell"/>
            </w:pPr>
            <w:r>
              <w:t>—</w:t>
            </w:r>
          </w:p>
        </w:tc>
        <w:tc>
          <w:tcPr>
            <w:tcW w:w="1296" w:type="dxa"/>
          </w:tcPr>
          <w:p w14:paraId="26F3AB6C" w14:textId="77777777" w:rsidR="00957881" w:rsidRDefault="00000000">
            <w:pPr>
              <w:pStyle w:val="TableCell"/>
            </w:pPr>
            <w:r>
              <w:t>—</w:t>
            </w:r>
          </w:p>
        </w:tc>
      </w:tr>
      <w:tr w:rsidR="00957881" w14:paraId="2AD72E53" w14:textId="77777777">
        <w:tc>
          <w:tcPr>
            <w:tcW w:w="1296" w:type="dxa"/>
          </w:tcPr>
          <w:p w14:paraId="5151ABCB" w14:textId="77777777" w:rsidR="00957881" w:rsidRDefault="00000000">
            <w:pPr>
              <w:pStyle w:val="TableCell"/>
            </w:pPr>
            <w:r>
              <w:t>s3_w4_inst3</w:t>
            </w:r>
          </w:p>
        </w:tc>
        <w:tc>
          <w:tcPr>
            <w:tcW w:w="1296" w:type="dxa"/>
          </w:tcPr>
          <w:p w14:paraId="45386230" w14:textId="77777777" w:rsidR="00957881" w:rsidRDefault="00000000">
            <w:pPr>
              <w:pStyle w:val="TableCell"/>
            </w:pPr>
            <w:r>
              <w:rPr>
                <w:rFonts w:hint="eastAsia"/>
              </w:rPr>
              <w:t>峰值吞吐</w:t>
            </w:r>
            <w:r>
              <w:rPr>
                <w:rFonts w:hint="eastAsia"/>
              </w:rPr>
              <w:t>(pods/s)</w:t>
            </w:r>
          </w:p>
        </w:tc>
        <w:tc>
          <w:tcPr>
            <w:tcW w:w="1296" w:type="dxa"/>
          </w:tcPr>
          <w:p w14:paraId="1F1BA44E" w14:textId="77777777" w:rsidR="00957881" w:rsidRDefault="00000000">
            <w:pPr>
              <w:pStyle w:val="TableCell"/>
            </w:pPr>
            <w:r>
              <w:t>1875</w:t>
            </w:r>
          </w:p>
        </w:tc>
        <w:tc>
          <w:tcPr>
            <w:tcW w:w="1296" w:type="dxa"/>
          </w:tcPr>
          <w:p w14:paraId="027B0826" w14:textId="77777777" w:rsidR="00957881" w:rsidRDefault="00000000">
            <w:pPr>
              <w:pStyle w:val="TableCell"/>
            </w:pPr>
            <w:r>
              <w:t>1724</w:t>
            </w:r>
          </w:p>
        </w:tc>
        <w:tc>
          <w:tcPr>
            <w:tcW w:w="1296" w:type="dxa"/>
          </w:tcPr>
          <w:p w14:paraId="44F45C0B" w14:textId="77777777" w:rsidR="00957881" w:rsidRDefault="00000000">
            <w:pPr>
              <w:pStyle w:val="TableCell"/>
            </w:pPr>
            <w:r>
              <w:t>—</w:t>
            </w:r>
          </w:p>
        </w:tc>
        <w:tc>
          <w:tcPr>
            <w:tcW w:w="1296" w:type="dxa"/>
          </w:tcPr>
          <w:p w14:paraId="6D7BDB5A" w14:textId="77777777" w:rsidR="00957881" w:rsidRDefault="00000000">
            <w:pPr>
              <w:pStyle w:val="TableCell"/>
            </w:pPr>
            <w:r>
              <w:t>—</w:t>
            </w:r>
          </w:p>
        </w:tc>
        <w:tc>
          <w:tcPr>
            <w:tcW w:w="1296" w:type="dxa"/>
          </w:tcPr>
          <w:p w14:paraId="439AF5DE" w14:textId="77777777" w:rsidR="00957881" w:rsidRDefault="00000000">
            <w:pPr>
              <w:pStyle w:val="TableCell"/>
            </w:pPr>
            <w:r>
              <w:t>—</w:t>
            </w:r>
          </w:p>
        </w:tc>
      </w:tr>
      <w:tr w:rsidR="00957881" w14:paraId="4F35C602" w14:textId="77777777">
        <w:tc>
          <w:tcPr>
            <w:tcW w:w="1296" w:type="dxa"/>
          </w:tcPr>
          <w:p w14:paraId="1C18F67A" w14:textId="77777777" w:rsidR="00957881" w:rsidRDefault="00000000">
            <w:pPr>
              <w:pStyle w:val="TableCell"/>
            </w:pPr>
            <w:r>
              <w:t>s3_w4_inst3</w:t>
            </w:r>
          </w:p>
        </w:tc>
        <w:tc>
          <w:tcPr>
            <w:tcW w:w="1296" w:type="dxa"/>
          </w:tcPr>
          <w:p w14:paraId="04B47560" w14:textId="77777777" w:rsidR="00957881" w:rsidRDefault="00000000">
            <w:pPr>
              <w:pStyle w:val="TableCell"/>
            </w:pPr>
            <w:r>
              <w:t xml:space="preserve">P90 </w:t>
            </w:r>
            <w:r>
              <w:rPr>
                <w:rFonts w:hint="eastAsia"/>
              </w:rPr>
              <w:t>调度延迟</w:t>
            </w:r>
            <w:r>
              <w:rPr>
                <w:rFonts w:hint="eastAsia"/>
              </w:rPr>
              <w:t>(s)</w:t>
            </w:r>
          </w:p>
        </w:tc>
        <w:tc>
          <w:tcPr>
            <w:tcW w:w="1296" w:type="dxa"/>
          </w:tcPr>
          <w:p w14:paraId="1A078931" w14:textId="77777777" w:rsidR="00957881" w:rsidRDefault="00000000">
            <w:pPr>
              <w:pStyle w:val="TableCell"/>
            </w:pPr>
            <w:r>
              <w:t>7.13</w:t>
            </w:r>
          </w:p>
        </w:tc>
        <w:tc>
          <w:tcPr>
            <w:tcW w:w="1296" w:type="dxa"/>
          </w:tcPr>
          <w:p w14:paraId="2E26E1D0" w14:textId="77777777" w:rsidR="00957881" w:rsidRDefault="00000000">
            <w:pPr>
              <w:pStyle w:val="TableCell"/>
            </w:pPr>
            <w:r>
              <w:t>13.43</w:t>
            </w:r>
          </w:p>
        </w:tc>
        <w:tc>
          <w:tcPr>
            <w:tcW w:w="1296" w:type="dxa"/>
          </w:tcPr>
          <w:p w14:paraId="24B1A734" w14:textId="77777777" w:rsidR="00957881" w:rsidRDefault="00000000">
            <w:pPr>
              <w:pStyle w:val="TableCell"/>
            </w:pPr>
            <w:r>
              <w:t>—</w:t>
            </w:r>
          </w:p>
        </w:tc>
        <w:tc>
          <w:tcPr>
            <w:tcW w:w="1296" w:type="dxa"/>
          </w:tcPr>
          <w:p w14:paraId="4E684A09" w14:textId="77777777" w:rsidR="00957881" w:rsidRDefault="00000000">
            <w:pPr>
              <w:pStyle w:val="TableCell"/>
            </w:pPr>
            <w:r>
              <w:t>—</w:t>
            </w:r>
          </w:p>
        </w:tc>
        <w:tc>
          <w:tcPr>
            <w:tcW w:w="1296" w:type="dxa"/>
          </w:tcPr>
          <w:p w14:paraId="11ED1470" w14:textId="77777777" w:rsidR="00957881" w:rsidRDefault="00000000">
            <w:pPr>
              <w:pStyle w:val="TableCell"/>
            </w:pPr>
            <w:r>
              <w:t>—</w:t>
            </w:r>
          </w:p>
        </w:tc>
      </w:tr>
      <w:tr w:rsidR="00957881" w14:paraId="50C67772" w14:textId="77777777">
        <w:tc>
          <w:tcPr>
            <w:tcW w:w="1296" w:type="dxa"/>
          </w:tcPr>
          <w:p w14:paraId="5CFA12D7" w14:textId="77777777" w:rsidR="00957881" w:rsidRDefault="00000000">
            <w:pPr>
              <w:pStyle w:val="TableCell"/>
            </w:pPr>
            <w:r>
              <w:t>s3_w4_inst3</w:t>
            </w:r>
          </w:p>
        </w:tc>
        <w:tc>
          <w:tcPr>
            <w:tcW w:w="1296" w:type="dxa"/>
          </w:tcPr>
          <w:p w14:paraId="00B1B354" w14:textId="77777777" w:rsidR="00957881" w:rsidRDefault="00000000">
            <w:pPr>
              <w:pStyle w:val="TableCell"/>
            </w:pPr>
            <w:r>
              <w:t xml:space="preserve">P99 </w:t>
            </w:r>
            <w:r>
              <w:rPr>
                <w:rFonts w:hint="eastAsia"/>
              </w:rPr>
              <w:t>调度延迟</w:t>
            </w:r>
            <w:r>
              <w:rPr>
                <w:rFonts w:hint="eastAsia"/>
              </w:rPr>
              <w:t>(s)</w:t>
            </w:r>
          </w:p>
        </w:tc>
        <w:tc>
          <w:tcPr>
            <w:tcW w:w="1296" w:type="dxa"/>
          </w:tcPr>
          <w:p w14:paraId="3C393C3D" w14:textId="77777777" w:rsidR="00957881" w:rsidRDefault="00000000">
            <w:pPr>
              <w:pStyle w:val="TableCell"/>
            </w:pPr>
            <w:r>
              <w:t>8.10</w:t>
            </w:r>
          </w:p>
        </w:tc>
        <w:tc>
          <w:tcPr>
            <w:tcW w:w="1296" w:type="dxa"/>
          </w:tcPr>
          <w:p w14:paraId="7AC8B5C4" w14:textId="77777777" w:rsidR="00957881" w:rsidRDefault="00000000">
            <w:pPr>
              <w:pStyle w:val="TableCell"/>
            </w:pPr>
            <w:r>
              <w:t>16.09</w:t>
            </w:r>
          </w:p>
        </w:tc>
        <w:tc>
          <w:tcPr>
            <w:tcW w:w="1296" w:type="dxa"/>
          </w:tcPr>
          <w:p w14:paraId="00F2220F" w14:textId="77777777" w:rsidR="00957881" w:rsidRDefault="00000000">
            <w:pPr>
              <w:pStyle w:val="TableCell"/>
            </w:pPr>
            <w:r>
              <w:t>—</w:t>
            </w:r>
          </w:p>
        </w:tc>
        <w:tc>
          <w:tcPr>
            <w:tcW w:w="1296" w:type="dxa"/>
          </w:tcPr>
          <w:p w14:paraId="641144AE" w14:textId="77777777" w:rsidR="00957881" w:rsidRDefault="00000000">
            <w:pPr>
              <w:pStyle w:val="TableCell"/>
            </w:pPr>
            <w:r>
              <w:t>—</w:t>
            </w:r>
          </w:p>
        </w:tc>
        <w:tc>
          <w:tcPr>
            <w:tcW w:w="1296" w:type="dxa"/>
          </w:tcPr>
          <w:p w14:paraId="0584C000" w14:textId="77777777" w:rsidR="00957881" w:rsidRDefault="00000000">
            <w:pPr>
              <w:pStyle w:val="TableCell"/>
            </w:pPr>
            <w:r>
              <w:t>—</w:t>
            </w:r>
          </w:p>
        </w:tc>
      </w:tr>
      <w:tr w:rsidR="00957881" w14:paraId="22EDE783" w14:textId="77777777">
        <w:tc>
          <w:tcPr>
            <w:tcW w:w="1296" w:type="dxa"/>
          </w:tcPr>
          <w:p w14:paraId="68E13A23" w14:textId="77777777" w:rsidR="00957881" w:rsidRDefault="00000000">
            <w:pPr>
              <w:pStyle w:val="TableCell"/>
            </w:pPr>
            <w:r>
              <w:t>s3_w4_inst3</w:t>
            </w:r>
          </w:p>
        </w:tc>
        <w:tc>
          <w:tcPr>
            <w:tcW w:w="1296" w:type="dxa"/>
          </w:tcPr>
          <w:p w14:paraId="238035DF" w14:textId="77777777" w:rsidR="00957881" w:rsidRDefault="00000000">
            <w:pPr>
              <w:pStyle w:val="TableCell"/>
            </w:pPr>
            <w:r>
              <w:t>Pod E2E P99(s)</w:t>
            </w:r>
          </w:p>
        </w:tc>
        <w:tc>
          <w:tcPr>
            <w:tcW w:w="1296" w:type="dxa"/>
          </w:tcPr>
          <w:p w14:paraId="089F67BC" w14:textId="77777777" w:rsidR="00957881" w:rsidRDefault="00000000">
            <w:pPr>
              <w:pStyle w:val="TableCell"/>
            </w:pPr>
            <w:r>
              <w:t>14.81</w:t>
            </w:r>
          </w:p>
        </w:tc>
        <w:tc>
          <w:tcPr>
            <w:tcW w:w="1296" w:type="dxa"/>
          </w:tcPr>
          <w:p w14:paraId="665B41DB" w14:textId="77777777" w:rsidR="00957881" w:rsidRDefault="00000000">
            <w:pPr>
              <w:pStyle w:val="TableCell"/>
            </w:pPr>
            <w:r>
              <w:t>22.88</w:t>
            </w:r>
          </w:p>
        </w:tc>
        <w:tc>
          <w:tcPr>
            <w:tcW w:w="1296" w:type="dxa"/>
          </w:tcPr>
          <w:p w14:paraId="55FA4EFE" w14:textId="77777777" w:rsidR="00957881" w:rsidRDefault="00000000">
            <w:pPr>
              <w:pStyle w:val="TableCell"/>
            </w:pPr>
            <w:r>
              <w:t>—</w:t>
            </w:r>
          </w:p>
        </w:tc>
        <w:tc>
          <w:tcPr>
            <w:tcW w:w="1296" w:type="dxa"/>
          </w:tcPr>
          <w:p w14:paraId="7EB53758" w14:textId="77777777" w:rsidR="00957881" w:rsidRDefault="00000000">
            <w:pPr>
              <w:pStyle w:val="TableCell"/>
            </w:pPr>
            <w:r>
              <w:t>—</w:t>
            </w:r>
          </w:p>
        </w:tc>
        <w:tc>
          <w:tcPr>
            <w:tcW w:w="1296" w:type="dxa"/>
          </w:tcPr>
          <w:p w14:paraId="09191958" w14:textId="77777777" w:rsidR="00957881" w:rsidRDefault="00000000">
            <w:pPr>
              <w:pStyle w:val="TableCell"/>
            </w:pPr>
            <w:r>
              <w:t>—</w:t>
            </w:r>
          </w:p>
        </w:tc>
      </w:tr>
      <w:tr w:rsidR="00957881" w14:paraId="5CAB2206" w14:textId="77777777">
        <w:tc>
          <w:tcPr>
            <w:tcW w:w="1296" w:type="dxa"/>
          </w:tcPr>
          <w:p w14:paraId="1BD75C51" w14:textId="77777777" w:rsidR="00957881" w:rsidRDefault="00000000">
            <w:pPr>
              <w:pStyle w:val="TableCell"/>
            </w:pPr>
            <w:r>
              <w:t>s3_w4_inst3</w:t>
            </w:r>
          </w:p>
        </w:tc>
        <w:tc>
          <w:tcPr>
            <w:tcW w:w="1296" w:type="dxa"/>
          </w:tcPr>
          <w:p w14:paraId="2FFD4D18" w14:textId="77777777" w:rsidR="00957881" w:rsidRDefault="00000000">
            <w:pPr>
              <w:pStyle w:val="TableCell"/>
            </w:pPr>
            <w:r>
              <w:rPr>
                <w:rFonts w:hint="eastAsia"/>
              </w:rPr>
              <w:t>队列堆积峰值</w:t>
            </w:r>
            <w:r>
              <w:rPr>
                <w:rFonts w:hint="eastAsia"/>
              </w:rPr>
              <w:t>(pods)</w:t>
            </w:r>
          </w:p>
        </w:tc>
        <w:tc>
          <w:tcPr>
            <w:tcW w:w="1296" w:type="dxa"/>
          </w:tcPr>
          <w:p w14:paraId="23835801" w14:textId="77777777" w:rsidR="00957881" w:rsidRDefault="00000000">
            <w:pPr>
              <w:pStyle w:val="TableCell"/>
            </w:pPr>
            <w:r>
              <w:t>12167</w:t>
            </w:r>
          </w:p>
        </w:tc>
        <w:tc>
          <w:tcPr>
            <w:tcW w:w="1296" w:type="dxa"/>
          </w:tcPr>
          <w:p w14:paraId="00D3E061" w14:textId="77777777" w:rsidR="00957881" w:rsidRDefault="00000000">
            <w:pPr>
              <w:pStyle w:val="TableCell"/>
            </w:pPr>
            <w:r>
              <w:t>24885</w:t>
            </w:r>
          </w:p>
        </w:tc>
        <w:tc>
          <w:tcPr>
            <w:tcW w:w="1296" w:type="dxa"/>
          </w:tcPr>
          <w:p w14:paraId="5B539DB0" w14:textId="77777777" w:rsidR="00957881" w:rsidRDefault="00000000">
            <w:pPr>
              <w:pStyle w:val="TableCell"/>
            </w:pPr>
            <w:r>
              <w:t>—</w:t>
            </w:r>
          </w:p>
        </w:tc>
        <w:tc>
          <w:tcPr>
            <w:tcW w:w="1296" w:type="dxa"/>
          </w:tcPr>
          <w:p w14:paraId="31D54879" w14:textId="77777777" w:rsidR="00957881" w:rsidRDefault="00000000">
            <w:pPr>
              <w:pStyle w:val="TableCell"/>
            </w:pPr>
            <w:r>
              <w:t>—</w:t>
            </w:r>
          </w:p>
        </w:tc>
        <w:tc>
          <w:tcPr>
            <w:tcW w:w="1296" w:type="dxa"/>
          </w:tcPr>
          <w:p w14:paraId="5E4A1F99" w14:textId="77777777" w:rsidR="00957881" w:rsidRDefault="00000000">
            <w:pPr>
              <w:pStyle w:val="TableCell"/>
            </w:pPr>
            <w:r>
              <w:t>—</w:t>
            </w:r>
          </w:p>
        </w:tc>
      </w:tr>
      <w:tr w:rsidR="00957881" w14:paraId="3E2F5C3C" w14:textId="77777777">
        <w:tc>
          <w:tcPr>
            <w:tcW w:w="1296" w:type="dxa"/>
          </w:tcPr>
          <w:p w14:paraId="2C451A2C" w14:textId="77777777" w:rsidR="00957881" w:rsidRDefault="00000000">
            <w:pPr>
              <w:pStyle w:val="TableCell"/>
            </w:pPr>
            <w:r>
              <w:t>s3_w4_inst3</w:t>
            </w:r>
          </w:p>
        </w:tc>
        <w:tc>
          <w:tcPr>
            <w:tcW w:w="1296" w:type="dxa"/>
          </w:tcPr>
          <w:p w14:paraId="7209C33A" w14:textId="77777777" w:rsidR="00957881" w:rsidRDefault="00000000">
            <w:pPr>
              <w:pStyle w:val="TableCell"/>
            </w:pPr>
            <w:r>
              <w:rPr>
                <w:rFonts w:hint="eastAsia"/>
              </w:rPr>
              <w:t>绑定成功率</w:t>
            </w:r>
          </w:p>
        </w:tc>
        <w:tc>
          <w:tcPr>
            <w:tcW w:w="1296" w:type="dxa"/>
          </w:tcPr>
          <w:p w14:paraId="7B937F94" w14:textId="77777777" w:rsidR="00957881" w:rsidRDefault="00000000">
            <w:pPr>
              <w:pStyle w:val="TableCell"/>
            </w:pPr>
            <w:r>
              <w:t>1.00</w:t>
            </w:r>
          </w:p>
        </w:tc>
        <w:tc>
          <w:tcPr>
            <w:tcW w:w="1296" w:type="dxa"/>
          </w:tcPr>
          <w:p w14:paraId="6492462D" w14:textId="77777777" w:rsidR="00957881" w:rsidRDefault="00000000">
            <w:pPr>
              <w:pStyle w:val="TableCell"/>
            </w:pPr>
            <w:r>
              <w:t>1.00</w:t>
            </w:r>
          </w:p>
        </w:tc>
        <w:tc>
          <w:tcPr>
            <w:tcW w:w="1296" w:type="dxa"/>
          </w:tcPr>
          <w:p w14:paraId="5A9B1E76" w14:textId="77777777" w:rsidR="00957881" w:rsidRDefault="00000000">
            <w:pPr>
              <w:pStyle w:val="TableCell"/>
            </w:pPr>
            <w:r>
              <w:t>—</w:t>
            </w:r>
          </w:p>
        </w:tc>
        <w:tc>
          <w:tcPr>
            <w:tcW w:w="1296" w:type="dxa"/>
          </w:tcPr>
          <w:p w14:paraId="0BEC8736" w14:textId="77777777" w:rsidR="00957881" w:rsidRDefault="00000000">
            <w:pPr>
              <w:pStyle w:val="TableCell"/>
            </w:pPr>
            <w:r>
              <w:t>—</w:t>
            </w:r>
          </w:p>
        </w:tc>
        <w:tc>
          <w:tcPr>
            <w:tcW w:w="1296" w:type="dxa"/>
          </w:tcPr>
          <w:p w14:paraId="0C0BDD24" w14:textId="77777777" w:rsidR="00957881" w:rsidRDefault="00000000">
            <w:pPr>
              <w:pStyle w:val="TableCell"/>
            </w:pPr>
            <w:r>
              <w:t>—</w:t>
            </w:r>
          </w:p>
        </w:tc>
      </w:tr>
      <w:tr w:rsidR="00957881" w14:paraId="5EC14A16" w14:textId="77777777">
        <w:tc>
          <w:tcPr>
            <w:tcW w:w="1296" w:type="dxa"/>
          </w:tcPr>
          <w:p w14:paraId="39F23F71" w14:textId="77777777" w:rsidR="00957881" w:rsidRDefault="00000000">
            <w:pPr>
              <w:pStyle w:val="TableCell"/>
            </w:pPr>
            <w:r>
              <w:t>s3_w5_inst3</w:t>
            </w:r>
          </w:p>
        </w:tc>
        <w:tc>
          <w:tcPr>
            <w:tcW w:w="1296" w:type="dxa"/>
          </w:tcPr>
          <w:p w14:paraId="1D789D22" w14:textId="77777777" w:rsidR="00957881" w:rsidRDefault="00000000">
            <w:pPr>
              <w:pStyle w:val="TableCell"/>
            </w:pPr>
            <w:r>
              <w:rPr>
                <w:rFonts w:hint="eastAsia"/>
              </w:rPr>
              <w:t>有效吞吐</w:t>
            </w:r>
            <w:r>
              <w:rPr>
                <w:rFonts w:hint="eastAsia"/>
              </w:rPr>
              <w:t>(pods/s)</w:t>
            </w:r>
          </w:p>
        </w:tc>
        <w:tc>
          <w:tcPr>
            <w:tcW w:w="1296" w:type="dxa"/>
          </w:tcPr>
          <w:p w14:paraId="3730D4FA" w14:textId="77777777" w:rsidR="00957881" w:rsidRDefault="00000000">
            <w:pPr>
              <w:pStyle w:val="TableCell"/>
            </w:pPr>
            <w:r>
              <w:t>333</w:t>
            </w:r>
          </w:p>
        </w:tc>
        <w:tc>
          <w:tcPr>
            <w:tcW w:w="1296" w:type="dxa"/>
          </w:tcPr>
          <w:p w14:paraId="67675A6D" w14:textId="77777777" w:rsidR="00957881" w:rsidRDefault="00000000">
            <w:pPr>
              <w:pStyle w:val="TableCell"/>
            </w:pPr>
            <w:r>
              <w:t>275</w:t>
            </w:r>
          </w:p>
        </w:tc>
        <w:tc>
          <w:tcPr>
            <w:tcW w:w="1296" w:type="dxa"/>
          </w:tcPr>
          <w:p w14:paraId="0304FF1D" w14:textId="77777777" w:rsidR="00957881" w:rsidRDefault="00000000">
            <w:pPr>
              <w:pStyle w:val="TableCell"/>
            </w:pPr>
            <w:r>
              <w:t>—</w:t>
            </w:r>
          </w:p>
        </w:tc>
        <w:tc>
          <w:tcPr>
            <w:tcW w:w="1296" w:type="dxa"/>
          </w:tcPr>
          <w:p w14:paraId="71BBA425" w14:textId="77777777" w:rsidR="00957881" w:rsidRDefault="00000000">
            <w:pPr>
              <w:pStyle w:val="TableCell"/>
            </w:pPr>
            <w:r>
              <w:t>—</w:t>
            </w:r>
          </w:p>
        </w:tc>
        <w:tc>
          <w:tcPr>
            <w:tcW w:w="1296" w:type="dxa"/>
          </w:tcPr>
          <w:p w14:paraId="46950A84" w14:textId="77777777" w:rsidR="00957881" w:rsidRDefault="00000000">
            <w:pPr>
              <w:pStyle w:val="TableCell"/>
            </w:pPr>
            <w:r>
              <w:t>—</w:t>
            </w:r>
          </w:p>
        </w:tc>
      </w:tr>
      <w:tr w:rsidR="00957881" w14:paraId="3BD8161C" w14:textId="77777777">
        <w:tc>
          <w:tcPr>
            <w:tcW w:w="1296" w:type="dxa"/>
          </w:tcPr>
          <w:p w14:paraId="3844098E" w14:textId="77777777" w:rsidR="00957881" w:rsidRDefault="00000000">
            <w:pPr>
              <w:pStyle w:val="TableCell"/>
            </w:pPr>
            <w:r>
              <w:lastRenderedPageBreak/>
              <w:t>s3_w5_inst3</w:t>
            </w:r>
          </w:p>
        </w:tc>
        <w:tc>
          <w:tcPr>
            <w:tcW w:w="1296" w:type="dxa"/>
          </w:tcPr>
          <w:p w14:paraId="252F6514" w14:textId="77777777" w:rsidR="00957881" w:rsidRDefault="00000000">
            <w:pPr>
              <w:pStyle w:val="TableCell"/>
            </w:pPr>
            <w:r>
              <w:rPr>
                <w:rFonts w:hint="eastAsia"/>
              </w:rPr>
              <w:t>峰值吞吐</w:t>
            </w:r>
            <w:r>
              <w:rPr>
                <w:rFonts w:hint="eastAsia"/>
              </w:rPr>
              <w:t>(pods/s)</w:t>
            </w:r>
          </w:p>
        </w:tc>
        <w:tc>
          <w:tcPr>
            <w:tcW w:w="1296" w:type="dxa"/>
          </w:tcPr>
          <w:p w14:paraId="26457799" w14:textId="77777777" w:rsidR="00957881" w:rsidRDefault="00000000">
            <w:pPr>
              <w:pStyle w:val="TableCell"/>
            </w:pPr>
            <w:r>
              <w:t>805</w:t>
            </w:r>
          </w:p>
        </w:tc>
        <w:tc>
          <w:tcPr>
            <w:tcW w:w="1296" w:type="dxa"/>
          </w:tcPr>
          <w:p w14:paraId="5209FF6C" w14:textId="77777777" w:rsidR="00957881" w:rsidRDefault="00000000">
            <w:pPr>
              <w:pStyle w:val="TableCell"/>
            </w:pPr>
            <w:r>
              <w:t>899</w:t>
            </w:r>
          </w:p>
        </w:tc>
        <w:tc>
          <w:tcPr>
            <w:tcW w:w="1296" w:type="dxa"/>
          </w:tcPr>
          <w:p w14:paraId="6498C014" w14:textId="77777777" w:rsidR="00957881" w:rsidRDefault="00000000">
            <w:pPr>
              <w:pStyle w:val="TableCell"/>
            </w:pPr>
            <w:r>
              <w:t>—</w:t>
            </w:r>
          </w:p>
        </w:tc>
        <w:tc>
          <w:tcPr>
            <w:tcW w:w="1296" w:type="dxa"/>
          </w:tcPr>
          <w:p w14:paraId="530DA40B" w14:textId="77777777" w:rsidR="00957881" w:rsidRDefault="00000000">
            <w:pPr>
              <w:pStyle w:val="TableCell"/>
            </w:pPr>
            <w:r>
              <w:t>—</w:t>
            </w:r>
          </w:p>
        </w:tc>
        <w:tc>
          <w:tcPr>
            <w:tcW w:w="1296" w:type="dxa"/>
          </w:tcPr>
          <w:p w14:paraId="4D5B1F99" w14:textId="77777777" w:rsidR="00957881" w:rsidRDefault="00000000">
            <w:pPr>
              <w:pStyle w:val="TableCell"/>
            </w:pPr>
            <w:r>
              <w:t>—</w:t>
            </w:r>
          </w:p>
        </w:tc>
      </w:tr>
      <w:tr w:rsidR="00957881" w14:paraId="2E42BDB7" w14:textId="77777777">
        <w:tc>
          <w:tcPr>
            <w:tcW w:w="1296" w:type="dxa"/>
          </w:tcPr>
          <w:p w14:paraId="6BD50EBB" w14:textId="77777777" w:rsidR="00957881" w:rsidRDefault="00000000">
            <w:pPr>
              <w:pStyle w:val="TableCell"/>
            </w:pPr>
            <w:r>
              <w:t>s3_w5_inst3</w:t>
            </w:r>
          </w:p>
        </w:tc>
        <w:tc>
          <w:tcPr>
            <w:tcW w:w="1296" w:type="dxa"/>
          </w:tcPr>
          <w:p w14:paraId="67A2FE9D" w14:textId="77777777" w:rsidR="00957881" w:rsidRDefault="00000000">
            <w:pPr>
              <w:pStyle w:val="TableCell"/>
            </w:pPr>
            <w:r>
              <w:t xml:space="preserve">P90 </w:t>
            </w:r>
            <w:r>
              <w:rPr>
                <w:rFonts w:hint="eastAsia"/>
              </w:rPr>
              <w:t>调度延迟</w:t>
            </w:r>
            <w:r>
              <w:rPr>
                <w:rFonts w:hint="eastAsia"/>
              </w:rPr>
              <w:t>(s)</w:t>
            </w:r>
          </w:p>
        </w:tc>
        <w:tc>
          <w:tcPr>
            <w:tcW w:w="1296" w:type="dxa"/>
          </w:tcPr>
          <w:p w14:paraId="730EAF6A" w14:textId="77777777" w:rsidR="00957881" w:rsidRDefault="00000000">
            <w:pPr>
              <w:pStyle w:val="TableCell"/>
            </w:pPr>
            <w:r>
              <w:t>0.323</w:t>
            </w:r>
          </w:p>
        </w:tc>
        <w:tc>
          <w:tcPr>
            <w:tcW w:w="1296" w:type="dxa"/>
          </w:tcPr>
          <w:p w14:paraId="156C624E" w14:textId="77777777" w:rsidR="00957881" w:rsidRDefault="00000000">
            <w:pPr>
              <w:pStyle w:val="TableCell"/>
            </w:pPr>
            <w:r>
              <w:t>0.420</w:t>
            </w:r>
          </w:p>
        </w:tc>
        <w:tc>
          <w:tcPr>
            <w:tcW w:w="1296" w:type="dxa"/>
          </w:tcPr>
          <w:p w14:paraId="7A041A48" w14:textId="77777777" w:rsidR="00957881" w:rsidRDefault="00000000">
            <w:pPr>
              <w:pStyle w:val="TableCell"/>
            </w:pPr>
            <w:r>
              <w:t>—</w:t>
            </w:r>
          </w:p>
        </w:tc>
        <w:tc>
          <w:tcPr>
            <w:tcW w:w="1296" w:type="dxa"/>
          </w:tcPr>
          <w:p w14:paraId="0A713518" w14:textId="77777777" w:rsidR="00957881" w:rsidRDefault="00000000">
            <w:pPr>
              <w:pStyle w:val="TableCell"/>
            </w:pPr>
            <w:r>
              <w:t>—</w:t>
            </w:r>
          </w:p>
        </w:tc>
        <w:tc>
          <w:tcPr>
            <w:tcW w:w="1296" w:type="dxa"/>
          </w:tcPr>
          <w:p w14:paraId="340E93A4" w14:textId="77777777" w:rsidR="00957881" w:rsidRDefault="00000000">
            <w:pPr>
              <w:pStyle w:val="TableCell"/>
            </w:pPr>
            <w:r>
              <w:t>—</w:t>
            </w:r>
          </w:p>
        </w:tc>
      </w:tr>
      <w:tr w:rsidR="00957881" w14:paraId="618BA70C" w14:textId="77777777">
        <w:tc>
          <w:tcPr>
            <w:tcW w:w="1296" w:type="dxa"/>
          </w:tcPr>
          <w:p w14:paraId="5174E5BA" w14:textId="77777777" w:rsidR="00957881" w:rsidRDefault="00000000">
            <w:pPr>
              <w:pStyle w:val="TableCell"/>
            </w:pPr>
            <w:r>
              <w:t>s3_w5_inst3</w:t>
            </w:r>
          </w:p>
        </w:tc>
        <w:tc>
          <w:tcPr>
            <w:tcW w:w="1296" w:type="dxa"/>
          </w:tcPr>
          <w:p w14:paraId="0C9DFF05" w14:textId="77777777" w:rsidR="00957881" w:rsidRDefault="00000000">
            <w:pPr>
              <w:pStyle w:val="TableCell"/>
            </w:pPr>
            <w:r>
              <w:t xml:space="preserve">P99 </w:t>
            </w:r>
            <w:r>
              <w:rPr>
                <w:rFonts w:hint="eastAsia"/>
              </w:rPr>
              <w:t>调度延迟</w:t>
            </w:r>
            <w:r>
              <w:rPr>
                <w:rFonts w:hint="eastAsia"/>
              </w:rPr>
              <w:t>(s)</w:t>
            </w:r>
          </w:p>
        </w:tc>
        <w:tc>
          <w:tcPr>
            <w:tcW w:w="1296" w:type="dxa"/>
          </w:tcPr>
          <w:p w14:paraId="244D0C41" w14:textId="77777777" w:rsidR="00957881" w:rsidRDefault="00000000">
            <w:pPr>
              <w:pStyle w:val="TableCell"/>
            </w:pPr>
            <w:r>
              <w:t>0.751</w:t>
            </w:r>
          </w:p>
        </w:tc>
        <w:tc>
          <w:tcPr>
            <w:tcW w:w="1296" w:type="dxa"/>
          </w:tcPr>
          <w:p w14:paraId="3ADBDE40" w14:textId="77777777" w:rsidR="00957881" w:rsidRDefault="00000000">
            <w:pPr>
              <w:pStyle w:val="TableCell"/>
            </w:pPr>
            <w:r>
              <w:t>0.916</w:t>
            </w:r>
          </w:p>
        </w:tc>
        <w:tc>
          <w:tcPr>
            <w:tcW w:w="1296" w:type="dxa"/>
          </w:tcPr>
          <w:p w14:paraId="1FE9FF6A" w14:textId="77777777" w:rsidR="00957881" w:rsidRDefault="00000000">
            <w:pPr>
              <w:pStyle w:val="TableCell"/>
            </w:pPr>
            <w:r>
              <w:t>—</w:t>
            </w:r>
          </w:p>
        </w:tc>
        <w:tc>
          <w:tcPr>
            <w:tcW w:w="1296" w:type="dxa"/>
          </w:tcPr>
          <w:p w14:paraId="6EF847E4" w14:textId="77777777" w:rsidR="00957881" w:rsidRDefault="00000000">
            <w:pPr>
              <w:pStyle w:val="TableCell"/>
            </w:pPr>
            <w:r>
              <w:t>—</w:t>
            </w:r>
          </w:p>
        </w:tc>
        <w:tc>
          <w:tcPr>
            <w:tcW w:w="1296" w:type="dxa"/>
          </w:tcPr>
          <w:p w14:paraId="45EAF37C" w14:textId="77777777" w:rsidR="00957881" w:rsidRDefault="00000000">
            <w:pPr>
              <w:pStyle w:val="TableCell"/>
            </w:pPr>
            <w:r>
              <w:t>—</w:t>
            </w:r>
          </w:p>
        </w:tc>
      </w:tr>
      <w:tr w:rsidR="00957881" w14:paraId="0970F438" w14:textId="77777777">
        <w:tc>
          <w:tcPr>
            <w:tcW w:w="1296" w:type="dxa"/>
          </w:tcPr>
          <w:p w14:paraId="459470BE" w14:textId="77777777" w:rsidR="00957881" w:rsidRDefault="00000000">
            <w:pPr>
              <w:pStyle w:val="TableCell"/>
            </w:pPr>
            <w:r>
              <w:t>s3_w5_inst3</w:t>
            </w:r>
          </w:p>
        </w:tc>
        <w:tc>
          <w:tcPr>
            <w:tcW w:w="1296" w:type="dxa"/>
          </w:tcPr>
          <w:p w14:paraId="6AB60CC0" w14:textId="77777777" w:rsidR="00957881" w:rsidRDefault="00000000">
            <w:pPr>
              <w:pStyle w:val="TableCell"/>
            </w:pPr>
            <w:r>
              <w:t>Pod E2E P99(s)</w:t>
            </w:r>
          </w:p>
        </w:tc>
        <w:tc>
          <w:tcPr>
            <w:tcW w:w="1296" w:type="dxa"/>
          </w:tcPr>
          <w:p w14:paraId="651418E2" w14:textId="77777777" w:rsidR="00957881" w:rsidRDefault="00000000">
            <w:pPr>
              <w:pStyle w:val="TableCell"/>
            </w:pPr>
            <w:r>
              <w:t>0.932</w:t>
            </w:r>
          </w:p>
        </w:tc>
        <w:tc>
          <w:tcPr>
            <w:tcW w:w="1296" w:type="dxa"/>
          </w:tcPr>
          <w:p w14:paraId="4F0B8EF6" w14:textId="77777777" w:rsidR="00957881" w:rsidRDefault="00000000">
            <w:pPr>
              <w:pStyle w:val="TableCell"/>
            </w:pPr>
            <w:r>
              <w:t>2.01</w:t>
            </w:r>
          </w:p>
        </w:tc>
        <w:tc>
          <w:tcPr>
            <w:tcW w:w="1296" w:type="dxa"/>
          </w:tcPr>
          <w:p w14:paraId="09784CAF" w14:textId="77777777" w:rsidR="00957881" w:rsidRDefault="00000000">
            <w:pPr>
              <w:pStyle w:val="TableCell"/>
            </w:pPr>
            <w:r>
              <w:t>—</w:t>
            </w:r>
          </w:p>
        </w:tc>
        <w:tc>
          <w:tcPr>
            <w:tcW w:w="1296" w:type="dxa"/>
          </w:tcPr>
          <w:p w14:paraId="67229CD4" w14:textId="77777777" w:rsidR="00957881" w:rsidRDefault="00000000">
            <w:pPr>
              <w:pStyle w:val="TableCell"/>
            </w:pPr>
            <w:r>
              <w:t>—</w:t>
            </w:r>
          </w:p>
        </w:tc>
        <w:tc>
          <w:tcPr>
            <w:tcW w:w="1296" w:type="dxa"/>
          </w:tcPr>
          <w:p w14:paraId="35E76741" w14:textId="77777777" w:rsidR="00957881" w:rsidRDefault="00000000">
            <w:pPr>
              <w:pStyle w:val="TableCell"/>
            </w:pPr>
            <w:r>
              <w:t>—</w:t>
            </w:r>
          </w:p>
        </w:tc>
      </w:tr>
      <w:tr w:rsidR="00957881" w14:paraId="099381AA" w14:textId="77777777">
        <w:tc>
          <w:tcPr>
            <w:tcW w:w="1296" w:type="dxa"/>
          </w:tcPr>
          <w:p w14:paraId="4D55C662" w14:textId="77777777" w:rsidR="00957881" w:rsidRDefault="00000000">
            <w:pPr>
              <w:pStyle w:val="TableCell"/>
            </w:pPr>
            <w:r>
              <w:t>s3_w5_inst3</w:t>
            </w:r>
          </w:p>
        </w:tc>
        <w:tc>
          <w:tcPr>
            <w:tcW w:w="1296" w:type="dxa"/>
          </w:tcPr>
          <w:p w14:paraId="6EA886B9" w14:textId="77777777" w:rsidR="00957881" w:rsidRDefault="00000000">
            <w:pPr>
              <w:pStyle w:val="TableCell"/>
            </w:pPr>
            <w:r>
              <w:rPr>
                <w:rFonts w:hint="eastAsia"/>
              </w:rPr>
              <w:t>队列堆积峰值</w:t>
            </w:r>
            <w:r>
              <w:rPr>
                <w:rFonts w:hint="eastAsia"/>
              </w:rPr>
              <w:t>(pods)</w:t>
            </w:r>
          </w:p>
        </w:tc>
        <w:tc>
          <w:tcPr>
            <w:tcW w:w="1296" w:type="dxa"/>
          </w:tcPr>
          <w:p w14:paraId="52456157" w14:textId="77777777" w:rsidR="00957881" w:rsidRDefault="00000000">
            <w:pPr>
              <w:pStyle w:val="TableCell"/>
            </w:pPr>
            <w:r>
              <w:t>258</w:t>
            </w:r>
          </w:p>
        </w:tc>
        <w:tc>
          <w:tcPr>
            <w:tcW w:w="1296" w:type="dxa"/>
          </w:tcPr>
          <w:p w14:paraId="4AB4234B" w14:textId="77777777" w:rsidR="00957881" w:rsidRDefault="00000000">
            <w:pPr>
              <w:pStyle w:val="TableCell"/>
            </w:pPr>
            <w:r>
              <w:t>542</w:t>
            </w:r>
          </w:p>
        </w:tc>
        <w:tc>
          <w:tcPr>
            <w:tcW w:w="1296" w:type="dxa"/>
          </w:tcPr>
          <w:p w14:paraId="7BBAC22B" w14:textId="77777777" w:rsidR="00957881" w:rsidRDefault="00000000">
            <w:pPr>
              <w:pStyle w:val="TableCell"/>
            </w:pPr>
            <w:r>
              <w:t>—</w:t>
            </w:r>
          </w:p>
        </w:tc>
        <w:tc>
          <w:tcPr>
            <w:tcW w:w="1296" w:type="dxa"/>
          </w:tcPr>
          <w:p w14:paraId="46B7E83A" w14:textId="77777777" w:rsidR="00957881" w:rsidRDefault="00000000">
            <w:pPr>
              <w:pStyle w:val="TableCell"/>
            </w:pPr>
            <w:r>
              <w:t>—</w:t>
            </w:r>
          </w:p>
        </w:tc>
        <w:tc>
          <w:tcPr>
            <w:tcW w:w="1296" w:type="dxa"/>
          </w:tcPr>
          <w:p w14:paraId="1854D59C" w14:textId="77777777" w:rsidR="00957881" w:rsidRDefault="00000000">
            <w:pPr>
              <w:pStyle w:val="TableCell"/>
            </w:pPr>
            <w:r>
              <w:t>—</w:t>
            </w:r>
          </w:p>
        </w:tc>
      </w:tr>
      <w:tr w:rsidR="00957881" w14:paraId="176F6990" w14:textId="77777777">
        <w:tc>
          <w:tcPr>
            <w:tcW w:w="1296" w:type="dxa"/>
          </w:tcPr>
          <w:p w14:paraId="7AE20EE0" w14:textId="77777777" w:rsidR="00957881" w:rsidRDefault="00000000">
            <w:pPr>
              <w:pStyle w:val="TableCell"/>
            </w:pPr>
            <w:r>
              <w:t>s3_w5_inst3</w:t>
            </w:r>
          </w:p>
        </w:tc>
        <w:tc>
          <w:tcPr>
            <w:tcW w:w="1296" w:type="dxa"/>
          </w:tcPr>
          <w:p w14:paraId="4D61A973" w14:textId="77777777" w:rsidR="00957881" w:rsidRDefault="00000000">
            <w:pPr>
              <w:pStyle w:val="TableCell"/>
            </w:pPr>
            <w:r>
              <w:rPr>
                <w:rFonts w:hint="eastAsia"/>
              </w:rPr>
              <w:t>绑定成功率</w:t>
            </w:r>
          </w:p>
        </w:tc>
        <w:tc>
          <w:tcPr>
            <w:tcW w:w="1296" w:type="dxa"/>
          </w:tcPr>
          <w:p w14:paraId="36AE8735" w14:textId="77777777" w:rsidR="00957881" w:rsidRDefault="00000000">
            <w:pPr>
              <w:pStyle w:val="TableCell"/>
            </w:pPr>
            <w:r>
              <w:t>1.00</w:t>
            </w:r>
          </w:p>
        </w:tc>
        <w:tc>
          <w:tcPr>
            <w:tcW w:w="1296" w:type="dxa"/>
          </w:tcPr>
          <w:p w14:paraId="6085BB58" w14:textId="77777777" w:rsidR="00957881" w:rsidRDefault="00000000">
            <w:pPr>
              <w:pStyle w:val="TableCell"/>
            </w:pPr>
            <w:r>
              <w:t>1.00</w:t>
            </w:r>
          </w:p>
        </w:tc>
        <w:tc>
          <w:tcPr>
            <w:tcW w:w="1296" w:type="dxa"/>
          </w:tcPr>
          <w:p w14:paraId="0570F690" w14:textId="77777777" w:rsidR="00957881" w:rsidRDefault="00000000">
            <w:pPr>
              <w:pStyle w:val="TableCell"/>
            </w:pPr>
            <w:r>
              <w:t>—</w:t>
            </w:r>
          </w:p>
        </w:tc>
        <w:tc>
          <w:tcPr>
            <w:tcW w:w="1296" w:type="dxa"/>
          </w:tcPr>
          <w:p w14:paraId="59AFB2C0" w14:textId="77777777" w:rsidR="00957881" w:rsidRDefault="00000000">
            <w:pPr>
              <w:pStyle w:val="TableCell"/>
            </w:pPr>
            <w:r>
              <w:t>—</w:t>
            </w:r>
          </w:p>
        </w:tc>
        <w:tc>
          <w:tcPr>
            <w:tcW w:w="1296" w:type="dxa"/>
          </w:tcPr>
          <w:p w14:paraId="446951AE" w14:textId="77777777" w:rsidR="00957881" w:rsidRDefault="00000000">
            <w:pPr>
              <w:pStyle w:val="TableCell"/>
            </w:pPr>
            <w:r>
              <w:t>—</w:t>
            </w:r>
          </w:p>
        </w:tc>
      </w:tr>
      <w:tr w:rsidR="00957881" w14:paraId="21F698A5" w14:textId="77777777">
        <w:tc>
          <w:tcPr>
            <w:tcW w:w="1296" w:type="dxa"/>
          </w:tcPr>
          <w:p w14:paraId="28317BA0" w14:textId="77777777" w:rsidR="00957881" w:rsidRDefault="00000000">
            <w:pPr>
              <w:pStyle w:val="TableCell"/>
            </w:pPr>
            <w:r>
              <w:t>s3_w6</w:t>
            </w:r>
          </w:p>
        </w:tc>
        <w:tc>
          <w:tcPr>
            <w:tcW w:w="1296" w:type="dxa"/>
          </w:tcPr>
          <w:p w14:paraId="0D607974" w14:textId="77777777" w:rsidR="00957881" w:rsidRDefault="00000000">
            <w:pPr>
              <w:pStyle w:val="TableCell"/>
            </w:pPr>
            <w:r>
              <w:rPr>
                <w:rFonts w:hint="eastAsia"/>
              </w:rPr>
              <w:t>有效吞吐</w:t>
            </w:r>
            <w:r>
              <w:rPr>
                <w:rFonts w:hint="eastAsia"/>
              </w:rPr>
              <w:t>(pods/s)</w:t>
            </w:r>
          </w:p>
        </w:tc>
        <w:tc>
          <w:tcPr>
            <w:tcW w:w="1296" w:type="dxa"/>
          </w:tcPr>
          <w:p w14:paraId="491FFFD4" w14:textId="77777777" w:rsidR="00957881" w:rsidRDefault="00000000">
            <w:pPr>
              <w:pStyle w:val="TableCell"/>
            </w:pPr>
            <w:r>
              <w:t>251</w:t>
            </w:r>
          </w:p>
        </w:tc>
        <w:tc>
          <w:tcPr>
            <w:tcW w:w="1296" w:type="dxa"/>
          </w:tcPr>
          <w:p w14:paraId="6BA633B1" w14:textId="77777777" w:rsidR="00957881" w:rsidRDefault="00000000">
            <w:pPr>
              <w:pStyle w:val="TableCell"/>
            </w:pPr>
            <w:r>
              <w:t>211</w:t>
            </w:r>
          </w:p>
        </w:tc>
        <w:tc>
          <w:tcPr>
            <w:tcW w:w="1296" w:type="dxa"/>
          </w:tcPr>
          <w:p w14:paraId="6219F8AC" w14:textId="77777777" w:rsidR="00957881" w:rsidRDefault="00000000">
            <w:pPr>
              <w:pStyle w:val="TableCell"/>
            </w:pPr>
            <w:r>
              <w:t>—</w:t>
            </w:r>
          </w:p>
        </w:tc>
        <w:tc>
          <w:tcPr>
            <w:tcW w:w="1296" w:type="dxa"/>
          </w:tcPr>
          <w:p w14:paraId="1965C391" w14:textId="77777777" w:rsidR="00957881" w:rsidRDefault="00000000">
            <w:pPr>
              <w:pStyle w:val="TableCell"/>
            </w:pPr>
            <w:r>
              <w:t>48</w:t>
            </w:r>
          </w:p>
        </w:tc>
        <w:tc>
          <w:tcPr>
            <w:tcW w:w="1296" w:type="dxa"/>
          </w:tcPr>
          <w:p w14:paraId="700C466C" w14:textId="77777777" w:rsidR="00957881" w:rsidRDefault="00000000">
            <w:pPr>
              <w:pStyle w:val="TableCell"/>
            </w:pPr>
            <w:r>
              <w:t>—</w:t>
            </w:r>
          </w:p>
        </w:tc>
      </w:tr>
      <w:tr w:rsidR="00957881" w14:paraId="5EC081CC" w14:textId="77777777">
        <w:tc>
          <w:tcPr>
            <w:tcW w:w="1296" w:type="dxa"/>
          </w:tcPr>
          <w:p w14:paraId="0C4AABB7" w14:textId="77777777" w:rsidR="00957881" w:rsidRDefault="00000000">
            <w:pPr>
              <w:pStyle w:val="TableCell"/>
            </w:pPr>
            <w:r>
              <w:t>s3_w6</w:t>
            </w:r>
          </w:p>
        </w:tc>
        <w:tc>
          <w:tcPr>
            <w:tcW w:w="1296" w:type="dxa"/>
          </w:tcPr>
          <w:p w14:paraId="27AA40AE" w14:textId="77777777" w:rsidR="00957881" w:rsidRDefault="00000000">
            <w:pPr>
              <w:pStyle w:val="TableCell"/>
            </w:pPr>
            <w:r>
              <w:rPr>
                <w:rFonts w:hint="eastAsia"/>
              </w:rPr>
              <w:t>峰值吞吐</w:t>
            </w:r>
            <w:r>
              <w:rPr>
                <w:rFonts w:hint="eastAsia"/>
              </w:rPr>
              <w:t>(pods/s)</w:t>
            </w:r>
          </w:p>
        </w:tc>
        <w:tc>
          <w:tcPr>
            <w:tcW w:w="1296" w:type="dxa"/>
          </w:tcPr>
          <w:p w14:paraId="49802BB3" w14:textId="77777777" w:rsidR="00957881" w:rsidRDefault="00000000">
            <w:pPr>
              <w:pStyle w:val="TableCell"/>
            </w:pPr>
            <w:r>
              <w:t>510</w:t>
            </w:r>
          </w:p>
        </w:tc>
        <w:tc>
          <w:tcPr>
            <w:tcW w:w="1296" w:type="dxa"/>
          </w:tcPr>
          <w:p w14:paraId="55195FB9" w14:textId="77777777" w:rsidR="00957881" w:rsidRDefault="00000000">
            <w:pPr>
              <w:pStyle w:val="TableCell"/>
            </w:pPr>
            <w:r>
              <w:t>503</w:t>
            </w:r>
          </w:p>
        </w:tc>
        <w:tc>
          <w:tcPr>
            <w:tcW w:w="1296" w:type="dxa"/>
          </w:tcPr>
          <w:p w14:paraId="497A130C" w14:textId="77777777" w:rsidR="00957881" w:rsidRDefault="00000000">
            <w:pPr>
              <w:pStyle w:val="TableCell"/>
            </w:pPr>
            <w:r>
              <w:t>—</w:t>
            </w:r>
          </w:p>
        </w:tc>
        <w:tc>
          <w:tcPr>
            <w:tcW w:w="1296" w:type="dxa"/>
          </w:tcPr>
          <w:p w14:paraId="6B39A134" w14:textId="77777777" w:rsidR="00957881" w:rsidRDefault="00000000">
            <w:pPr>
              <w:pStyle w:val="TableCell"/>
            </w:pPr>
            <w:r>
              <w:t>58</w:t>
            </w:r>
          </w:p>
        </w:tc>
        <w:tc>
          <w:tcPr>
            <w:tcW w:w="1296" w:type="dxa"/>
          </w:tcPr>
          <w:p w14:paraId="1CEA2CAC" w14:textId="77777777" w:rsidR="00957881" w:rsidRDefault="00000000">
            <w:pPr>
              <w:pStyle w:val="TableCell"/>
            </w:pPr>
            <w:r>
              <w:t>—</w:t>
            </w:r>
          </w:p>
        </w:tc>
      </w:tr>
      <w:tr w:rsidR="00957881" w14:paraId="3E785831" w14:textId="77777777">
        <w:tc>
          <w:tcPr>
            <w:tcW w:w="1296" w:type="dxa"/>
          </w:tcPr>
          <w:p w14:paraId="1A405B9C" w14:textId="77777777" w:rsidR="00957881" w:rsidRDefault="00000000">
            <w:pPr>
              <w:pStyle w:val="TableCell"/>
            </w:pPr>
            <w:r>
              <w:t>s3_w6</w:t>
            </w:r>
          </w:p>
        </w:tc>
        <w:tc>
          <w:tcPr>
            <w:tcW w:w="1296" w:type="dxa"/>
          </w:tcPr>
          <w:p w14:paraId="320723C0" w14:textId="77777777" w:rsidR="00957881" w:rsidRDefault="00000000">
            <w:pPr>
              <w:pStyle w:val="TableCell"/>
            </w:pPr>
            <w:r>
              <w:t xml:space="preserve">P90 </w:t>
            </w:r>
            <w:r>
              <w:rPr>
                <w:rFonts w:hint="eastAsia"/>
              </w:rPr>
              <w:t>调度延迟</w:t>
            </w:r>
            <w:r>
              <w:rPr>
                <w:rFonts w:hint="eastAsia"/>
              </w:rPr>
              <w:t>(s)</w:t>
            </w:r>
          </w:p>
        </w:tc>
        <w:tc>
          <w:tcPr>
            <w:tcW w:w="1296" w:type="dxa"/>
          </w:tcPr>
          <w:p w14:paraId="56F33971" w14:textId="77777777" w:rsidR="00957881" w:rsidRDefault="00000000">
            <w:pPr>
              <w:pStyle w:val="TableCell"/>
            </w:pPr>
            <w:r>
              <w:t>0.128</w:t>
            </w:r>
          </w:p>
        </w:tc>
        <w:tc>
          <w:tcPr>
            <w:tcW w:w="1296" w:type="dxa"/>
          </w:tcPr>
          <w:p w14:paraId="4BEF82D6" w14:textId="77777777" w:rsidR="00957881" w:rsidRDefault="00000000">
            <w:pPr>
              <w:pStyle w:val="TableCell"/>
            </w:pPr>
            <w:r>
              <w:t>0.054</w:t>
            </w:r>
          </w:p>
        </w:tc>
        <w:tc>
          <w:tcPr>
            <w:tcW w:w="1296" w:type="dxa"/>
          </w:tcPr>
          <w:p w14:paraId="3E7B1CF7" w14:textId="77777777" w:rsidR="00957881" w:rsidRDefault="00000000">
            <w:pPr>
              <w:pStyle w:val="TableCell"/>
            </w:pPr>
            <w:r>
              <w:t>—</w:t>
            </w:r>
          </w:p>
        </w:tc>
        <w:tc>
          <w:tcPr>
            <w:tcW w:w="1296" w:type="dxa"/>
          </w:tcPr>
          <w:p w14:paraId="141305AD" w14:textId="77777777" w:rsidR="00957881" w:rsidRDefault="00000000">
            <w:pPr>
              <w:pStyle w:val="TableCell"/>
            </w:pPr>
            <w:r>
              <w:t>3.078</w:t>
            </w:r>
          </w:p>
        </w:tc>
        <w:tc>
          <w:tcPr>
            <w:tcW w:w="1296" w:type="dxa"/>
          </w:tcPr>
          <w:p w14:paraId="38CD7E70" w14:textId="77777777" w:rsidR="00957881" w:rsidRDefault="00000000">
            <w:pPr>
              <w:pStyle w:val="TableCell"/>
            </w:pPr>
            <w:r>
              <w:t>—</w:t>
            </w:r>
          </w:p>
        </w:tc>
      </w:tr>
      <w:tr w:rsidR="00957881" w14:paraId="40C9B966" w14:textId="77777777">
        <w:tc>
          <w:tcPr>
            <w:tcW w:w="1296" w:type="dxa"/>
          </w:tcPr>
          <w:p w14:paraId="29DC30E9" w14:textId="77777777" w:rsidR="00957881" w:rsidRDefault="00000000">
            <w:pPr>
              <w:pStyle w:val="TableCell"/>
            </w:pPr>
            <w:r>
              <w:t>s3_w6</w:t>
            </w:r>
          </w:p>
        </w:tc>
        <w:tc>
          <w:tcPr>
            <w:tcW w:w="1296" w:type="dxa"/>
          </w:tcPr>
          <w:p w14:paraId="7F4D1DB4" w14:textId="77777777" w:rsidR="00957881" w:rsidRDefault="00000000">
            <w:pPr>
              <w:pStyle w:val="TableCell"/>
            </w:pPr>
            <w:r>
              <w:t xml:space="preserve">P99 </w:t>
            </w:r>
            <w:r>
              <w:rPr>
                <w:rFonts w:hint="eastAsia"/>
              </w:rPr>
              <w:t>调度延迟</w:t>
            </w:r>
            <w:r>
              <w:rPr>
                <w:rFonts w:hint="eastAsia"/>
              </w:rPr>
              <w:t>(s)</w:t>
            </w:r>
          </w:p>
        </w:tc>
        <w:tc>
          <w:tcPr>
            <w:tcW w:w="1296" w:type="dxa"/>
          </w:tcPr>
          <w:p w14:paraId="4C797209" w14:textId="77777777" w:rsidR="00957881" w:rsidRDefault="00000000">
            <w:pPr>
              <w:pStyle w:val="TableCell"/>
            </w:pPr>
            <w:r>
              <w:t>0.428</w:t>
            </w:r>
          </w:p>
        </w:tc>
        <w:tc>
          <w:tcPr>
            <w:tcW w:w="1296" w:type="dxa"/>
          </w:tcPr>
          <w:p w14:paraId="6A188F78" w14:textId="77777777" w:rsidR="00957881" w:rsidRDefault="00000000">
            <w:pPr>
              <w:pStyle w:val="TableCell"/>
            </w:pPr>
            <w:r>
              <w:t>0.175</w:t>
            </w:r>
          </w:p>
        </w:tc>
        <w:tc>
          <w:tcPr>
            <w:tcW w:w="1296" w:type="dxa"/>
          </w:tcPr>
          <w:p w14:paraId="4B44E461" w14:textId="77777777" w:rsidR="00957881" w:rsidRDefault="00000000">
            <w:pPr>
              <w:pStyle w:val="TableCell"/>
            </w:pPr>
            <w:r>
              <w:t>—</w:t>
            </w:r>
          </w:p>
        </w:tc>
        <w:tc>
          <w:tcPr>
            <w:tcW w:w="1296" w:type="dxa"/>
          </w:tcPr>
          <w:p w14:paraId="2CFA4BC2" w14:textId="77777777" w:rsidR="00957881" w:rsidRDefault="00000000">
            <w:pPr>
              <w:pStyle w:val="TableCell"/>
            </w:pPr>
            <w:r>
              <w:t>3.182</w:t>
            </w:r>
          </w:p>
        </w:tc>
        <w:tc>
          <w:tcPr>
            <w:tcW w:w="1296" w:type="dxa"/>
          </w:tcPr>
          <w:p w14:paraId="1939283F" w14:textId="77777777" w:rsidR="00957881" w:rsidRDefault="00000000">
            <w:pPr>
              <w:pStyle w:val="TableCell"/>
            </w:pPr>
            <w:r>
              <w:t>—</w:t>
            </w:r>
          </w:p>
        </w:tc>
      </w:tr>
      <w:tr w:rsidR="00957881" w14:paraId="14CAB39C" w14:textId="77777777">
        <w:tc>
          <w:tcPr>
            <w:tcW w:w="1296" w:type="dxa"/>
          </w:tcPr>
          <w:p w14:paraId="15DA66F5" w14:textId="77777777" w:rsidR="00957881" w:rsidRDefault="00000000">
            <w:pPr>
              <w:pStyle w:val="TableCell"/>
            </w:pPr>
            <w:r>
              <w:t>s3_w6</w:t>
            </w:r>
          </w:p>
        </w:tc>
        <w:tc>
          <w:tcPr>
            <w:tcW w:w="1296" w:type="dxa"/>
          </w:tcPr>
          <w:p w14:paraId="76AC83DE" w14:textId="77777777" w:rsidR="00957881" w:rsidRDefault="00000000">
            <w:pPr>
              <w:pStyle w:val="TableCell"/>
            </w:pPr>
            <w:r>
              <w:t>Pod E2E P99(s)</w:t>
            </w:r>
          </w:p>
        </w:tc>
        <w:tc>
          <w:tcPr>
            <w:tcW w:w="1296" w:type="dxa"/>
          </w:tcPr>
          <w:p w14:paraId="534BC4B2" w14:textId="77777777" w:rsidR="00957881" w:rsidRDefault="00000000">
            <w:pPr>
              <w:pStyle w:val="TableCell"/>
            </w:pPr>
            <w:r>
              <w:t>0.662</w:t>
            </w:r>
          </w:p>
        </w:tc>
        <w:tc>
          <w:tcPr>
            <w:tcW w:w="1296" w:type="dxa"/>
          </w:tcPr>
          <w:p w14:paraId="1CC5D3D5" w14:textId="77777777" w:rsidR="00957881" w:rsidRDefault="00000000">
            <w:pPr>
              <w:pStyle w:val="TableCell"/>
            </w:pPr>
            <w:r>
              <w:t>0.546</w:t>
            </w:r>
          </w:p>
        </w:tc>
        <w:tc>
          <w:tcPr>
            <w:tcW w:w="1296" w:type="dxa"/>
          </w:tcPr>
          <w:p w14:paraId="6C5C4CD2" w14:textId="77777777" w:rsidR="00957881" w:rsidRDefault="00000000">
            <w:pPr>
              <w:pStyle w:val="TableCell"/>
            </w:pPr>
            <w:r>
              <w:t>—</w:t>
            </w:r>
          </w:p>
        </w:tc>
        <w:tc>
          <w:tcPr>
            <w:tcW w:w="1296" w:type="dxa"/>
          </w:tcPr>
          <w:p w14:paraId="2BFC0834" w14:textId="77777777" w:rsidR="00957881" w:rsidRDefault="00000000">
            <w:pPr>
              <w:pStyle w:val="TableCell"/>
            </w:pPr>
            <w:r>
              <w:t>—</w:t>
            </w:r>
          </w:p>
        </w:tc>
        <w:tc>
          <w:tcPr>
            <w:tcW w:w="1296" w:type="dxa"/>
          </w:tcPr>
          <w:p w14:paraId="7ED38CBA" w14:textId="77777777" w:rsidR="00957881" w:rsidRDefault="00000000">
            <w:pPr>
              <w:pStyle w:val="TableCell"/>
            </w:pPr>
            <w:r>
              <w:t>—</w:t>
            </w:r>
          </w:p>
        </w:tc>
      </w:tr>
      <w:tr w:rsidR="00957881" w14:paraId="724213FB" w14:textId="77777777">
        <w:tc>
          <w:tcPr>
            <w:tcW w:w="1296" w:type="dxa"/>
          </w:tcPr>
          <w:p w14:paraId="3F591AB3" w14:textId="77777777" w:rsidR="00957881" w:rsidRDefault="00000000">
            <w:pPr>
              <w:pStyle w:val="TableCell"/>
            </w:pPr>
            <w:r>
              <w:t>s3_w6</w:t>
            </w:r>
          </w:p>
        </w:tc>
        <w:tc>
          <w:tcPr>
            <w:tcW w:w="1296" w:type="dxa"/>
          </w:tcPr>
          <w:p w14:paraId="58621340" w14:textId="77777777" w:rsidR="00957881" w:rsidRDefault="00000000">
            <w:pPr>
              <w:pStyle w:val="TableCell"/>
            </w:pPr>
            <w:r>
              <w:rPr>
                <w:rFonts w:hint="eastAsia"/>
              </w:rPr>
              <w:t>队列堆积峰值</w:t>
            </w:r>
            <w:r>
              <w:rPr>
                <w:rFonts w:hint="eastAsia"/>
              </w:rPr>
              <w:t>(pods)</w:t>
            </w:r>
          </w:p>
        </w:tc>
        <w:tc>
          <w:tcPr>
            <w:tcW w:w="1296" w:type="dxa"/>
          </w:tcPr>
          <w:p w14:paraId="4589705E" w14:textId="77777777" w:rsidR="00957881" w:rsidRDefault="00000000">
            <w:pPr>
              <w:pStyle w:val="TableCell"/>
            </w:pPr>
            <w:r>
              <w:t>7.00</w:t>
            </w:r>
          </w:p>
        </w:tc>
        <w:tc>
          <w:tcPr>
            <w:tcW w:w="1296" w:type="dxa"/>
          </w:tcPr>
          <w:p w14:paraId="44A89220" w14:textId="77777777" w:rsidR="00957881" w:rsidRDefault="00000000">
            <w:pPr>
              <w:pStyle w:val="TableCell"/>
            </w:pPr>
            <w:r>
              <w:t>4.00</w:t>
            </w:r>
          </w:p>
        </w:tc>
        <w:tc>
          <w:tcPr>
            <w:tcW w:w="1296" w:type="dxa"/>
          </w:tcPr>
          <w:p w14:paraId="11FAB683" w14:textId="77777777" w:rsidR="00957881" w:rsidRDefault="00000000">
            <w:pPr>
              <w:pStyle w:val="TableCell"/>
            </w:pPr>
            <w:r>
              <w:t>—</w:t>
            </w:r>
          </w:p>
        </w:tc>
        <w:tc>
          <w:tcPr>
            <w:tcW w:w="1296" w:type="dxa"/>
          </w:tcPr>
          <w:p w14:paraId="5A386DBF" w14:textId="77777777" w:rsidR="00957881" w:rsidRDefault="00000000">
            <w:pPr>
              <w:pStyle w:val="TableCell"/>
            </w:pPr>
            <w:r>
              <w:t>0.000</w:t>
            </w:r>
          </w:p>
        </w:tc>
        <w:tc>
          <w:tcPr>
            <w:tcW w:w="1296" w:type="dxa"/>
          </w:tcPr>
          <w:p w14:paraId="41D70E08" w14:textId="77777777" w:rsidR="00957881" w:rsidRDefault="00000000">
            <w:pPr>
              <w:pStyle w:val="TableCell"/>
            </w:pPr>
            <w:r>
              <w:t>—</w:t>
            </w:r>
          </w:p>
        </w:tc>
      </w:tr>
      <w:tr w:rsidR="00957881" w14:paraId="3E9F5D53" w14:textId="77777777">
        <w:tc>
          <w:tcPr>
            <w:tcW w:w="1296" w:type="dxa"/>
          </w:tcPr>
          <w:p w14:paraId="6C058489" w14:textId="77777777" w:rsidR="00957881" w:rsidRDefault="00000000">
            <w:pPr>
              <w:pStyle w:val="TableCell"/>
            </w:pPr>
            <w:r>
              <w:t>s3_w6</w:t>
            </w:r>
          </w:p>
        </w:tc>
        <w:tc>
          <w:tcPr>
            <w:tcW w:w="1296" w:type="dxa"/>
          </w:tcPr>
          <w:p w14:paraId="2ABA5B74" w14:textId="77777777" w:rsidR="00957881" w:rsidRDefault="00000000">
            <w:pPr>
              <w:pStyle w:val="TableCell"/>
            </w:pPr>
            <w:r>
              <w:rPr>
                <w:rFonts w:hint="eastAsia"/>
              </w:rPr>
              <w:t>绑定成功率</w:t>
            </w:r>
          </w:p>
        </w:tc>
        <w:tc>
          <w:tcPr>
            <w:tcW w:w="1296" w:type="dxa"/>
          </w:tcPr>
          <w:p w14:paraId="4A534955" w14:textId="77777777" w:rsidR="00957881" w:rsidRDefault="00000000">
            <w:pPr>
              <w:pStyle w:val="TableCell"/>
            </w:pPr>
            <w:r>
              <w:t>1.00</w:t>
            </w:r>
          </w:p>
        </w:tc>
        <w:tc>
          <w:tcPr>
            <w:tcW w:w="1296" w:type="dxa"/>
          </w:tcPr>
          <w:p w14:paraId="783113B3" w14:textId="77777777" w:rsidR="00957881" w:rsidRDefault="00000000">
            <w:pPr>
              <w:pStyle w:val="TableCell"/>
            </w:pPr>
            <w:r>
              <w:t>1.00</w:t>
            </w:r>
          </w:p>
        </w:tc>
        <w:tc>
          <w:tcPr>
            <w:tcW w:w="1296" w:type="dxa"/>
          </w:tcPr>
          <w:p w14:paraId="0DCDA15B" w14:textId="77777777" w:rsidR="00957881" w:rsidRDefault="00000000">
            <w:pPr>
              <w:pStyle w:val="TableCell"/>
            </w:pPr>
            <w:r>
              <w:t>—</w:t>
            </w:r>
          </w:p>
        </w:tc>
        <w:tc>
          <w:tcPr>
            <w:tcW w:w="1296" w:type="dxa"/>
          </w:tcPr>
          <w:p w14:paraId="24B3E61E" w14:textId="77777777" w:rsidR="00957881" w:rsidRDefault="00000000">
            <w:pPr>
              <w:pStyle w:val="TableCell"/>
            </w:pPr>
            <w:r>
              <w:t>—</w:t>
            </w:r>
          </w:p>
        </w:tc>
        <w:tc>
          <w:tcPr>
            <w:tcW w:w="1296" w:type="dxa"/>
          </w:tcPr>
          <w:p w14:paraId="248FE05F" w14:textId="77777777" w:rsidR="00957881" w:rsidRDefault="00000000">
            <w:pPr>
              <w:pStyle w:val="TableCell"/>
            </w:pPr>
            <w:r>
              <w:t>—</w:t>
            </w:r>
          </w:p>
        </w:tc>
      </w:tr>
      <w:tr w:rsidR="00957881" w14:paraId="112898D6" w14:textId="77777777">
        <w:tc>
          <w:tcPr>
            <w:tcW w:w="1296" w:type="dxa"/>
          </w:tcPr>
          <w:p w14:paraId="02CC1791" w14:textId="77777777" w:rsidR="00957881" w:rsidRDefault="00000000">
            <w:pPr>
              <w:pStyle w:val="TableCell"/>
            </w:pPr>
            <w:r>
              <w:t>s3_w6_inst3</w:t>
            </w:r>
          </w:p>
        </w:tc>
        <w:tc>
          <w:tcPr>
            <w:tcW w:w="1296" w:type="dxa"/>
          </w:tcPr>
          <w:p w14:paraId="6AB0C40E" w14:textId="77777777" w:rsidR="00957881" w:rsidRDefault="00000000">
            <w:pPr>
              <w:pStyle w:val="TableCell"/>
            </w:pPr>
            <w:r>
              <w:rPr>
                <w:rFonts w:hint="eastAsia"/>
              </w:rPr>
              <w:t>有效吞吐</w:t>
            </w:r>
            <w:r>
              <w:rPr>
                <w:rFonts w:hint="eastAsia"/>
              </w:rPr>
              <w:t>(pods/s)</w:t>
            </w:r>
          </w:p>
        </w:tc>
        <w:tc>
          <w:tcPr>
            <w:tcW w:w="1296" w:type="dxa"/>
          </w:tcPr>
          <w:p w14:paraId="1A5E37A4" w14:textId="77777777" w:rsidR="00957881" w:rsidRDefault="00000000">
            <w:pPr>
              <w:pStyle w:val="TableCell"/>
            </w:pPr>
            <w:r>
              <w:t>216</w:t>
            </w:r>
          </w:p>
        </w:tc>
        <w:tc>
          <w:tcPr>
            <w:tcW w:w="1296" w:type="dxa"/>
          </w:tcPr>
          <w:p w14:paraId="2B893DEF" w14:textId="77777777" w:rsidR="00957881" w:rsidRDefault="00000000">
            <w:pPr>
              <w:pStyle w:val="TableCell"/>
            </w:pPr>
            <w:r>
              <w:t>207</w:t>
            </w:r>
          </w:p>
        </w:tc>
        <w:tc>
          <w:tcPr>
            <w:tcW w:w="1296" w:type="dxa"/>
          </w:tcPr>
          <w:p w14:paraId="4B19CBDF" w14:textId="77777777" w:rsidR="00957881" w:rsidRDefault="00000000">
            <w:pPr>
              <w:pStyle w:val="TableCell"/>
            </w:pPr>
            <w:r>
              <w:t>—</w:t>
            </w:r>
          </w:p>
        </w:tc>
        <w:tc>
          <w:tcPr>
            <w:tcW w:w="1296" w:type="dxa"/>
          </w:tcPr>
          <w:p w14:paraId="37AEFFE1" w14:textId="77777777" w:rsidR="00957881" w:rsidRDefault="00000000">
            <w:pPr>
              <w:pStyle w:val="TableCell"/>
            </w:pPr>
            <w:r>
              <w:t>48</w:t>
            </w:r>
          </w:p>
        </w:tc>
        <w:tc>
          <w:tcPr>
            <w:tcW w:w="1296" w:type="dxa"/>
          </w:tcPr>
          <w:p w14:paraId="4F9B3AB9" w14:textId="77777777" w:rsidR="00957881" w:rsidRDefault="00000000">
            <w:pPr>
              <w:pStyle w:val="TableCell"/>
            </w:pPr>
            <w:r>
              <w:t>—</w:t>
            </w:r>
          </w:p>
        </w:tc>
      </w:tr>
      <w:tr w:rsidR="00957881" w14:paraId="5FCF877F" w14:textId="77777777">
        <w:tc>
          <w:tcPr>
            <w:tcW w:w="1296" w:type="dxa"/>
          </w:tcPr>
          <w:p w14:paraId="5D7C041C" w14:textId="77777777" w:rsidR="00957881" w:rsidRDefault="00000000">
            <w:pPr>
              <w:pStyle w:val="TableCell"/>
            </w:pPr>
            <w:r>
              <w:t>s3_w6_inst3</w:t>
            </w:r>
          </w:p>
        </w:tc>
        <w:tc>
          <w:tcPr>
            <w:tcW w:w="1296" w:type="dxa"/>
          </w:tcPr>
          <w:p w14:paraId="79B6931D" w14:textId="77777777" w:rsidR="00957881" w:rsidRDefault="00000000">
            <w:pPr>
              <w:pStyle w:val="TableCell"/>
            </w:pPr>
            <w:r>
              <w:rPr>
                <w:rFonts w:hint="eastAsia"/>
              </w:rPr>
              <w:t>峰值吞吐</w:t>
            </w:r>
            <w:r>
              <w:rPr>
                <w:rFonts w:hint="eastAsia"/>
              </w:rPr>
              <w:t>(pods/s)</w:t>
            </w:r>
          </w:p>
        </w:tc>
        <w:tc>
          <w:tcPr>
            <w:tcW w:w="1296" w:type="dxa"/>
          </w:tcPr>
          <w:p w14:paraId="6C36C3C8" w14:textId="77777777" w:rsidR="00957881" w:rsidRDefault="00000000">
            <w:pPr>
              <w:pStyle w:val="TableCell"/>
            </w:pPr>
            <w:r>
              <w:t>449</w:t>
            </w:r>
          </w:p>
        </w:tc>
        <w:tc>
          <w:tcPr>
            <w:tcW w:w="1296" w:type="dxa"/>
          </w:tcPr>
          <w:p w14:paraId="0C01C06D" w14:textId="77777777" w:rsidR="00957881" w:rsidRDefault="00000000">
            <w:pPr>
              <w:pStyle w:val="TableCell"/>
            </w:pPr>
            <w:r>
              <w:t>458</w:t>
            </w:r>
          </w:p>
        </w:tc>
        <w:tc>
          <w:tcPr>
            <w:tcW w:w="1296" w:type="dxa"/>
          </w:tcPr>
          <w:p w14:paraId="3A3FD74F" w14:textId="77777777" w:rsidR="00957881" w:rsidRDefault="00000000">
            <w:pPr>
              <w:pStyle w:val="TableCell"/>
            </w:pPr>
            <w:r>
              <w:t>—</w:t>
            </w:r>
          </w:p>
        </w:tc>
        <w:tc>
          <w:tcPr>
            <w:tcW w:w="1296" w:type="dxa"/>
          </w:tcPr>
          <w:p w14:paraId="3E33D701" w14:textId="77777777" w:rsidR="00957881" w:rsidRDefault="00000000">
            <w:pPr>
              <w:pStyle w:val="TableCell"/>
            </w:pPr>
            <w:r>
              <w:t>58</w:t>
            </w:r>
          </w:p>
        </w:tc>
        <w:tc>
          <w:tcPr>
            <w:tcW w:w="1296" w:type="dxa"/>
          </w:tcPr>
          <w:p w14:paraId="65CC0B04" w14:textId="77777777" w:rsidR="00957881" w:rsidRDefault="00000000">
            <w:pPr>
              <w:pStyle w:val="TableCell"/>
            </w:pPr>
            <w:r>
              <w:t>—</w:t>
            </w:r>
          </w:p>
        </w:tc>
      </w:tr>
      <w:tr w:rsidR="00957881" w14:paraId="77B5F660" w14:textId="77777777">
        <w:tc>
          <w:tcPr>
            <w:tcW w:w="1296" w:type="dxa"/>
          </w:tcPr>
          <w:p w14:paraId="378DF452" w14:textId="77777777" w:rsidR="00957881" w:rsidRDefault="00000000">
            <w:pPr>
              <w:pStyle w:val="TableCell"/>
            </w:pPr>
            <w:r>
              <w:t>s3_w6_inst3</w:t>
            </w:r>
          </w:p>
        </w:tc>
        <w:tc>
          <w:tcPr>
            <w:tcW w:w="1296" w:type="dxa"/>
          </w:tcPr>
          <w:p w14:paraId="5BE2B7D1" w14:textId="77777777" w:rsidR="00957881" w:rsidRDefault="00000000">
            <w:pPr>
              <w:pStyle w:val="TableCell"/>
            </w:pPr>
            <w:r>
              <w:t xml:space="preserve">P90 </w:t>
            </w:r>
            <w:r>
              <w:rPr>
                <w:rFonts w:hint="eastAsia"/>
              </w:rPr>
              <w:t>调度延迟</w:t>
            </w:r>
            <w:r>
              <w:rPr>
                <w:rFonts w:hint="eastAsia"/>
              </w:rPr>
              <w:t>(s)</w:t>
            </w:r>
          </w:p>
        </w:tc>
        <w:tc>
          <w:tcPr>
            <w:tcW w:w="1296" w:type="dxa"/>
          </w:tcPr>
          <w:p w14:paraId="23B2B873" w14:textId="77777777" w:rsidR="00957881" w:rsidRDefault="00000000">
            <w:pPr>
              <w:pStyle w:val="TableCell"/>
            </w:pPr>
            <w:r>
              <w:t>0.204</w:t>
            </w:r>
          </w:p>
        </w:tc>
        <w:tc>
          <w:tcPr>
            <w:tcW w:w="1296" w:type="dxa"/>
          </w:tcPr>
          <w:p w14:paraId="1A5AE05B" w14:textId="77777777" w:rsidR="00957881" w:rsidRDefault="00000000">
            <w:pPr>
              <w:pStyle w:val="TableCell"/>
            </w:pPr>
            <w:r>
              <w:t>0.062</w:t>
            </w:r>
          </w:p>
        </w:tc>
        <w:tc>
          <w:tcPr>
            <w:tcW w:w="1296" w:type="dxa"/>
          </w:tcPr>
          <w:p w14:paraId="2B5DCEF6" w14:textId="77777777" w:rsidR="00957881" w:rsidRDefault="00000000">
            <w:pPr>
              <w:pStyle w:val="TableCell"/>
            </w:pPr>
            <w:r>
              <w:t>—</w:t>
            </w:r>
          </w:p>
        </w:tc>
        <w:tc>
          <w:tcPr>
            <w:tcW w:w="1296" w:type="dxa"/>
          </w:tcPr>
          <w:p w14:paraId="48D98D48" w14:textId="77777777" w:rsidR="00957881" w:rsidRDefault="00000000">
            <w:pPr>
              <w:pStyle w:val="TableCell"/>
            </w:pPr>
            <w:r>
              <w:t>3.078</w:t>
            </w:r>
          </w:p>
        </w:tc>
        <w:tc>
          <w:tcPr>
            <w:tcW w:w="1296" w:type="dxa"/>
          </w:tcPr>
          <w:p w14:paraId="5D0DDBCC" w14:textId="77777777" w:rsidR="00957881" w:rsidRDefault="00000000">
            <w:pPr>
              <w:pStyle w:val="TableCell"/>
            </w:pPr>
            <w:r>
              <w:t>—</w:t>
            </w:r>
          </w:p>
        </w:tc>
      </w:tr>
      <w:tr w:rsidR="00957881" w14:paraId="1BA79DBD" w14:textId="77777777">
        <w:tc>
          <w:tcPr>
            <w:tcW w:w="1296" w:type="dxa"/>
          </w:tcPr>
          <w:p w14:paraId="1AB9B5D7" w14:textId="77777777" w:rsidR="00957881" w:rsidRDefault="00000000">
            <w:pPr>
              <w:pStyle w:val="TableCell"/>
            </w:pPr>
            <w:r>
              <w:t>s3_w6_inst3</w:t>
            </w:r>
          </w:p>
        </w:tc>
        <w:tc>
          <w:tcPr>
            <w:tcW w:w="1296" w:type="dxa"/>
          </w:tcPr>
          <w:p w14:paraId="6181C169" w14:textId="77777777" w:rsidR="00957881" w:rsidRDefault="00000000">
            <w:pPr>
              <w:pStyle w:val="TableCell"/>
            </w:pPr>
            <w:r>
              <w:t xml:space="preserve">P99 </w:t>
            </w:r>
            <w:r>
              <w:rPr>
                <w:rFonts w:hint="eastAsia"/>
              </w:rPr>
              <w:t>调度延迟</w:t>
            </w:r>
            <w:r>
              <w:rPr>
                <w:rFonts w:hint="eastAsia"/>
              </w:rPr>
              <w:t>(s)</w:t>
            </w:r>
          </w:p>
        </w:tc>
        <w:tc>
          <w:tcPr>
            <w:tcW w:w="1296" w:type="dxa"/>
          </w:tcPr>
          <w:p w14:paraId="49E5BDD9" w14:textId="77777777" w:rsidR="00957881" w:rsidRDefault="00000000">
            <w:pPr>
              <w:pStyle w:val="TableCell"/>
            </w:pPr>
            <w:r>
              <w:t>0.892</w:t>
            </w:r>
          </w:p>
        </w:tc>
        <w:tc>
          <w:tcPr>
            <w:tcW w:w="1296" w:type="dxa"/>
          </w:tcPr>
          <w:p w14:paraId="0DB10C78" w14:textId="77777777" w:rsidR="00957881" w:rsidRDefault="00000000">
            <w:pPr>
              <w:pStyle w:val="TableCell"/>
            </w:pPr>
            <w:r>
              <w:t>0.218</w:t>
            </w:r>
          </w:p>
        </w:tc>
        <w:tc>
          <w:tcPr>
            <w:tcW w:w="1296" w:type="dxa"/>
          </w:tcPr>
          <w:p w14:paraId="5C381AE1" w14:textId="77777777" w:rsidR="00957881" w:rsidRDefault="00000000">
            <w:pPr>
              <w:pStyle w:val="TableCell"/>
            </w:pPr>
            <w:r>
              <w:t>—</w:t>
            </w:r>
          </w:p>
        </w:tc>
        <w:tc>
          <w:tcPr>
            <w:tcW w:w="1296" w:type="dxa"/>
          </w:tcPr>
          <w:p w14:paraId="6F6C07EC" w14:textId="77777777" w:rsidR="00957881" w:rsidRDefault="00000000">
            <w:pPr>
              <w:pStyle w:val="TableCell"/>
            </w:pPr>
            <w:r>
              <w:t>3.182</w:t>
            </w:r>
          </w:p>
        </w:tc>
        <w:tc>
          <w:tcPr>
            <w:tcW w:w="1296" w:type="dxa"/>
          </w:tcPr>
          <w:p w14:paraId="1E78CEF0" w14:textId="77777777" w:rsidR="00957881" w:rsidRDefault="00000000">
            <w:pPr>
              <w:pStyle w:val="TableCell"/>
            </w:pPr>
            <w:r>
              <w:t>—</w:t>
            </w:r>
          </w:p>
        </w:tc>
      </w:tr>
      <w:tr w:rsidR="00957881" w14:paraId="64D868E5" w14:textId="77777777">
        <w:tc>
          <w:tcPr>
            <w:tcW w:w="1296" w:type="dxa"/>
          </w:tcPr>
          <w:p w14:paraId="085B1941" w14:textId="77777777" w:rsidR="00957881" w:rsidRDefault="00000000">
            <w:pPr>
              <w:pStyle w:val="TableCell"/>
            </w:pPr>
            <w:r>
              <w:t>s3_w6_inst3</w:t>
            </w:r>
          </w:p>
        </w:tc>
        <w:tc>
          <w:tcPr>
            <w:tcW w:w="1296" w:type="dxa"/>
          </w:tcPr>
          <w:p w14:paraId="29E491EE" w14:textId="77777777" w:rsidR="00957881" w:rsidRDefault="00000000">
            <w:pPr>
              <w:pStyle w:val="TableCell"/>
            </w:pPr>
            <w:r>
              <w:t>Pod E2E P99(s)</w:t>
            </w:r>
          </w:p>
        </w:tc>
        <w:tc>
          <w:tcPr>
            <w:tcW w:w="1296" w:type="dxa"/>
          </w:tcPr>
          <w:p w14:paraId="40BF1D98" w14:textId="77777777" w:rsidR="00957881" w:rsidRDefault="00000000">
            <w:pPr>
              <w:pStyle w:val="TableCell"/>
            </w:pPr>
            <w:r>
              <w:t>1.779</w:t>
            </w:r>
          </w:p>
        </w:tc>
        <w:tc>
          <w:tcPr>
            <w:tcW w:w="1296" w:type="dxa"/>
          </w:tcPr>
          <w:p w14:paraId="7EDF2AA7" w14:textId="77777777" w:rsidR="00957881" w:rsidRDefault="00000000">
            <w:pPr>
              <w:pStyle w:val="TableCell"/>
            </w:pPr>
            <w:r>
              <w:t>0.800</w:t>
            </w:r>
          </w:p>
        </w:tc>
        <w:tc>
          <w:tcPr>
            <w:tcW w:w="1296" w:type="dxa"/>
          </w:tcPr>
          <w:p w14:paraId="52745216" w14:textId="77777777" w:rsidR="00957881" w:rsidRDefault="00000000">
            <w:pPr>
              <w:pStyle w:val="TableCell"/>
            </w:pPr>
            <w:r>
              <w:t>—</w:t>
            </w:r>
          </w:p>
        </w:tc>
        <w:tc>
          <w:tcPr>
            <w:tcW w:w="1296" w:type="dxa"/>
          </w:tcPr>
          <w:p w14:paraId="537DF4C7" w14:textId="77777777" w:rsidR="00957881" w:rsidRDefault="00000000">
            <w:pPr>
              <w:pStyle w:val="TableCell"/>
            </w:pPr>
            <w:r>
              <w:t>—</w:t>
            </w:r>
          </w:p>
        </w:tc>
        <w:tc>
          <w:tcPr>
            <w:tcW w:w="1296" w:type="dxa"/>
          </w:tcPr>
          <w:p w14:paraId="22244784" w14:textId="77777777" w:rsidR="00957881" w:rsidRDefault="00000000">
            <w:pPr>
              <w:pStyle w:val="TableCell"/>
            </w:pPr>
            <w:r>
              <w:t>—</w:t>
            </w:r>
          </w:p>
        </w:tc>
      </w:tr>
      <w:tr w:rsidR="00957881" w14:paraId="6AA9AA79" w14:textId="77777777">
        <w:tc>
          <w:tcPr>
            <w:tcW w:w="1296" w:type="dxa"/>
          </w:tcPr>
          <w:p w14:paraId="5D3D0024" w14:textId="77777777" w:rsidR="00957881" w:rsidRDefault="00000000">
            <w:pPr>
              <w:pStyle w:val="TableCell"/>
            </w:pPr>
            <w:r>
              <w:t>s3_w6_inst3</w:t>
            </w:r>
          </w:p>
        </w:tc>
        <w:tc>
          <w:tcPr>
            <w:tcW w:w="1296" w:type="dxa"/>
          </w:tcPr>
          <w:p w14:paraId="083B54F3" w14:textId="77777777" w:rsidR="00957881" w:rsidRDefault="00000000">
            <w:pPr>
              <w:pStyle w:val="TableCell"/>
            </w:pPr>
            <w:r>
              <w:rPr>
                <w:rFonts w:hint="eastAsia"/>
              </w:rPr>
              <w:t>队列堆积峰值</w:t>
            </w:r>
            <w:r>
              <w:rPr>
                <w:rFonts w:hint="eastAsia"/>
              </w:rPr>
              <w:t>(pods)</w:t>
            </w:r>
          </w:p>
        </w:tc>
        <w:tc>
          <w:tcPr>
            <w:tcW w:w="1296" w:type="dxa"/>
          </w:tcPr>
          <w:p w14:paraId="6736A905" w14:textId="77777777" w:rsidR="00957881" w:rsidRDefault="00000000">
            <w:pPr>
              <w:pStyle w:val="TableCell"/>
            </w:pPr>
            <w:r>
              <w:t>32.00</w:t>
            </w:r>
          </w:p>
        </w:tc>
        <w:tc>
          <w:tcPr>
            <w:tcW w:w="1296" w:type="dxa"/>
          </w:tcPr>
          <w:p w14:paraId="36FF0E3E" w14:textId="77777777" w:rsidR="00957881" w:rsidRDefault="00000000">
            <w:pPr>
              <w:pStyle w:val="TableCell"/>
            </w:pPr>
            <w:r>
              <w:t>4.00</w:t>
            </w:r>
          </w:p>
        </w:tc>
        <w:tc>
          <w:tcPr>
            <w:tcW w:w="1296" w:type="dxa"/>
          </w:tcPr>
          <w:p w14:paraId="71D229CD" w14:textId="77777777" w:rsidR="00957881" w:rsidRDefault="00000000">
            <w:pPr>
              <w:pStyle w:val="TableCell"/>
            </w:pPr>
            <w:r>
              <w:t>—</w:t>
            </w:r>
          </w:p>
        </w:tc>
        <w:tc>
          <w:tcPr>
            <w:tcW w:w="1296" w:type="dxa"/>
          </w:tcPr>
          <w:p w14:paraId="269A900A" w14:textId="77777777" w:rsidR="00957881" w:rsidRDefault="00000000">
            <w:pPr>
              <w:pStyle w:val="TableCell"/>
            </w:pPr>
            <w:r>
              <w:t>0.000</w:t>
            </w:r>
          </w:p>
        </w:tc>
        <w:tc>
          <w:tcPr>
            <w:tcW w:w="1296" w:type="dxa"/>
          </w:tcPr>
          <w:p w14:paraId="12949F23" w14:textId="77777777" w:rsidR="00957881" w:rsidRDefault="00000000">
            <w:pPr>
              <w:pStyle w:val="TableCell"/>
            </w:pPr>
            <w:r>
              <w:t>—</w:t>
            </w:r>
          </w:p>
        </w:tc>
      </w:tr>
      <w:tr w:rsidR="00957881" w14:paraId="0B6C8A86" w14:textId="77777777">
        <w:tc>
          <w:tcPr>
            <w:tcW w:w="1296" w:type="dxa"/>
          </w:tcPr>
          <w:p w14:paraId="09FDDCF8" w14:textId="77777777" w:rsidR="00957881" w:rsidRDefault="00000000">
            <w:pPr>
              <w:pStyle w:val="TableCell"/>
            </w:pPr>
            <w:r>
              <w:t>s3_w6_inst3</w:t>
            </w:r>
          </w:p>
        </w:tc>
        <w:tc>
          <w:tcPr>
            <w:tcW w:w="1296" w:type="dxa"/>
          </w:tcPr>
          <w:p w14:paraId="6B12D6FB" w14:textId="77777777" w:rsidR="00957881" w:rsidRDefault="00000000">
            <w:pPr>
              <w:pStyle w:val="TableCell"/>
            </w:pPr>
            <w:r>
              <w:rPr>
                <w:rFonts w:hint="eastAsia"/>
              </w:rPr>
              <w:t>绑定成功率</w:t>
            </w:r>
          </w:p>
        </w:tc>
        <w:tc>
          <w:tcPr>
            <w:tcW w:w="1296" w:type="dxa"/>
          </w:tcPr>
          <w:p w14:paraId="4CCE4090" w14:textId="77777777" w:rsidR="00957881" w:rsidRDefault="00000000">
            <w:pPr>
              <w:pStyle w:val="TableCell"/>
            </w:pPr>
            <w:r>
              <w:t>1.00</w:t>
            </w:r>
          </w:p>
        </w:tc>
        <w:tc>
          <w:tcPr>
            <w:tcW w:w="1296" w:type="dxa"/>
          </w:tcPr>
          <w:p w14:paraId="1F8FA503" w14:textId="77777777" w:rsidR="00957881" w:rsidRDefault="00000000">
            <w:pPr>
              <w:pStyle w:val="TableCell"/>
            </w:pPr>
            <w:r>
              <w:t>1.00</w:t>
            </w:r>
          </w:p>
        </w:tc>
        <w:tc>
          <w:tcPr>
            <w:tcW w:w="1296" w:type="dxa"/>
          </w:tcPr>
          <w:p w14:paraId="64BA2F9E" w14:textId="77777777" w:rsidR="00957881" w:rsidRDefault="00000000">
            <w:pPr>
              <w:pStyle w:val="TableCell"/>
            </w:pPr>
            <w:r>
              <w:t>—</w:t>
            </w:r>
          </w:p>
        </w:tc>
        <w:tc>
          <w:tcPr>
            <w:tcW w:w="1296" w:type="dxa"/>
          </w:tcPr>
          <w:p w14:paraId="55C19DD5" w14:textId="77777777" w:rsidR="00957881" w:rsidRDefault="00000000">
            <w:pPr>
              <w:pStyle w:val="TableCell"/>
            </w:pPr>
            <w:r>
              <w:t>—</w:t>
            </w:r>
          </w:p>
        </w:tc>
        <w:tc>
          <w:tcPr>
            <w:tcW w:w="1296" w:type="dxa"/>
          </w:tcPr>
          <w:p w14:paraId="7FD0E19F" w14:textId="77777777" w:rsidR="00957881" w:rsidRDefault="00000000">
            <w:pPr>
              <w:pStyle w:val="TableCell"/>
            </w:pPr>
            <w:r>
              <w:t>—</w:t>
            </w:r>
          </w:p>
        </w:tc>
      </w:tr>
      <w:tr w:rsidR="00957881" w14:paraId="225BD213" w14:textId="77777777">
        <w:tc>
          <w:tcPr>
            <w:tcW w:w="1296" w:type="dxa"/>
          </w:tcPr>
          <w:p w14:paraId="5E0AF099" w14:textId="77777777" w:rsidR="00957881" w:rsidRDefault="00000000">
            <w:pPr>
              <w:pStyle w:val="TableCell"/>
            </w:pPr>
            <w:r>
              <w:lastRenderedPageBreak/>
              <w:t>s3_w7_inst3</w:t>
            </w:r>
          </w:p>
        </w:tc>
        <w:tc>
          <w:tcPr>
            <w:tcW w:w="1296" w:type="dxa"/>
          </w:tcPr>
          <w:p w14:paraId="64BD0714" w14:textId="77777777" w:rsidR="00957881" w:rsidRDefault="00000000">
            <w:pPr>
              <w:pStyle w:val="TableCell"/>
            </w:pPr>
            <w:r>
              <w:rPr>
                <w:rFonts w:hint="eastAsia"/>
              </w:rPr>
              <w:t>有效吞吐</w:t>
            </w:r>
            <w:r>
              <w:rPr>
                <w:rFonts w:hint="eastAsia"/>
              </w:rPr>
              <w:t>(pods/s)</w:t>
            </w:r>
          </w:p>
        </w:tc>
        <w:tc>
          <w:tcPr>
            <w:tcW w:w="1296" w:type="dxa"/>
          </w:tcPr>
          <w:p w14:paraId="42C580E1" w14:textId="77777777" w:rsidR="00957881" w:rsidRDefault="00000000">
            <w:pPr>
              <w:pStyle w:val="TableCell"/>
            </w:pPr>
            <w:r>
              <w:t>331</w:t>
            </w:r>
          </w:p>
        </w:tc>
        <w:tc>
          <w:tcPr>
            <w:tcW w:w="1296" w:type="dxa"/>
          </w:tcPr>
          <w:p w14:paraId="2DEDFFD2" w14:textId="77777777" w:rsidR="00957881" w:rsidRDefault="00000000">
            <w:pPr>
              <w:pStyle w:val="TableCell"/>
            </w:pPr>
            <w:r>
              <w:t>273</w:t>
            </w:r>
          </w:p>
        </w:tc>
        <w:tc>
          <w:tcPr>
            <w:tcW w:w="1296" w:type="dxa"/>
          </w:tcPr>
          <w:p w14:paraId="1E7BEB17" w14:textId="77777777" w:rsidR="00957881" w:rsidRDefault="00000000">
            <w:pPr>
              <w:pStyle w:val="TableCell"/>
            </w:pPr>
            <w:r>
              <w:t>—</w:t>
            </w:r>
          </w:p>
        </w:tc>
        <w:tc>
          <w:tcPr>
            <w:tcW w:w="1296" w:type="dxa"/>
          </w:tcPr>
          <w:p w14:paraId="12F695FE" w14:textId="77777777" w:rsidR="00957881" w:rsidRDefault="00000000">
            <w:pPr>
              <w:pStyle w:val="TableCell"/>
            </w:pPr>
            <w:r>
              <w:t>—</w:t>
            </w:r>
          </w:p>
        </w:tc>
        <w:tc>
          <w:tcPr>
            <w:tcW w:w="1296" w:type="dxa"/>
          </w:tcPr>
          <w:p w14:paraId="18E4F370" w14:textId="77777777" w:rsidR="00957881" w:rsidRDefault="00000000">
            <w:pPr>
              <w:pStyle w:val="TableCell"/>
            </w:pPr>
            <w:r>
              <w:t>—</w:t>
            </w:r>
          </w:p>
        </w:tc>
      </w:tr>
      <w:tr w:rsidR="00957881" w14:paraId="563C939B" w14:textId="77777777">
        <w:tc>
          <w:tcPr>
            <w:tcW w:w="1296" w:type="dxa"/>
          </w:tcPr>
          <w:p w14:paraId="3796FA32" w14:textId="77777777" w:rsidR="00957881" w:rsidRDefault="00000000">
            <w:pPr>
              <w:pStyle w:val="TableCell"/>
            </w:pPr>
            <w:r>
              <w:t>s3_w7_inst3</w:t>
            </w:r>
          </w:p>
        </w:tc>
        <w:tc>
          <w:tcPr>
            <w:tcW w:w="1296" w:type="dxa"/>
          </w:tcPr>
          <w:p w14:paraId="36091B18" w14:textId="77777777" w:rsidR="00957881" w:rsidRDefault="00000000">
            <w:pPr>
              <w:pStyle w:val="TableCell"/>
            </w:pPr>
            <w:r>
              <w:rPr>
                <w:rFonts w:hint="eastAsia"/>
              </w:rPr>
              <w:t>峰值吞吐</w:t>
            </w:r>
            <w:r>
              <w:rPr>
                <w:rFonts w:hint="eastAsia"/>
              </w:rPr>
              <w:t>(pods/s)</w:t>
            </w:r>
          </w:p>
        </w:tc>
        <w:tc>
          <w:tcPr>
            <w:tcW w:w="1296" w:type="dxa"/>
          </w:tcPr>
          <w:p w14:paraId="166133C6" w14:textId="77777777" w:rsidR="00957881" w:rsidRDefault="00000000">
            <w:pPr>
              <w:pStyle w:val="TableCell"/>
            </w:pPr>
            <w:r>
              <w:t>542</w:t>
            </w:r>
          </w:p>
        </w:tc>
        <w:tc>
          <w:tcPr>
            <w:tcW w:w="1296" w:type="dxa"/>
          </w:tcPr>
          <w:p w14:paraId="2A0BF46B" w14:textId="77777777" w:rsidR="00957881" w:rsidRDefault="00000000">
            <w:pPr>
              <w:pStyle w:val="TableCell"/>
            </w:pPr>
            <w:r>
              <w:t>500</w:t>
            </w:r>
          </w:p>
        </w:tc>
        <w:tc>
          <w:tcPr>
            <w:tcW w:w="1296" w:type="dxa"/>
          </w:tcPr>
          <w:p w14:paraId="27AC7D45" w14:textId="77777777" w:rsidR="00957881" w:rsidRDefault="00000000">
            <w:pPr>
              <w:pStyle w:val="TableCell"/>
            </w:pPr>
            <w:r>
              <w:t>—</w:t>
            </w:r>
          </w:p>
        </w:tc>
        <w:tc>
          <w:tcPr>
            <w:tcW w:w="1296" w:type="dxa"/>
          </w:tcPr>
          <w:p w14:paraId="1F4E9616" w14:textId="77777777" w:rsidR="00957881" w:rsidRDefault="00000000">
            <w:pPr>
              <w:pStyle w:val="TableCell"/>
            </w:pPr>
            <w:r>
              <w:t>—</w:t>
            </w:r>
          </w:p>
        </w:tc>
        <w:tc>
          <w:tcPr>
            <w:tcW w:w="1296" w:type="dxa"/>
          </w:tcPr>
          <w:p w14:paraId="24E0918D" w14:textId="77777777" w:rsidR="00957881" w:rsidRDefault="00000000">
            <w:pPr>
              <w:pStyle w:val="TableCell"/>
            </w:pPr>
            <w:r>
              <w:t>—</w:t>
            </w:r>
          </w:p>
        </w:tc>
      </w:tr>
      <w:tr w:rsidR="00957881" w14:paraId="411DBF0C" w14:textId="77777777">
        <w:tc>
          <w:tcPr>
            <w:tcW w:w="1296" w:type="dxa"/>
          </w:tcPr>
          <w:p w14:paraId="6CF782CA" w14:textId="77777777" w:rsidR="00957881" w:rsidRDefault="00000000">
            <w:pPr>
              <w:pStyle w:val="TableCell"/>
            </w:pPr>
            <w:r>
              <w:t>s3_w7_inst3</w:t>
            </w:r>
          </w:p>
        </w:tc>
        <w:tc>
          <w:tcPr>
            <w:tcW w:w="1296" w:type="dxa"/>
          </w:tcPr>
          <w:p w14:paraId="6E616548" w14:textId="77777777" w:rsidR="00957881" w:rsidRDefault="00000000">
            <w:pPr>
              <w:pStyle w:val="TableCell"/>
            </w:pPr>
            <w:r>
              <w:t xml:space="preserve">P90 </w:t>
            </w:r>
            <w:r>
              <w:rPr>
                <w:rFonts w:hint="eastAsia"/>
              </w:rPr>
              <w:t>调度延迟</w:t>
            </w:r>
            <w:r>
              <w:rPr>
                <w:rFonts w:hint="eastAsia"/>
              </w:rPr>
              <w:t>(s)</w:t>
            </w:r>
          </w:p>
        </w:tc>
        <w:tc>
          <w:tcPr>
            <w:tcW w:w="1296" w:type="dxa"/>
          </w:tcPr>
          <w:p w14:paraId="29777C8F" w14:textId="77777777" w:rsidR="00957881" w:rsidRDefault="00000000">
            <w:pPr>
              <w:pStyle w:val="TableCell"/>
            </w:pPr>
            <w:r>
              <w:t>0.015</w:t>
            </w:r>
          </w:p>
        </w:tc>
        <w:tc>
          <w:tcPr>
            <w:tcW w:w="1296" w:type="dxa"/>
          </w:tcPr>
          <w:p w14:paraId="67F24819" w14:textId="77777777" w:rsidR="00957881" w:rsidRDefault="00000000">
            <w:pPr>
              <w:pStyle w:val="TableCell"/>
            </w:pPr>
            <w:r>
              <w:t>0.022</w:t>
            </w:r>
          </w:p>
        </w:tc>
        <w:tc>
          <w:tcPr>
            <w:tcW w:w="1296" w:type="dxa"/>
          </w:tcPr>
          <w:p w14:paraId="54C4D23B" w14:textId="77777777" w:rsidR="00957881" w:rsidRDefault="00000000">
            <w:pPr>
              <w:pStyle w:val="TableCell"/>
            </w:pPr>
            <w:r>
              <w:t>—</w:t>
            </w:r>
          </w:p>
        </w:tc>
        <w:tc>
          <w:tcPr>
            <w:tcW w:w="1296" w:type="dxa"/>
          </w:tcPr>
          <w:p w14:paraId="1DC1F189" w14:textId="77777777" w:rsidR="00957881" w:rsidRDefault="00000000">
            <w:pPr>
              <w:pStyle w:val="TableCell"/>
            </w:pPr>
            <w:r>
              <w:t>—</w:t>
            </w:r>
          </w:p>
        </w:tc>
        <w:tc>
          <w:tcPr>
            <w:tcW w:w="1296" w:type="dxa"/>
          </w:tcPr>
          <w:p w14:paraId="345BCEEA" w14:textId="77777777" w:rsidR="00957881" w:rsidRDefault="00000000">
            <w:pPr>
              <w:pStyle w:val="TableCell"/>
            </w:pPr>
            <w:r>
              <w:t>—</w:t>
            </w:r>
          </w:p>
        </w:tc>
      </w:tr>
      <w:tr w:rsidR="00957881" w14:paraId="09A6120D" w14:textId="77777777">
        <w:tc>
          <w:tcPr>
            <w:tcW w:w="1296" w:type="dxa"/>
          </w:tcPr>
          <w:p w14:paraId="2D37199C" w14:textId="77777777" w:rsidR="00957881" w:rsidRDefault="00000000">
            <w:pPr>
              <w:pStyle w:val="TableCell"/>
            </w:pPr>
            <w:r>
              <w:t>s3_w7_inst3</w:t>
            </w:r>
          </w:p>
        </w:tc>
        <w:tc>
          <w:tcPr>
            <w:tcW w:w="1296" w:type="dxa"/>
          </w:tcPr>
          <w:p w14:paraId="35DE3EE1" w14:textId="77777777" w:rsidR="00957881" w:rsidRDefault="00000000">
            <w:pPr>
              <w:pStyle w:val="TableCell"/>
            </w:pPr>
            <w:r>
              <w:t xml:space="preserve">P99 </w:t>
            </w:r>
            <w:r>
              <w:rPr>
                <w:rFonts w:hint="eastAsia"/>
              </w:rPr>
              <w:t>调度延迟</w:t>
            </w:r>
            <w:r>
              <w:rPr>
                <w:rFonts w:hint="eastAsia"/>
              </w:rPr>
              <w:t>(s)</w:t>
            </w:r>
          </w:p>
        </w:tc>
        <w:tc>
          <w:tcPr>
            <w:tcW w:w="1296" w:type="dxa"/>
          </w:tcPr>
          <w:p w14:paraId="2A1F02F9" w14:textId="77777777" w:rsidR="00957881" w:rsidRDefault="00000000">
            <w:pPr>
              <w:pStyle w:val="TableCell"/>
            </w:pPr>
            <w:r>
              <w:t>0.050</w:t>
            </w:r>
          </w:p>
        </w:tc>
        <w:tc>
          <w:tcPr>
            <w:tcW w:w="1296" w:type="dxa"/>
          </w:tcPr>
          <w:p w14:paraId="02C1DE02" w14:textId="77777777" w:rsidR="00957881" w:rsidRDefault="00000000">
            <w:pPr>
              <w:pStyle w:val="TableCell"/>
            </w:pPr>
            <w:r>
              <w:t>0.064</w:t>
            </w:r>
          </w:p>
        </w:tc>
        <w:tc>
          <w:tcPr>
            <w:tcW w:w="1296" w:type="dxa"/>
          </w:tcPr>
          <w:p w14:paraId="626E9425" w14:textId="77777777" w:rsidR="00957881" w:rsidRDefault="00000000">
            <w:pPr>
              <w:pStyle w:val="TableCell"/>
            </w:pPr>
            <w:r>
              <w:t>—</w:t>
            </w:r>
          </w:p>
        </w:tc>
        <w:tc>
          <w:tcPr>
            <w:tcW w:w="1296" w:type="dxa"/>
          </w:tcPr>
          <w:p w14:paraId="473629BB" w14:textId="77777777" w:rsidR="00957881" w:rsidRDefault="00000000">
            <w:pPr>
              <w:pStyle w:val="TableCell"/>
            </w:pPr>
            <w:r>
              <w:t>—</w:t>
            </w:r>
          </w:p>
        </w:tc>
        <w:tc>
          <w:tcPr>
            <w:tcW w:w="1296" w:type="dxa"/>
          </w:tcPr>
          <w:p w14:paraId="03EBD70F" w14:textId="77777777" w:rsidR="00957881" w:rsidRDefault="00000000">
            <w:pPr>
              <w:pStyle w:val="TableCell"/>
            </w:pPr>
            <w:r>
              <w:t>—</w:t>
            </w:r>
          </w:p>
        </w:tc>
      </w:tr>
      <w:tr w:rsidR="00957881" w14:paraId="6193DD5B" w14:textId="77777777">
        <w:tc>
          <w:tcPr>
            <w:tcW w:w="1296" w:type="dxa"/>
          </w:tcPr>
          <w:p w14:paraId="430F27A8" w14:textId="77777777" w:rsidR="00957881" w:rsidRDefault="00000000">
            <w:pPr>
              <w:pStyle w:val="TableCell"/>
            </w:pPr>
            <w:r>
              <w:t>s3_w7_inst3</w:t>
            </w:r>
          </w:p>
        </w:tc>
        <w:tc>
          <w:tcPr>
            <w:tcW w:w="1296" w:type="dxa"/>
          </w:tcPr>
          <w:p w14:paraId="377134F1" w14:textId="77777777" w:rsidR="00957881" w:rsidRDefault="00000000">
            <w:pPr>
              <w:pStyle w:val="TableCell"/>
            </w:pPr>
            <w:r>
              <w:t>Pod E2E P99(s)</w:t>
            </w:r>
          </w:p>
        </w:tc>
        <w:tc>
          <w:tcPr>
            <w:tcW w:w="1296" w:type="dxa"/>
          </w:tcPr>
          <w:p w14:paraId="0D08E462" w14:textId="77777777" w:rsidR="00957881" w:rsidRDefault="00000000">
            <w:pPr>
              <w:pStyle w:val="TableCell"/>
            </w:pPr>
            <w:r>
              <w:t>0.109</w:t>
            </w:r>
          </w:p>
        </w:tc>
        <w:tc>
          <w:tcPr>
            <w:tcW w:w="1296" w:type="dxa"/>
          </w:tcPr>
          <w:p w14:paraId="292E4D7C" w14:textId="77777777" w:rsidR="00957881" w:rsidRDefault="00000000">
            <w:pPr>
              <w:pStyle w:val="TableCell"/>
            </w:pPr>
            <w:r>
              <w:t>0.343</w:t>
            </w:r>
          </w:p>
        </w:tc>
        <w:tc>
          <w:tcPr>
            <w:tcW w:w="1296" w:type="dxa"/>
          </w:tcPr>
          <w:p w14:paraId="705F4544" w14:textId="77777777" w:rsidR="00957881" w:rsidRDefault="00000000">
            <w:pPr>
              <w:pStyle w:val="TableCell"/>
            </w:pPr>
            <w:r>
              <w:t>—</w:t>
            </w:r>
          </w:p>
        </w:tc>
        <w:tc>
          <w:tcPr>
            <w:tcW w:w="1296" w:type="dxa"/>
          </w:tcPr>
          <w:p w14:paraId="11F13CE3" w14:textId="77777777" w:rsidR="00957881" w:rsidRDefault="00000000">
            <w:pPr>
              <w:pStyle w:val="TableCell"/>
            </w:pPr>
            <w:r>
              <w:t>—</w:t>
            </w:r>
          </w:p>
        </w:tc>
        <w:tc>
          <w:tcPr>
            <w:tcW w:w="1296" w:type="dxa"/>
          </w:tcPr>
          <w:p w14:paraId="6EB99B9E" w14:textId="77777777" w:rsidR="00957881" w:rsidRDefault="00000000">
            <w:pPr>
              <w:pStyle w:val="TableCell"/>
            </w:pPr>
            <w:r>
              <w:t>—</w:t>
            </w:r>
          </w:p>
        </w:tc>
      </w:tr>
      <w:tr w:rsidR="00957881" w14:paraId="2C8D8AD3" w14:textId="77777777">
        <w:tc>
          <w:tcPr>
            <w:tcW w:w="1296" w:type="dxa"/>
          </w:tcPr>
          <w:p w14:paraId="009FC78D" w14:textId="77777777" w:rsidR="00957881" w:rsidRDefault="00000000">
            <w:pPr>
              <w:pStyle w:val="TableCell"/>
            </w:pPr>
            <w:r>
              <w:t>s3_w7_inst3</w:t>
            </w:r>
          </w:p>
        </w:tc>
        <w:tc>
          <w:tcPr>
            <w:tcW w:w="1296" w:type="dxa"/>
          </w:tcPr>
          <w:p w14:paraId="0CB71763" w14:textId="77777777" w:rsidR="00957881" w:rsidRDefault="00000000">
            <w:pPr>
              <w:pStyle w:val="TableCell"/>
            </w:pPr>
            <w:r>
              <w:rPr>
                <w:rFonts w:hint="eastAsia"/>
              </w:rPr>
              <w:t>队列堆积峰值</w:t>
            </w:r>
            <w:r>
              <w:rPr>
                <w:rFonts w:hint="eastAsia"/>
              </w:rPr>
              <w:t>(pods)</w:t>
            </w:r>
          </w:p>
        </w:tc>
        <w:tc>
          <w:tcPr>
            <w:tcW w:w="1296" w:type="dxa"/>
          </w:tcPr>
          <w:p w14:paraId="6708D60E" w14:textId="77777777" w:rsidR="00957881" w:rsidRDefault="00000000">
            <w:pPr>
              <w:pStyle w:val="TableCell"/>
            </w:pPr>
            <w:r>
              <w:t>0.000</w:t>
            </w:r>
          </w:p>
        </w:tc>
        <w:tc>
          <w:tcPr>
            <w:tcW w:w="1296" w:type="dxa"/>
          </w:tcPr>
          <w:p w14:paraId="5908B90E" w14:textId="77777777" w:rsidR="00957881" w:rsidRDefault="00000000">
            <w:pPr>
              <w:pStyle w:val="TableCell"/>
            </w:pPr>
            <w:r>
              <w:t>3.00</w:t>
            </w:r>
          </w:p>
        </w:tc>
        <w:tc>
          <w:tcPr>
            <w:tcW w:w="1296" w:type="dxa"/>
          </w:tcPr>
          <w:p w14:paraId="3EB027C7" w14:textId="77777777" w:rsidR="00957881" w:rsidRDefault="00000000">
            <w:pPr>
              <w:pStyle w:val="TableCell"/>
            </w:pPr>
            <w:r>
              <w:t>—</w:t>
            </w:r>
          </w:p>
        </w:tc>
        <w:tc>
          <w:tcPr>
            <w:tcW w:w="1296" w:type="dxa"/>
          </w:tcPr>
          <w:p w14:paraId="06F2C108" w14:textId="77777777" w:rsidR="00957881" w:rsidRDefault="00000000">
            <w:pPr>
              <w:pStyle w:val="TableCell"/>
            </w:pPr>
            <w:r>
              <w:t>—</w:t>
            </w:r>
          </w:p>
        </w:tc>
        <w:tc>
          <w:tcPr>
            <w:tcW w:w="1296" w:type="dxa"/>
          </w:tcPr>
          <w:p w14:paraId="29E40B2D" w14:textId="77777777" w:rsidR="00957881" w:rsidRDefault="00000000">
            <w:pPr>
              <w:pStyle w:val="TableCell"/>
            </w:pPr>
            <w:r>
              <w:t>—</w:t>
            </w:r>
          </w:p>
        </w:tc>
      </w:tr>
      <w:tr w:rsidR="00957881" w14:paraId="0AFB6B39" w14:textId="77777777">
        <w:tc>
          <w:tcPr>
            <w:tcW w:w="1296" w:type="dxa"/>
          </w:tcPr>
          <w:p w14:paraId="4D139373" w14:textId="77777777" w:rsidR="00957881" w:rsidRDefault="00000000">
            <w:pPr>
              <w:pStyle w:val="TableCell"/>
            </w:pPr>
            <w:r>
              <w:t>s3_w7_inst3</w:t>
            </w:r>
          </w:p>
        </w:tc>
        <w:tc>
          <w:tcPr>
            <w:tcW w:w="1296" w:type="dxa"/>
          </w:tcPr>
          <w:p w14:paraId="030C719B" w14:textId="77777777" w:rsidR="00957881" w:rsidRDefault="00000000">
            <w:pPr>
              <w:pStyle w:val="TableCell"/>
            </w:pPr>
            <w:r>
              <w:rPr>
                <w:rFonts w:hint="eastAsia"/>
              </w:rPr>
              <w:t>绑定成功率</w:t>
            </w:r>
          </w:p>
        </w:tc>
        <w:tc>
          <w:tcPr>
            <w:tcW w:w="1296" w:type="dxa"/>
          </w:tcPr>
          <w:p w14:paraId="0F6EFE16" w14:textId="77777777" w:rsidR="00957881" w:rsidRDefault="00000000">
            <w:pPr>
              <w:pStyle w:val="TableCell"/>
            </w:pPr>
            <w:r>
              <w:t>1.00</w:t>
            </w:r>
          </w:p>
        </w:tc>
        <w:tc>
          <w:tcPr>
            <w:tcW w:w="1296" w:type="dxa"/>
          </w:tcPr>
          <w:p w14:paraId="30163D01" w14:textId="77777777" w:rsidR="00957881" w:rsidRDefault="00000000">
            <w:pPr>
              <w:pStyle w:val="TableCell"/>
            </w:pPr>
            <w:r>
              <w:t>1.00</w:t>
            </w:r>
          </w:p>
        </w:tc>
        <w:tc>
          <w:tcPr>
            <w:tcW w:w="1296" w:type="dxa"/>
          </w:tcPr>
          <w:p w14:paraId="602F23E1" w14:textId="77777777" w:rsidR="00957881" w:rsidRDefault="00000000">
            <w:pPr>
              <w:pStyle w:val="TableCell"/>
            </w:pPr>
            <w:r>
              <w:t>—</w:t>
            </w:r>
          </w:p>
        </w:tc>
        <w:tc>
          <w:tcPr>
            <w:tcW w:w="1296" w:type="dxa"/>
          </w:tcPr>
          <w:p w14:paraId="0B806AC0" w14:textId="77777777" w:rsidR="00957881" w:rsidRDefault="00000000">
            <w:pPr>
              <w:pStyle w:val="TableCell"/>
            </w:pPr>
            <w:r>
              <w:t>—</w:t>
            </w:r>
          </w:p>
        </w:tc>
        <w:tc>
          <w:tcPr>
            <w:tcW w:w="1296" w:type="dxa"/>
          </w:tcPr>
          <w:p w14:paraId="588BEC77" w14:textId="77777777" w:rsidR="00957881" w:rsidRDefault="00000000">
            <w:pPr>
              <w:pStyle w:val="TableCell"/>
            </w:pPr>
            <w:r>
              <w:t>—</w:t>
            </w:r>
          </w:p>
        </w:tc>
      </w:tr>
      <w:tr w:rsidR="00957881" w14:paraId="107C1658" w14:textId="77777777">
        <w:tc>
          <w:tcPr>
            <w:tcW w:w="1296" w:type="dxa"/>
          </w:tcPr>
          <w:p w14:paraId="6A4D22F3" w14:textId="77777777" w:rsidR="00957881" w:rsidRDefault="00000000">
            <w:pPr>
              <w:pStyle w:val="TableCell"/>
            </w:pPr>
            <w:r>
              <w:t>s4_w3_inst3</w:t>
            </w:r>
          </w:p>
        </w:tc>
        <w:tc>
          <w:tcPr>
            <w:tcW w:w="1296" w:type="dxa"/>
          </w:tcPr>
          <w:p w14:paraId="2C42BBCA" w14:textId="77777777" w:rsidR="00957881" w:rsidRDefault="00000000">
            <w:pPr>
              <w:pStyle w:val="TableCell"/>
            </w:pPr>
            <w:r>
              <w:rPr>
                <w:rFonts w:hint="eastAsia"/>
              </w:rPr>
              <w:t>有效吞吐</w:t>
            </w:r>
            <w:r>
              <w:rPr>
                <w:rFonts w:hint="eastAsia"/>
              </w:rPr>
              <w:t>(pods/s)</w:t>
            </w:r>
          </w:p>
        </w:tc>
        <w:tc>
          <w:tcPr>
            <w:tcW w:w="1296" w:type="dxa"/>
          </w:tcPr>
          <w:p w14:paraId="172B035C" w14:textId="77777777" w:rsidR="00957881" w:rsidRDefault="00000000">
            <w:pPr>
              <w:pStyle w:val="TableCell"/>
            </w:pPr>
            <w:r>
              <w:t>297</w:t>
            </w:r>
          </w:p>
        </w:tc>
        <w:tc>
          <w:tcPr>
            <w:tcW w:w="1296" w:type="dxa"/>
          </w:tcPr>
          <w:p w14:paraId="682CA521" w14:textId="77777777" w:rsidR="00957881" w:rsidRDefault="00000000">
            <w:pPr>
              <w:pStyle w:val="TableCell"/>
            </w:pPr>
            <w:r>
              <w:t>281</w:t>
            </w:r>
          </w:p>
        </w:tc>
        <w:tc>
          <w:tcPr>
            <w:tcW w:w="1296" w:type="dxa"/>
          </w:tcPr>
          <w:p w14:paraId="13C7D27C" w14:textId="77777777" w:rsidR="00957881" w:rsidRDefault="00000000">
            <w:pPr>
              <w:pStyle w:val="TableCell"/>
            </w:pPr>
            <w:r>
              <w:t>—</w:t>
            </w:r>
          </w:p>
        </w:tc>
        <w:tc>
          <w:tcPr>
            <w:tcW w:w="1296" w:type="dxa"/>
          </w:tcPr>
          <w:p w14:paraId="73E29D4F" w14:textId="77777777" w:rsidR="00957881" w:rsidRDefault="00000000">
            <w:pPr>
              <w:pStyle w:val="TableCell"/>
            </w:pPr>
            <w:r>
              <w:t>—</w:t>
            </w:r>
          </w:p>
        </w:tc>
        <w:tc>
          <w:tcPr>
            <w:tcW w:w="1296" w:type="dxa"/>
          </w:tcPr>
          <w:p w14:paraId="57B9DDBA" w14:textId="77777777" w:rsidR="00957881" w:rsidRDefault="00000000">
            <w:pPr>
              <w:pStyle w:val="TableCell"/>
            </w:pPr>
            <w:r>
              <w:t>—</w:t>
            </w:r>
          </w:p>
        </w:tc>
      </w:tr>
      <w:tr w:rsidR="00957881" w14:paraId="4C18A6AE" w14:textId="77777777">
        <w:tc>
          <w:tcPr>
            <w:tcW w:w="1296" w:type="dxa"/>
          </w:tcPr>
          <w:p w14:paraId="0371E56B" w14:textId="77777777" w:rsidR="00957881" w:rsidRDefault="00000000">
            <w:pPr>
              <w:pStyle w:val="TableCell"/>
            </w:pPr>
            <w:r>
              <w:t>s4_w3_inst3</w:t>
            </w:r>
          </w:p>
        </w:tc>
        <w:tc>
          <w:tcPr>
            <w:tcW w:w="1296" w:type="dxa"/>
          </w:tcPr>
          <w:p w14:paraId="437AFD3B" w14:textId="77777777" w:rsidR="00957881" w:rsidRDefault="00000000">
            <w:pPr>
              <w:pStyle w:val="TableCell"/>
            </w:pPr>
            <w:r>
              <w:rPr>
                <w:rFonts w:hint="eastAsia"/>
              </w:rPr>
              <w:t>峰值吞吐</w:t>
            </w:r>
            <w:r>
              <w:rPr>
                <w:rFonts w:hint="eastAsia"/>
              </w:rPr>
              <w:t>(pods/s)</w:t>
            </w:r>
          </w:p>
        </w:tc>
        <w:tc>
          <w:tcPr>
            <w:tcW w:w="1296" w:type="dxa"/>
          </w:tcPr>
          <w:p w14:paraId="6051A596" w14:textId="77777777" w:rsidR="00957881" w:rsidRDefault="00000000">
            <w:pPr>
              <w:pStyle w:val="TableCell"/>
            </w:pPr>
            <w:r>
              <w:t>1003</w:t>
            </w:r>
          </w:p>
        </w:tc>
        <w:tc>
          <w:tcPr>
            <w:tcW w:w="1296" w:type="dxa"/>
          </w:tcPr>
          <w:p w14:paraId="374A4D93" w14:textId="77777777" w:rsidR="00957881" w:rsidRDefault="00000000">
            <w:pPr>
              <w:pStyle w:val="TableCell"/>
            </w:pPr>
            <w:r>
              <w:t>1006</w:t>
            </w:r>
          </w:p>
        </w:tc>
        <w:tc>
          <w:tcPr>
            <w:tcW w:w="1296" w:type="dxa"/>
          </w:tcPr>
          <w:p w14:paraId="388ED153" w14:textId="77777777" w:rsidR="00957881" w:rsidRDefault="00000000">
            <w:pPr>
              <w:pStyle w:val="TableCell"/>
            </w:pPr>
            <w:r>
              <w:t>—</w:t>
            </w:r>
          </w:p>
        </w:tc>
        <w:tc>
          <w:tcPr>
            <w:tcW w:w="1296" w:type="dxa"/>
          </w:tcPr>
          <w:p w14:paraId="5A013D95" w14:textId="77777777" w:rsidR="00957881" w:rsidRDefault="00000000">
            <w:pPr>
              <w:pStyle w:val="TableCell"/>
            </w:pPr>
            <w:r>
              <w:t>—</w:t>
            </w:r>
          </w:p>
        </w:tc>
        <w:tc>
          <w:tcPr>
            <w:tcW w:w="1296" w:type="dxa"/>
          </w:tcPr>
          <w:p w14:paraId="7CA47490" w14:textId="77777777" w:rsidR="00957881" w:rsidRDefault="00000000">
            <w:pPr>
              <w:pStyle w:val="TableCell"/>
            </w:pPr>
            <w:r>
              <w:t>—</w:t>
            </w:r>
          </w:p>
        </w:tc>
      </w:tr>
      <w:tr w:rsidR="00957881" w14:paraId="6BDC387A" w14:textId="77777777">
        <w:tc>
          <w:tcPr>
            <w:tcW w:w="1296" w:type="dxa"/>
          </w:tcPr>
          <w:p w14:paraId="68BF507A" w14:textId="77777777" w:rsidR="00957881" w:rsidRDefault="00000000">
            <w:pPr>
              <w:pStyle w:val="TableCell"/>
            </w:pPr>
            <w:r>
              <w:t>s4_w3_inst3</w:t>
            </w:r>
          </w:p>
        </w:tc>
        <w:tc>
          <w:tcPr>
            <w:tcW w:w="1296" w:type="dxa"/>
          </w:tcPr>
          <w:p w14:paraId="0E7F4E69" w14:textId="77777777" w:rsidR="00957881" w:rsidRDefault="00000000">
            <w:pPr>
              <w:pStyle w:val="TableCell"/>
            </w:pPr>
            <w:r>
              <w:t xml:space="preserve">P90 </w:t>
            </w:r>
            <w:r>
              <w:rPr>
                <w:rFonts w:hint="eastAsia"/>
              </w:rPr>
              <w:t>调度延迟</w:t>
            </w:r>
            <w:r>
              <w:rPr>
                <w:rFonts w:hint="eastAsia"/>
              </w:rPr>
              <w:t>(s)</w:t>
            </w:r>
          </w:p>
        </w:tc>
        <w:tc>
          <w:tcPr>
            <w:tcW w:w="1296" w:type="dxa"/>
          </w:tcPr>
          <w:p w14:paraId="44EFCFCF" w14:textId="77777777" w:rsidR="00957881" w:rsidRDefault="00000000">
            <w:pPr>
              <w:pStyle w:val="TableCell"/>
            </w:pPr>
            <w:r>
              <w:t>0.036</w:t>
            </w:r>
          </w:p>
        </w:tc>
        <w:tc>
          <w:tcPr>
            <w:tcW w:w="1296" w:type="dxa"/>
          </w:tcPr>
          <w:p w14:paraId="3F0424D8" w14:textId="77777777" w:rsidR="00957881" w:rsidRDefault="00000000">
            <w:pPr>
              <w:pStyle w:val="TableCell"/>
            </w:pPr>
            <w:r>
              <w:t>0.064</w:t>
            </w:r>
          </w:p>
        </w:tc>
        <w:tc>
          <w:tcPr>
            <w:tcW w:w="1296" w:type="dxa"/>
          </w:tcPr>
          <w:p w14:paraId="1D065AD9" w14:textId="77777777" w:rsidR="00957881" w:rsidRDefault="00000000">
            <w:pPr>
              <w:pStyle w:val="TableCell"/>
            </w:pPr>
            <w:r>
              <w:t>—</w:t>
            </w:r>
          </w:p>
        </w:tc>
        <w:tc>
          <w:tcPr>
            <w:tcW w:w="1296" w:type="dxa"/>
          </w:tcPr>
          <w:p w14:paraId="17D7EB49" w14:textId="77777777" w:rsidR="00957881" w:rsidRDefault="00000000">
            <w:pPr>
              <w:pStyle w:val="TableCell"/>
            </w:pPr>
            <w:r>
              <w:t>—</w:t>
            </w:r>
          </w:p>
        </w:tc>
        <w:tc>
          <w:tcPr>
            <w:tcW w:w="1296" w:type="dxa"/>
          </w:tcPr>
          <w:p w14:paraId="516A08B0" w14:textId="77777777" w:rsidR="00957881" w:rsidRDefault="00000000">
            <w:pPr>
              <w:pStyle w:val="TableCell"/>
            </w:pPr>
            <w:r>
              <w:t>—</w:t>
            </w:r>
          </w:p>
        </w:tc>
      </w:tr>
      <w:tr w:rsidR="00957881" w14:paraId="7099EA61" w14:textId="77777777">
        <w:tc>
          <w:tcPr>
            <w:tcW w:w="1296" w:type="dxa"/>
          </w:tcPr>
          <w:p w14:paraId="7A6F99C7" w14:textId="77777777" w:rsidR="00957881" w:rsidRDefault="00000000">
            <w:pPr>
              <w:pStyle w:val="TableCell"/>
            </w:pPr>
            <w:r>
              <w:t>s4_w3_inst3</w:t>
            </w:r>
          </w:p>
        </w:tc>
        <w:tc>
          <w:tcPr>
            <w:tcW w:w="1296" w:type="dxa"/>
          </w:tcPr>
          <w:p w14:paraId="266B5211" w14:textId="77777777" w:rsidR="00957881" w:rsidRDefault="00000000">
            <w:pPr>
              <w:pStyle w:val="TableCell"/>
            </w:pPr>
            <w:r>
              <w:t xml:space="preserve">P99 </w:t>
            </w:r>
            <w:r>
              <w:rPr>
                <w:rFonts w:hint="eastAsia"/>
              </w:rPr>
              <w:t>调度延迟</w:t>
            </w:r>
            <w:r>
              <w:rPr>
                <w:rFonts w:hint="eastAsia"/>
              </w:rPr>
              <w:t>(s)</w:t>
            </w:r>
          </w:p>
        </w:tc>
        <w:tc>
          <w:tcPr>
            <w:tcW w:w="1296" w:type="dxa"/>
          </w:tcPr>
          <w:p w14:paraId="7E3829DE" w14:textId="77777777" w:rsidR="00957881" w:rsidRDefault="00000000">
            <w:pPr>
              <w:pStyle w:val="TableCell"/>
            </w:pPr>
            <w:r>
              <w:t>0.189</w:t>
            </w:r>
          </w:p>
        </w:tc>
        <w:tc>
          <w:tcPr>
            <w:tcW w:w="1296" w:type="dxa"/>
          </w:tcPr>
          <w:p w14:paraId="4BAB25BB" w14:textId="77777777" w:rsidR="00957881" w:rsidRDefault="00000000">
            <w:pPr>
              <w:pStyle w:val="TableCell"/>
            </w:pPr>
            <w:r>
              <w:t>0.285</w:t>
            </w:r>
          </w:p>
        </w:tc>
        <w:tc>
          <w:tcPr>
            <w:tcW w:w="1296" w:type="dxa"/>
          </w:tcPr>
          <w:p w14:paraId="7FD348FA" w14:textId="77777777" w:rsidR="00957881" w:rsidRDefault="00000000">
            <w:pPr>
              <w:pStyle w:val="TableCell"/>
            </w:pPr>
            <w:r>
              <w:t>—</w:t>
            </w:r>
          </w:p>
        </w:tc>
        <w:tc>
          <w:tcPr>
            <w:tcW w:w="1296" w:type="dxa"/>
          </w:tcPr>
          <w:p w14:paraId="67A39B0D" w14:textId="77777777" w:rsidR="00957881" w:rsidRDefault="00000000">
            <w:pPr>
              <w:pStyle w:val="TableCell"/>
            </w:pPr>
            <w:r>
              <w:t>—</w:t>
            </w:r>
          </w:p>
        </w:tc>
        <w:tc>
          <w:tcPr>
            <w:tcW w:w="1296" w:type="dxa"/>
          </w:tcPr>
          <w:p w14:paraId="0A8021B6" w14:textId="77777777" w:rsidR="00957881" w:rsidRDefault="00000000">
            <w:pPr>
              <w:pStyle w:val="TableCell"/>
            </w:pPr>
            <w:r>
              <w:t>—</w:t>
            </w:r>
          </w:p>
        </w:tc>
      </w:tr>
      <w:tr w:rsidR="00957881" w14:paraId="41B58920" w14:textId="77777777">
        <w:tc>
          <w:tcPr>
            <w:tcW w:w="1296" w:type="dxa"/>
          </w:tcPr>
          <w:p w14:paraId="5BC16BF8" w14:textId="77777777" w:rsidR="00957881" w:rsidRDefault="00000000">
            <w:pPr>
              <w:pStyle w:val="TableCell"/>
            </w:pPr>
            <w:r>
              <w:t>s4_w3_inst3</w:t>
            </w:r>
          </w:p>
        </w:tc>
        <w:tc>
          <w:tcPr>
            <w:tcW w:w="1296" w:type="dxa"/>
          </w:tcPr>
          <w:p w14:paraId="2657F61E" w14:textId="77777777" w:rsidR="00957881" w:rsidRDefault="00000000">
            <w:pPr>
              <w:pStyle w:val="TableCell"/>
            </w:pPr>
            <w:r>
              <w:t>Pod E2E P99(s)</w:t>
            </w:r>
          </w:p>
        </w:tc>
        <w:tc>
          <w:tcPr>
            <w:tcW w:w="1296" w:type="dxa"/>
          </w:tcPr>
          <w:p w14:paraId="17899B64" w14:textId="77777777" w:rsidR="00957881" w:rsidRDefault="00000000">
            <w:pPr>
              <w:pStyle w:val="TableCell"/>
            </w:pPr>
            <w:r>
              <w:t>0.574</w:t>
            </w:r>
          </w:p>
        </w:tc>
        <w:tc>
          <w:tcPr>
            <w:tcW w:w="1296" w:type="dxa"/>
          </w:tcPr>
          <w:p w14:paraId="151B118A" w14:textId="77777777" w:rsidR="00957881" w:rsidRDefault="00000000">
            <w:pPr>
              <w:pStyle w:val="TableCell"/>
            </w:pPr>
            <w:r>
              <w:t>0.923</w:t>
            </w:r>
          </w:p>
        </w:tc>
        <w:tc>
          <w:tcPr>
            <w:tcW w:w="1296" w:type="dxa"/>
          </w:tcPr>
          <w:p w14:paraId="4A7C962D" w14:textId="77777777" w:rsidR="00957881" w:rsidRDefault="00000000">
            <w:pPr>
              <w:pStyle w:val="TableCell"/>
            </w:pPr>
            <w:r>
              <w:t>—</w:t>
            </w:r>
          </w:p>
        </w:tc>
        <w:tc>
          <w:tcPr>
            <w:tcW w:w="1296" w:type="dxa"/>
          </w:tcPr>
          <w:p w14:paraId="289A1B49" w14:textId="77777777" w:rsidR="00957881" w:rsidRDefault="00000000">
            <w:pPr>
              <w:pStyle w:val="TableCell"/>
            </w:pPr>
            <w:r>
              <w:t>—</w:t>
            </w:r>
          </w:p>
        </w:tc>
        <w:tc>
          <w:tcPr>
            <w:tcW w:w="1296" w:type="dxa"/>
          </w:tcPr>
          <w:p w14:paraId="3B157851" w14:textId="77777777" w:rsidR="00957881" w:rsidRDefault="00000000">
            <w:pPr>
              <w:pStyle w:val="TableCell"/>
            </w:pPr>
            <w:r>
              <w:t>—</w:t>
            </w:r>
          </w:p>
        </w:tc>
      </w:tr>
      <w:tr w:rsidR="00957881" w14:paraId="756FDBEC" w14:textId="77777777">
        <w:tc>
          <w:tcPr>
            <w:tcW w:w="1296" w:type="dxa"/>
          </w:tcPr>
          <w:p w14:paraId="6C5A7853" w14:textId="77777777" w:rsidR="00957881" w:rsidRDefault="00000000">
            <w:pPr>
              <w:pStyle w:val="TableCell"/>
            </w:pPr>
            <w:r>
              <w:t>s4_w3_inst3</w:t>
            </w:r>
          </w:p>
        </w:tc>
        <w:tc>
          <w:tcPr>
            <w:tcW w:w="1296" w:type="dxa"/>
          </w:tcPr>
          <w:p w14:paraId="65C6F0FA" w14:textId="77777777" w:rsidR="00957881" w:rsidRDefault="00000000">
            <w:pPr>
              <w:pStyle w:val="TableCell"/>
            </w:pPr>
            <w:r>
              <w:rPr>
                <w:rFonts w:hint="eastAsia"/>
              </w:rPr>
              <w:t>队列堆积峰值</w:t>
            </w:r>
            <w:r>
              <w:rPr>
                <w:rFonts w:hint="eastAsia"/>
              </w:rPr>
              <w:t>(pods)</w:t>
            </w:r>
          </w:p>
        </w:tc>
        <w:tc>
          <w:tcPr>
            <w:tcW w:w="1296" w:type="dxa"/>
          </w:tcPr>
          <w:p w14:paraId="1C178528" w14:textId="77777777" w:rsidR="00957881" w:rsidRDefault="00000000">
            <w:pPr>
              <w:pStyle w:val="TableCell"/>
            </w:pPr>
            <w:r>
              <w:t>9.00</w:t>
            </w:r>
          </w:p>
        </w:tc>
        <w:tc>
          <w:tcPr>
            <w:tcW w:w="1296" w:type="dxa"/>
          </w:tcPr>
          <w:p w14:paraId="4D5C1D4E" w14:textId="77777777" w:rsidR="00957881" w:rsidRDefault="00000000">
            <w:pPr>
              <w:pStyle w:val="TableCell"/>
            </w:pPr>
            <w:r>
              <w:t>61.00</w:t>
            </w:r>
          </w:p>
        </w:tc>
        <w:tc>
          <w:tcPr>
            <w:tcW w:w="1296" w:type="dxa"/>
          </w:tcPr>
          <w:p w14:paraId="61DD2801" w14:textId="77777777" w:rsidR="00957881" w:rsidRDefault="00000000">
            <w:pPr>
              <w:pStyle w:val="TableCell"/>
            </w:pPr>
            <w:r>
              <w:t>—</w:t>
            </w:r>
          </w:p>
        </w:tc>
        <w:tc>
          <w:tcPr>
            <w:tcW w:w="1296" w:type="dxa"/>
          </w:tcPr>
          <w:p w14:paraId="7C549310" w14:textId="77777777" w:rsidR="00957881" w:rsidRDefault="00000000">
            <w:pPr>
              <w:pStyle w:val="TableCell"/>
            </w:pPr>
            <w:r>
              <w:t>—</w:t>
            </w:r>
          </w:p>
        </w:tc>
        <w:tc>
          <w:tcPr>
            <w:tcW w:w="1296" w:type="dxa"/>
          </w:tcPr>
          <w:p w14:paraId="539AD1CF" w14:textId="77777777" w:rsidR="00957881" w:rsidRDefault="00000000">
            <w:pPr>
              <w:pStyle w:val="TableCell"/>
            </w:pPr>
            <w:r>
              <w:t>—</w:t>
            </w:r>
          </w:p>
        </w:tc>
      </w:tr>
      <w:tr w:rsidR="00957881" w14:paraId="6FEAD3DA" w14:textId="77777777">
        <w:tc>
          <w:tcPr>
            <w:tcW w:w="1296" w:type="dxa"/>
          </w:tcPr>
          <w:p w14:paraId="5F54D1E3" w14:textId="77777777" w:rsidR="00957881" w:rsidRDefault="00000000">
            <w:pPr>
              <w:pStyle w:val="TableCell"/>
            </w:pPr>
            <w:r>
              <w:t>s4_w3_inst3</w:t>
            </w:r>
          </w:p>
        </w:tc>
        <w:tc>
          <w:tcPr>
            <w:tcW w:w="1296" w:type="dxa"/>
          </w:tcPr>
          <w:p w14:paraId="5404D38C" w14:textId="77777777" w:rsidR="00957881" w:rsidRDefault="00000000">
            <w:pPr>
              <w:pStyle w:val="TableCell"/>
            </w:pPr>
            <w:r>
              <w:rPr>
                <w:rFonts w:hint="eastAsia"/>
              </w:rPr>
              <w:t>绑定成功率</w:t>
            </w:r>
          </w:p>
        </w:tc>
        <w:tc>
          <w:tcPr>
            <w:tcW w:w="1296" w:type="dxa"/>
          </w:tcPr>
          <w:p w14:paraId="583472C8" w14:textId="77777777" w:rsidR="00957881" w:rsidRDefault="00000000">
            <w:pPr>
              <w:pStyle w:val="TableCell"/>
            </w:pPr>
            <w:r>
              <w:t>1.00</w:t>
            </w:r>
          </w:p>
        </w:tc>
        <w:tc>
          <w:tcPr>
            <w:tcW w:w="1296" w:type="dxa"/>
          </w:tcPr>
          <w:p w14:paraId="6F244316" w14:textId="77777777" w:rsidR="00957881" w:rsidRDefault="00000000">
            <w:pPr>
              <w:pStyle w:val="TableCell"/>
            </w:pPr>
            <w:r>
              <w:t>1.00</w:t>
            </w:r>
          </w:p>
        </w:tc>
        <w:tc>
          <w:tcPr>
            <w:tcW w:w="1296" w:type="dxa"/>
          </w:tcPr>
          <w:p w14:paraId="5D2E9A6D" w14:textId="77777777" w:rsidR="00957881" w:rsidRDefault="00000000">
            <w:pPr>
              <w:pStyle w:val="TableCell"/>
            </w:pPr>
            <w:r>
              <w:t>—</w:t>
            </w:r>
          </w:p>
        </w:tc>
        <w:tc>
          <w:tcPr>
            <w:tcW w:w="1296" w:type="dxa"/>
          </w:tcPr>
          <w:p w14:paraId="5FE735F7" w14:textId="77777777" w:rsidR="00957881" w:rsidRDefault="00000000">
            <w:pPr>
              <w:pStyle w:val="TableCell"/>
            </w:pPr>
            <w:r>
              <w:t>—</w:t>
            </w:r>
          </w:p>
        </w:tc>
        <w:tc>
          <w:tcPr>
            <w:tcW w:w="1296" w:type="dxa"/>
          </w:tcPr>
          <w:p w14:paraId="440E33ED" w14:textId="77777777" w:rsidR="00957881" w:rsidRDefault="00000000">
            <w:pPr>
              <w:pStyle w:val="TableCell"/>
            </w:pPr>
            <w:r>
              <w:t>—</w:t>
            </w:r>
          </w:p>
        </w:tc>
      </w:tr>
      <w:tr w:rsidR="00957881" w14:paraId="76A29574" w14:textId="77777777">
        <w:tc>
          <w:tcPr>
            <w:tcW w:w="1296" w:type="dxa"/>
          </w:tcPr>
          <w:p w14:paraId="1ECE3A59" w14:textId="77777777" w:rsidR="00957881" w:rsidRDefault="00000000">
            <w:pPr>
              <w:pStyle w:val="TableCell"/>
            </w:pPr>
            <w:r>
              <w:t>s4_w4_inst3</w:t>
            </w:r>
          </w:p>
        </w:tc>
        <w:tc>
          <w:tcPr>
            <w:tcW w:w="1296" w:type="dxa"/>
          </w:tcPr>
          <w:p w14:paraId="68A12E3D" w14:textId="77777777" w:rsidR="00957881" w:rsidRDefault="00000000">
            <w:pPr>
              <w:pStyle w:val="TableCell"/>
            </w:pPr>
            <w:r>
              <w:rPr>
                <w:rFonts w:hint="eastAsia"/>
              </w:rPr>
              <w:t>有效吞吐</w:t>
            </w:r>
            <w:r>
              <w:rPr>
                <w:rFonts w:hint="eastAsia"/>
              </w:rPr>
              <w:t>(pods/s)</w:t>
            </w:r>
          </w:p>
        </w:tc>
        <w:tc>
          <w:tcPr>
            <w:tcW w:w="1296" w:type="dxa"/>
          </w:tcPr>
          <w:p w14:paraId="0A77C60F" w14:textId="77777777" w:rsidR="00957881" w:rsidRDefault="00000000">
            <w:pPr>
              <w:pStyle w:val="TableCell"/>
            </w:pPr>
            <w:r>
              <w:t>319</w:t>
            </w:r>
          </w:p>
        </w:tc>
        <w:tc>
          <w:tcPr>
            <w:tcW w:w="1296" w:type="dxa"/>
          </w:tcPr>
          <w:p w14:paraId="2FF5F681" w14:textId="77777777" w:rsidR="00957881" w:rsidRDefault="00000000">
            <w:pPr>
              <w:pStyle w:val="TableCell"/>
            </w:pPr>
            <w:r>
              <w:t>275</w:t>
            </w:r>
          </w:p>
        </w:tc>
        <w:tc>
          <w:tcPr>
            <w:tcW w:w="1296" w:type="dxa"/>
          </w:tcPr>
          <w:p w14:paraId="09FE9087" w14:textId="77777777" w:rsidR="00957881" w:rsidRDefault="00000000">
            <w:pPr>
              <w:pStyle w:val="TableCell"/>
            </w:pPr>
            <w:r>
              <w:t>—</w:t>
            </w:r>
          </w:p>
        </w:tc>
        <w:tc>
          <w:tcPr>
            <w:tcW w:w="1296" w:type="dxa"/>
          </w:tcPr>
          <w:p w14:paraId="05FB4079" w14:textId="77777777" w:rsidR="00957881" w:rsidRDefault="00000000">
            <w:pPr>
              <w:pStyle w:val="TableCell"/>
            </w:pPr>
            <w:r>
              <w:t>—</w:t>
            </w:r>
          </w:p>
        </w:tc>
        <w:tc>
          <w:tcPr>
            <w:tcW w:w="1296" w:type="dxa"/>
          </w:tcPr>
          <w:p w14:paraId="12E502A1" w14:textId="77777777" w:rsidR="00957881" w:rsidRDefault="00000000">
            <w:pPr>
              <w:pStyle w:val="TableCell"/>
            </w:pPr>
            <w:r>
              <w:t>—</w:t>
            </w:r>
          </w:p>
        </w:tc>
      </w:tr>
      <w:tr w:rsidR="00957881" w14:paraId="7A37388B" w14:textId="77777777">
        <w:tc>
          <w:tcPr>
            <w:tcW w:w="1296" w:type="dxa"/>
          </w:tcPr>
          <w:p w14:paraId="564C8178" w14:textId="77777777" w:rsidR="00957881" w:rsidRDefault="00000000">
            <w:pPr>
              <w:pStyle w:val="TableCell"/>
            </w:pPr>
            <w:r>
              <w:t>s4_w4_inst3</w:t>
            </w:r>
          </w:p>
        </w:tc>
        <w:tc>
          <w:tcPr>
            <w:tcW w:w="1296" w:type="dxa"/>
          </w:tcPr>
          <w:p w14:paraId="500FBBE0" w14:textId="77777777" w:rsidR="00957881" w:rsidRDefault="00000000">
            <w:pPr>
              <w:pStyle w:val="TableCell"/>
            </w:pPr>
            <w:r>
              <w:rPr>
                <w:rFonts w:hint="eastAsia"/>
              </w:rPr>
              <w:t>峰值吞吐</w:t>
            </w:r>
            <w:r>
              <w:rPr>
                <w:rFonts w:hint="eastAsia"/>
              </w:rPr>
              <w:t>(pods/s)</w:t>
            </w:r>
          </w:p>
        </w:tc>
        <w:tc>
          <w:tcPr>
            <w:tcW w:w="1296" w:type="dxa"/>
          </w:tcPr>
          <w:p w14:paraId="06A74DB4" w14:textId="77777777" w:rsidR="00957881" w:rsidRDefault="00000000">
            <w:pPr>
              <w:pStyle w:val="TableCell"/>
            </w:pPr>
            <w:r>
              <w:t>1560</w:t>
            </w:r>
          </w:p>
        </w:tc>
        <w:tc>
          <w:tcPr>
            <w:tcW w:w="1296" w:type="dxa"/>
          </w:tcPr>
          <w:p w14:paraId="5B5CB740" w14:textId="77777777" w:rsidR="00957881" w:rsidRDefault="00000000">
            <w:pPr>
              <w:pStyle w:val="TableCell"/>
            </w:pPr>
            <w:r>
              <w:t>1469</w:t>
            </w:r>
          </w:p>
        </w:tc>
        <w:tc>
          <w:tcPr>
            <w:tcW w:w="1296" w:type="dxa"/>
          </w:tcPr>
          <w:p w14:paraId="0EEEE952" w14:textId="77777777" w:rsidR="00957881" w:rsidRDefault="00000000">
            <w:pPr>
              <w:pStyle w:val="TableCell"/>
            </w:pPr>
            <w:r>
              <w:t>—</w:t>
            </w:r>
          </w:p>
        </w:tc>
        <w:tc>
          <w:tcPr>
            <w:tcW w:w="1296" w:type="dxa"/>
          </w:tcPr>
          <w:p w14:paraId="7E79A4CF" w14:textId="77777777" w:rsidR="00957881" w:rsidRDefault="00000000">
            <w:pPr>
              <w:pStyle w:val="TableCell"/>
            </w:pPr>
            <w:r>
              <w:t>—</w:t>
            </w:r>
          </w:p>
        </w:tc>
        <w:tc>
          <w:tcPr>
            <w:tcW w:w="1296" w:type="dxa"/>
          </w:tcPr>
          <w:p w14:paraId="1BB497FB" w14:textId="77777777" w:rsidR="00957881" w:rsidRDefault="00000000">
            <w:pPr>
              <w:pStyle w:val="TableCell"/>
            </w:pPr>
            <w:r>
              <w:t>—</w:t>
            </w:r>
          </w:p>
        </w:tc>
      </w:tr>
      <w:tr w:rsidR="00957881" w14:paraId="5E0B8736" w14:textId="77777777">
        <w:tc>
          <w:tcPr>
            <w:tcW w:w="1296" w:type="dxa"/>
          </w:tcPr>
          <w:p w14:paraId="33812DD3" w14:textId="77777777" w:rsidR="00957881" w:rsidRDefault="00000000">
            <w:pPr>
              <w:pStyle w:val="TableCell"/>
            </w:pPr>
            <w:r>
              <w:t>s4_w4_inst3</w:t>
            </w:r>
          </w:p>
        </w:tc>
        <w:tc>
          <w:tcPr>
            <w:tcW w:w="1296" w:type="dxa"/>
          </w:tcPr>
          <w:p w14:paraId="7DC7BEC1" w14:textId="77777777" w:rsidR="00957881" w:rsidRDefault="00000000">
            <w:pPr>
              <w:pStyle w:val="TableCell"/>
            </w:pPr>
            <w:r>
              <w:t xml:space="preserve">P90 </w:t>
            </w:r>
            <w:r>
              <w:rPr>
                <w:rFonts w:hint="eastAsia"/>
              </w:rPr>
              <w:t>调度延迟</w:t>
            </w:r>
            <w:r>
              <w:rPr>
                <w:rFonts w:hint="eastAsia"/>
              </w:rPr>
              <w:t>(s)</w:t>
            </w:r>
          </w:p>
        </w:tc>
        <w:tc>
          <w:tcPr>
            <w:tcW w:w="1296" w:type="dxa"/>
          </w:tcPr>
          <w:p w14:paraId="72EE00C6" w14:textId="77777777" w:rsidR="00957881" w:rsidRDefault="00000000">
            <w:pPr>
              <w:pStyle w:val="TableCell"/>
            </w:pPr>
            <w:r>
              <w:t>26.39</w:t>
            </w:r>
          </w:p>
        </w:tc>
        <w:tc>
          <w:tcPr>
            <w:tcW w:w="1296" w:type="dxa"/>
          </w:tcPr>
          <w:p w14:paraId="2FA0A624" w14:textId="77777777" w:rsidR="00957881" w:rsidRDefault="00000000">
            <w:pPr>
              <w:pStyle w:val="TableCell"/>
            </w:pPr>
            <w:r>
              <w:t>30.68</w:t>
            </w:r>
          </w:p>
        </w:tc>
        <w:tc>
          <w:tcPr>
            <w:tcW w:w="1296" w:type="dxa"/>
          </w:tcPr>
          <w:p w14:paraId="41127072" w14:textId="77777777" w:rsidR="00957881" w:rsidRDefault="00000000">
            <w:pPr>
              <w:pStyle w:val="TableCell"/>
            </w:pPr>
            <w:r>
              <w:t>—</w:t>
            </w:r>
          </w:p>
        </w:tc>
        <w:tc>
          <w:tcPr>
            <w:tcW w:w="1296" w:type="dxa"/>
          </w:tcPr>
          <w:p w14:paraId="7B70962F" w14:textId="77777777" w:rsidR="00957881" w:rsidRDefault="00000000">
            <w:pPr>
              <w:pStyle w:val="TableCell"/>
            </w:pPr>
            <w:r>
              <w:t>—</w:t>
            </w:r>
          </w:p>
        </w:tc>
        <w:tc>
          <w:tcPr>
            <w:tcW w:w="1296" w:type="dxa"/>
          </w:tcPr>
          <w:p w14:paraId="293E81EF" w14:textId="77777777" w:rsidR="00957881" w:rsidRDefault="00000000">
            <w:pPr>
              <w:pStyle w:val="TableCell"/>
            </w:pPr>
            <w:r>
              <w:t>—</w:t>
            </w:r>
          </w:p>
        </w:tc>
      </w:tr>
      <w:tr w:rsidR="00957881" w14:paraId="441571EC" w14:textId="77777777">
        <w:tc>
          <w:tcPr>
            <w:tcW w:w="1296" w:type="dxa"/>
          </w:tcPr>
          <w:p w14:paraId="7B4F1734" w14:textId="77777777" w:rsidR="00957881" w:rsidRDefault="00000000">
            <w:pPr>
              <w:pStyle w:val="TableCell"/>
            </w:pPr>
            <w:r>
              <w:t>s4_w4_inst3</w:t>
            </w:r>
          </w:p>
        </w:tc>
        <w:tc>
          <w:tcPr>
            <w:tcW w:w="1296" w:type="dxa"/>
          </w:tcPr>
          <w:p w14:paraId="243A1802" w14:textId="77777777" w:rsidR="00957881" w:rsidRDefault="00000000">
            <w:pPr>
              <w:pStyle w:val="TableCell"/>
            </w:pPr>
            <w:r>
              <w:t xml:space="preserve">P99 </w:t>
            </w:r>
            <w:r>
              <w:rPr>
                <w:rFonts w:hint="eastAsia"/>
              </w:rPr>
              <w:t>调度延迟</w:t>
            </w:r>
            <w:r>
              <w:rPr>
                <w:rFonts w:hint="eastAsia"/>
              </w:rPr>
              <w:t>(s)</w:t>
            </w:r>
          </w:p>
        </w:tc>
        <w:tc>
          <w:tcPr>
            <w:tcW w:w="1296" w:type="dxa"/>
          </w:tcPr>
          <w:p w14:paraId="63B7D0C7" w14:textId="77777777" w:rsidR="00957881" w:rsidRDefault="00000000">
            <w:pPr>
              <w:pStyle w:val="TableCell"/>
            </w:pPr>
            <w:r>
              <w:t>32.12</w:t>
            </w:r>
          </w:p>
        </w:tc>
        <w:tc>
          <w:tcPr>
            <w:tcW w:w="1296" w:type="dxa"/>
          </w:tcPr>
          <w:p w14:paraId="1DD14A25" w14:textId="77777777" w:rsidR="00957881" w:rsidRDefault="00000000">
            <w:pPr>
              <w:pStyle w:val="TableCell"/>
            </w:pPr>
            <w:r>
              <w:t>37.69</w:t>
            </w:r>
          </w:p>
        </w:tc>
        <w:tc>
          <w:tcPr>
            <w:tcW w:w="1296" w:type="dxa"/>
          </w:tcPr>
          <w:p w14:paraId="01163DD8" w14:textId="77777777" w:rsidR="00957881" w:rsidRDefault="00000000">
            <w:pPr>
              <w:pStyle w:val="TableCell"/>
            </w:pPr>
            <w:r>
              <w:t>—</w:t>
            </w:r>
          </w:p>
        </w:tc>
        <w:tc>
          <w:tcPr>
            <w:tcW w:w="1296" w:type="dxa"/>
          </w:tcPr>
          <w:p w14:paraId="4D4F371F" w14:textId="77777777" w:rsidR="00957881" w:rsidRDefault="00000000">
            <w:pPr>
              <w:pStyle w:val="TableCell"/>
            </w:pPr>
            <w:r>
              <w:t>—</w:t>
            </w:r>
          </w:p>
        </w:tc>
        <w:tc>
          <w:tcPr>
            <w:tcW w:w="1296" w:type="dxa"/>
          </w:tcPr>
          <w:p w14:paraId="73028E2E" w14:textId="77777777" w:rsidR="00957881" w:rsidRDefault="00000000">
            <w:pPr>
              <w:pStyle w:val="TableCell"/>
            </w:pPr>
            <w:r>
              <w:t>—</w:t>
            </w:r>
          </w:p>
        </w:tc>
      </w:tr>
      <w:tr w:rsidR="00957881" w14:paraId="502076C5" w14:textId="77777777">
        <w:tc>
          <w:tcPr>
            <w:tcW w:w="1296" w:type="dxa"/>
          </w:tcPr>
          <w:p w14:paraId="05C04447" w14:textId="77777777" w:rsidR="00957881" w:rsidRDefault="00000000">
            <w:pPr>
              <w:pStyle w:val="TableCell"/>
            </w:pPr>
            <w:r>
              <w:t>s4_w4_inst3</w:t>
            </w:r>
          </w:p>
        </w:tc>
        <w:tc>
          <w:tcPr>
            <w:tcW w:w="1296" w:type="dxa"/>
          </w:tcPr>
          <w:p w14:paraId="3C080D98" w14:textId="77777777" w:rsidR="00957881" w:rsidRDefault="00000000">
            <w:pPr>
              <w:pStyle w:val="TableCell"/>
            </w:pPr>
            <w:r>
              <w:t>Pod E2E P99(s)</w:t>
            </w:r>
          </w:p>
        </w:tc>
        <w:tc>
          <w:tcPr>
            <w:tcW w:w="1296" w:type="dxa"/>
          </w:tcPr>
          <w:p w14:paraId="1BFE43BB" w14:textId="77777777" w:rsidR="00957881" w:rsidRDefault="00000000">
            <w:pPr>
              <w:pStyle w:val="TableCell"/>
            </w:pPr>
            <w:r>
              <w:t>32.52</w:t>
            </w:r>
          </w:p>
        </w:tc>
        <w:tc>
          <w:tcPr>
            <w:tcW w:w="1296" w:type="dxa"/>
          </w:tcPr>
          <w:p w14:paraId="047929AA" w14:textId="77777777" w:rsidR="00957881" w:rsidRDefault="00000000">
            <w:pPr>
              <w:pStyle w:val="TableCell"/>
            </w:pPr>
            <w:r>
              <w:t>48.27</w:t>
            </w:r>
          </w:p>
        </w:tc>
        <w:tc>
          <w:tcPr>
            <w:tcW w:w="1296" w:type="dxa"/>
          </w:tcPr>
          <w:p w14:paraId="3740123C" w14:textId="77777777" w:rsidR="00957881" w:rsidRDefault="00000000">
            <w:pPr>
              <w:pStyle w:val="TableCell"/>
            </w:pPr>
            <w:r>
              <w:t>—</w:t>
            </w:r>
          </w:p>
        </w:tc>
        <w:tc>
          <w:tcPr>
            <w:tcW w:w="1296" w:type="dxa"/>
          </w:tcPr>
          <w:p w14:paraId="30085978" w14:textId="77777777" w:rsidR="00957881" w:rsidRDefault="00000000">
            <w:pPr>
              <w:pStyle w:val="TableCell"/>
            </w:pPr>
            <w:r>
              <w:t>—</w:t>
            </w:r>
          </w:p>
        </w:tc>
        <w:tc>
          <w:tcPr>
            <w:tcW w:w="1296" w:type="dxa"/>
          </w:tcPr>
          <w:p w14:paraId="4B5D29FC" w14:textId="77777777" w:rsidR="00957881" w:rsidRDefault="00000000">
            <w:pPr>
              <w:pStyle w:val="TableCell"/>
            </w:pPr>
            <w:r>
              <w:t>—</w:t>
            </w:r>
          </w:p>
        </w:tc>
      </w:tr>
      <w:tr w:rsidR="00957881" w14:paraId="51AC2A06" w14:textId="77777777">
        <w:tc>
          <w:tcPr>
            <w:tcW w:w="1296" w:type="dxa"/>
          </w:tcPr>
          <w:p w14:paraId="087955B0" w14:textId="77777777" w:rsidR="00957881" w:rsidRDefault="00000000">
            <w:pPr>
              <w:pStyle w:val="TableCell"/>
            </w:pPr>
            <w:r>
              <w:lastRenderedPageBreak/>
              <w:t>s4_w4_inst3</w:t>
            </w:r>
          </w:p>
        </w:tc>
        <w:tc>
          <w:tcPr>
            <w:tcW w:w="1296" w:type="dxa"/>
          </w:tcPr>
          <w:p w14:paraId="31D8E68D" w14:textId="77777777" w:rsidR="00957881" w:rsidRDefault="00000000">
            <w:pPr>
              <w:pStyle w:val="TableCell"/>
            </w:pPr>
            <w:r>
              <w:rPr>
                <w:rFonts w:hint="eastAsia"/>
              </w:rPr>
              <w:t>队列堆积峰值</w:t>
            </w:r>
            <w:r>
              <w:rPr>
                <w:rFonts w:hint="eastAsia"/>
              </w:rPr>
              <w:t>(pods)</w:t>
            </w:r>
          </w:p>
        </w:tc>
        <w:tc>
          <w:tcPr>
            <w:tcW w:w="1296" w:type="dxa"/>
          </w:tcPr>
          <w:p w14:paraId="6911901A" w14:textId="77777777" w:rsidR="00957881" w:rsidRDefault="00000000">
            <w:pPr>
              <w:pStyle w:val="TableCell"/>
            </w:pPr>
            <w:r>
              <w:t>37554</w:t>
            </w:r>
          </w:p>
        </w:tc>
        <w:tc>
          <w:tcPr>
            <w:tcW w:w="1296" w:type="dxa"/>
          </w:tcPr>
          <w:p w14:paraId="61D23053" w14:textId="77777777" w:rsidR="00957881" w:rsidRDefault="00000000">
            <w:pPr>
              <w:pStyle w:val="TableCell"/>
            </w:pPr>
            <w:r>
              <w:t>48303</w:t>
            </w:r>
          </w:p>
        </w:tc>
        <w:tc>
          <w:tcPr>
            <w:tcW w:w="1296" w:type="dxa"/>
          </w:tcPr>
          <w:p w14:paraId="5794DC28" w14:textId="77777777" w:rsidR="00957881" w:rsidRDefault="00000000">
            <w:pPr>
              <w:pStyle w:val="TableCell"/>
            </w:pPr>
            <w:r>
              <w:t>—</w:t>
            </w:r>
          </w:p>
        </w:tc>
        <w:tc>
          <w:tcPr>
            <w:tcW w:w="1296" w:type="dxa"/>
          </w:tcPr>
          <w:p w14:paraId="04CEDBFA" w14:textId="77777777" w:rsidR="00957881" w:rsidRDefault="00000000">
            <w:pPr>
              <w:pStyle w:val="TableCell"/>
            </w:pPr>
            <w:r>
              <w:t>—</w:t>
            </w:r>
          </w:p>
        </w:tc>
        <w:tc>
          <w:tcPr>
            <w:tcW w:w="1296" w:type="dxa"/>
          </w:tcPr>
          <w:p w14:paraId="0ED9B973" w14:textId="77777777" w:rsidR="00957881" w:rsidRDefault="00000000">
            <w:pPr>
              <w:pStyle w:val="TableCell"/>
            </w:pPr>
            <w:r>
              <w:t>—</w:t>
            </w:r>
          </w:p>
        </w:tc>
      </w:tr>
      <w:tr w:rsidR="00957881" w14:paraId="576E87BC" w14:textId="77777777">
        <w:tc>
          <w:tcPr>
            <w:tcW w:w="1296" w:type="dxa"/>
          </w:tcPr>
          <w:p w14:paraId="54D4F953" w14:textId="77777777" w:rsidR="00957881" w:rsidRDefault="00000000">
            <w:pPr>
              <w:pStyle w:val="TableCell"/>
            </w:pPr>
            <w:r>
              <w:t>s4_w4_inst3</w:t>
            </w:r>
          </w:p>
        </w:tc>
        <w:tc>
          <w:tcPr>
            <w:tcW w:w="1296" w:type="dxa"/>
          </w:tcPr>
          <w:p w14:paraId="096DDA7E" w14:textId="77777777" w:rsidR="00957881" w:rsidRDefault="00000000">
            <w:pPr>
              <w:pStyle w:val="TableCell"/>
            </w:pPr>
            <w:r>
              <w:rPr>
                <w:rFonts w:hint="eastAsia"/>
              </w:rPr>
              <w:t>绑定成功率</w:t>
            </w:r>
          </w:p>
        </w:tc>
        <w:tc>
          <w:tcPr>
            <w:tcW w:w="1296" w:type="dxa"/>
          </w:tcPr>
          <w:p w14:paraId="5663D87B" w14:textId="77777777" w:rsidR="00957881" w:rsidRDefault="00000000">
            <w:pPr>
              <w:pStyle w:val="TableCell"/>
            </w:pPr>
            <w:r>
              <w:t>1.00</w:t>
            </w:r>
          </w:p>
        </w:tc>
        <w:tc>
          <w:tcPr>
            <w:tcW w:w="1296" w:type="dxa"/>
          </w:tcPr>
          <w:p w14:paraId="4F74D62D" w14:textId="77777777" w:rsidR="00957881" w:rsidRDefault="00000000">
            <w:pPr>
              <w:pStyle w:val="TableCell"/>
            </w:pPr>
            <w:r>
              <w:t>1.00</w:t>
            </w:r>
          </w:p>
        </w:tc>
        <w:tc>
          <w:tcPr>
            <w:tcW w:w="1296" w:type="dxa"/>
          </w:tcPr>
          <w:p w14:paraId="504960FA" w14:textId="77777777" w:rsidR="00957881" w:rsidRDefault="00000000">
            <w:pPr>
              <w:pStyle w:val="TableCell"/>
            </w:pPr>
            <w:r>
              <w:t>—</w:t>
            </w:r>
          </w:p>
        </w:tc>
        <w:tc>
          <w:tcPr>
            <w:tcW w:w="1296" w:type="dxa"/>
          </w:tcPr>
          <w:p w14:paraId="2A1A2E7D" w14:textId="77777777" w:rsidR="00957881" w:rsidRDefault="00000000">
            <w:pPr>
              <w:pStyle w:val="TableCell"/>
            </w:pPr>
            <w:r>
              <w:t>—</w:t>
            </w:r>
          </w:p>
        </w:tc>
        <w:tc>
          <w:tcPr>
            <w:tcW w:w="1296" w:type="dxa"/>
          </w:tcPr>
          <w:p w14:paraId="497638D1" w14:textId="77777777" w:rsidR="00957881" w:rsidRDefault="00000000">
            <w:pPr>
              <w:pStyle w:val="TableCell"/>
            </w:pPr>
            <w:r>
              <w:t>—</w:t>
            </w:r>
          </w:p>
        </w:tc>
      </w:tr>
      <w:tr w:rsidR="00957881" w14:paraId="401895FA" w14:textId="77777777">
        <w:tc>
          <w:tcPr>
            <w:tcW w:w="1296" w:type="dxa"/>
          </w:tcPr>
          <w:p w14:paraId="465A2105" w14:textId="77777777" w:rsidR="00957881" w:rsidRDefault="00000000">
            <w:pPr>
              <w:pStyle w:val="TableCell"/>
            </w:pPr>
            <w:r>
              <w:t>s4_w5_inst3</w:t>
            </w:r>
          </w:p>
        </w:tc>
        <w:tc>
          <w:tcPr>
            <w:tcW w:w="1296" w:type="dxa"/>
          </w:tcPr>
          <w:p w14:paraId="0AB1A1F9" w14:textId="77777777" w:rsidR="00957881" w:rsidRDefault="00000000">
            <w:pPr>
              <w:pStyle w:val="TableCell"/>
            </w:pPr>
            <w:r>
              <w:rPr>
                <w:rFonts w:hint="eastAsia"/>
              </w:rPr>
              <w:t>有效吞吐</w:t>
            </w:r>
            <w:r>
              <w:rPr>
                <w:rFonts w:hint="eastAsia"/>
              </w:rPr>
              <w:t>(pods/s)</w:t>
            </w:r>
          </w:p>
        </w:tc>
        <w:tc>
          <w:tcPr>
            <w:tcW w:w="1296" w:type="dxa"/>
          </w:tcPr>
          <w:p w14:paraId="5B9F892C" w14:textId="77777777" w:rsidR="00957881" w:rsidRDefault="00000000">
            <w:pPr>
              <w:pStyle w:val="TableCell"/>
            </w:pPr>
            <w:r>
              <w:t>281</w:t>
            </w:r>
          </w:p>
        </w:tc>
        <w:tc>
          <w:tcPr>
            <w:tcW w:w="1296" w:type="dxa"/>
          </w:tcPr>
          <w:p w14:paraId="125E5446" w14:textId="77777777" w:rsidR="00957881" w:rsidRDefault="00000000">
            <w:pPr>
              <w:pStyle w:val="TableCell"/>
            </w:pPr>
            <w:r>
              <w:t>273</w:t>
            </w:r>
          </w:p>
        </w:tc>
        <w:tc>
          <w:tcPr>
            <w:tcW w:w="1296" w:type="dxa"/>
          </w:tcPr>
          <w:p w14:paraId="47D3BB80" w14:textId="77777777" w:rsidR="00957881" w:rsidRDefault="00000000">
            <w:pPr>
              <w:pStyle w:val="TableCell"/>
            </w:pPr>
            <w:r>
              <w:t>—</w:t>
            </w:r>
          </w:p>
        </w:tc>
        <w:tc>
          <w:tcPr>
            <w:tcW w:w="1296" w:type="dxa"/>
          </w:tcPr>
          <w:p w14:paraId="20CCEE93" w14:textId="77777777" w:rsidR="00957881" w:rsidRDefault="00000000">
            <w:pPr>
              <w:pStyle w:val="TableCell"/>
            </w:pPr>
            <w:r>
              <w:t>—</w:t>
            </w:r>
          </w:p>
        </w:tc>
        <w:tc>
          <w:tcPr>
            <w:tcW w:w="1296" w:type="dxa"/>
          </w:tcPr>
          <w:p w14:paraId="70E94568" w14:textId="77777777" w:rsidR="00957881" w:rsidRDefault="00000000">
            <w:pPr>
              <w:pStyle w:val="TableCell"/>
            </w:pPr>
            <w:r>
              <w:t>—</w:t>
            </w:r>
          </w:p>
        </w:tc>
      </w:tr>
      <w:tr w:rsidR="00957881" w14:paraId="6FF30EB1" w14:textId="77777777">
        <w:tc>
          <w:tcPr>
            <w:tcW w:w="1296" w:type="dxa"/>
          </w:tcPr>
          <w:p w14:paraId="0A3E6094" w14:textId="77777777" w:rsidR="00957881" w:rsidRDefault="00000000">
            <w:pPr>
              <w:pStyle w:val="TableCell"/>
            </w:pPr>
            <w:r>
              <w:t>s4_w5_inst3</w:t>
            </w:r>
          </w:p>
        </w:tc>
        <w:tc>
          <w:tcPr>
            <w:tcW w:w="1296" w:type="dxa"/>
          </w:tcPr>
          <w:p w14:paraId="160BCF8E" w14:textId="77777777" w:rsidR="00957881" w:rsidRDefault="00000000">
            <w:pPr>
              <w:pStyle w:val="TableCell"/>
            </w:pPr>
            <w:r>
              <w:rPr>
                <w:rFonts w:hint="eastAsia"/>
              </w:rPr>
              <w:t>峰值吞吐</w:t>
            </w:r>
            <w:r>
              <w:rPr>
                <w:rFonts w:hint="eastAsia"/>
              </w:rPr>
              <w:t>(pods/s)</w:t>
            </w:r>
          </w:p>
        </w:tc>
        <w:tc>
          <w:tcPr>
            <w:tcW w:w="1296" w:type="dxa"/>
          </w:tcPr>
          <w:p w14:paraId="5E26407E" w14:textId="77777777" w:rsidR="00957881" w:rsidRDefault="00000000">
            <w:pPr>
              <w:pStyle w:val="TableCell"/>
            </w:pPr>
            <w:r>
              <w:t>937</w:t>
            </w:r>
          </w:p>
        </w:tc>
        <w:tc>
          <w:tcPr>
            <w:tcW w:w="1296" w:type="dxa"/>
          </w:tcPr>
          <w:p w14:paraId="7C850DAB" w14:textId="77777777" w:rsidR="00957881" w:rsidRDefault="00000000">
            <w:pPr>
              <w:pStyle w:val="TableCell"/>
            </w:pPr>
            <w:r>
              <w:t>881</w:t>
            </w:r>
          </w:p>
        </w:tc>
        <w:tc>
          <w:tcPr>
            <w:tcW w:w="1296" w:type="dxa"/>
          </w:tcPr>
          <w:p w14:paraId="176A488B" w14:textId="77777777" w:rsidR="00957881" w:rsidRDefault="00000000">
            <w:pPr>
              <w:pStyle w:val="TableCell"/>
            </w:pPr>
            <w:r>
              <w:t>—</w:t>
            </w:r>
          </w:p>
        </w:tc>
        <w:tc>
          <w:tcPr>
            <w:tcW w:w="1296" w:type="dxa"/>
          </w:tcPr>
          <w:p w14:paraId="636DB3DE" w14:textId="77777777" w:rsidR="00957881" w:rsidRDefault="00000000">
            <w:pPr>
              <w:pStyle w:val="TableCell"/>
            </w:pPr>
            <w:r>
              <w:t>—</w:t>
            </w:r>
          </w:p>
        </w:tc>
        <w:tc>
          <w:tcPr>
            <w:tcW w:w="1296" w:type="dxa"/>
          </w:tcPr>
          <w:p w14:paraId="029A2E68" w14:textId="77777777" w:rsidR="00957881" w:rsidRDefault="00000000">
            <w:pPr>
              <w:pStyle w:val="TableCell"/>
            </w:pPr>
            <w:r>
              <w:t>—</w:t>
            </w:r>
          </w:p>
        </w:tc>
      </w:tr>
      <w:tr w:rsidR="00957881" w14:paraId="52BD968C" w14:textId="77777777">
        <w:tc>
          <w:tcPr>
            <w:tcW w:w="1296" w:type="dxa"/>
          </w:tcPr>
          <w:p w14:paraId="5A877E02" w14:textId="77777777" w:rsidR="00957881" w:rsidRDefault="00000000">
            <w:pPr>
              <w:pStyle w:val="TableCell"/>
            </w:pPr>
            <w:r>
              <w:t>s4_w5_inst3</w:t>
            </w:r>
          </w:p>
        </w:tc>
        <w:tc>
          <w:tcPr>
            <w:tcW w:w="1296" w:type="dxa"/>
          </w:tcPr>
          <w:p w14:paraId="1AF9FE1A" w14:textId="77777777" w:rsidR="00957881" w:rsidRDefault="00000000">
            <w:pPr>
              <w:pStyle w:val="TableCell"/>
            </w:pPr>
            <w:r>
              <w:t xml:space="preserve">P90 </w:t>
            </w:r>
            <w:r>
              <w:rPr>
                <w:rFonts w:hint="eastAsia"/>
              </w:rPr>
              <w:t>调度延迟</w:t>
            </w:r>
            <w:r>
              <w:rPr>
                <w:rFonts w:hint="eastAsia"/>
              </w:rPr>
              <w:t>(s)</w:t>
            </w:r>
          </w:p>
        </w:tc>
        <w:tc>
          <w:tcPr>
            <w:tcW w:w="1296" w:type="dxa"/>
          </w:tcPr>
          <w:p w14:paraId="0395EA17" w14:textId="77777777" w:rsidR="00957881" w:rsidRDefault="00000000">
            <w:pPr>
              <w:pStyle w:val="TableCell"/>
            </w:pPr>
            <w:r>
              <w:t>2.15</w:t>
            </w:r>
          </w:p>
        </w:tc>
        <w:tc>
          <w:tcPr>
            <w:tcW w:w="1296" w:type="dxa"/>
          </w:tcPr>
          <w:p w14:paraId="29422223" w14:textId="77777777" w:rsidR="00957881" w:rsidRDefault="00000000">
            <w:pPr>
              <w:pStyle w:val="TableCell"/>
            </w:pPr>
            <w:r>
              <w:t>2.26</w:t>
            </w:r>
          </w:p>
        </w:tc>
        <w:tc>
          <w:tcPr>
            <w:tcW w:w="1296" w:type="dxa"/>
          </w:tcPr>
          <w:p w14:paraId="692471E1" w14:textId="77777777" w:rsidR="00957881" w:rsidRDefault="00000000">
            <w:pPr>
              <w:pStyle w:val="TableCell"/>
            </w:pPr>
            <w:r>
              <w:t>—</w:t>
            </w:r>
          </w:p>
        </w:tc>
        <w:tc>
          <w:tcPr>
            <w:tcW w:w="1296" w:type="dxa"/>
          </w:tcPr>
          <w:p w14:paraId="3631A46C" w14:textId="77777777" w:rsidR="00957881" w:rsidRDefault="00000000">
            <w:pPr>
              <w:pStyle w:val="TableCell"/>
            </w:pPr>
            <w:r>
              <w:t>—</w:t>
            </w:r>
          </w:p>
        </w:tc>
        <w:tc>
          <w:tcPr>
            <w:tcW w:w="1296" w:type="dxa"/>
          </w:tcPr>
          <w:p w14:paraId="297D9B5A" w14:textId="77777777" w:rsidR="00957881" w:rsidRDefault="00000000">
            <w:pPr>
              <w:pStyle w:val="TableCell"/>
            </w:pPr>
            <w:r>
              <w:t>—</w:t>
            </w:r>
          </w:p>
        </w:tc>
      </w:tr>
      <w:tr w:rsidR="00957881" w14:paraId="160BCFE4" w14:textId="77777777">
        <w:tc>
          <w:tcPr>
            <w:tcW w:w="1296" w:type="dxa"/>
          </w:tcPr>
          <w:p w14:paraId="4E45644E" w14:textId="77777777" w:rsidR="00957881" w:rsidRDefault="00000000">
            <w:pPr>
              <w:pStyle w:val="TableCell"/>
            </w:pPr>
            <w:r>
              <w:t>s4_w5_inst3</w:t>
            </w:r>
          </w:p>
        </w:tc>
        <w:tc>
          <w:tcPr>
            <w:tcW w:w="1296" w:type="dxa"/>
          </w:tcPr>
          <w:p w14:paraId="5725F04E" w14:textId="77777777" w:rsidR="00957881" w:rsidRDefault="00000000">
            <w:pPr>
              <w:pStyle w:val="TableCell"/>
            </w:pPr>
            <w:r>
              <w:t xml:space="preserve">P99 </w:t>
            </w:r>
            <w:r>
              <w:rPr>
                <w:rFonts w:hint="eastAsia"/>
              </w:rPr>
              <w:t>调度延迟</w:t>
            </w:r>
            <w:r>
              <w:rPr>
                <w:rFonts w:hint="eastAsia"/>
              </w:rPr>
              <w:t>(s)</w:t>
            </w:r>
          </w:p>
        </w:tc>
        <w:tc>
          <w:tcPr>
            <w:tcW w:w="1296" w:type="dxa"/>
          </w:tcPr>
          <w:p w14:paraId="6580D6B8" w14:textId="77777777" w:rsidR="00957881" w:rsidRDefault="00000000">
            <w:pPr>
              <w:pStyle w:val="TableCell"/>
            </w:pPr>
            <w:r>
              <w:t>3.90</w:t>
            </w:r>
          </w:p>
        </w:tc>
        <w:tc>
          <w:tcPr>
            <w:tcW w:w="1296" w:type="dxa"/>
          </w:tcPr>
          <w:p w14:paraId="1ABA50C0" w14:textId="77777777" w:rsidR="00957881" w:rsidRDefault="00000000">
            <w:pPr>
              <w:pStyle w:val="TableCell"/>
            </w:pPr>
            <w:r>
              <w:t>3.91</w:t>
            </w:r>
          </w:p>
        </w:tc>
        <w:tc>
          <w:tcPr>
            <w:tcW w:w="1296" w:type="dxa"/>
          </w:tcPr>
          <w:p w14:paraId="78B88B8C" w14:textId="77777777" w:rsidR="00957881" w:rsidRDefault="00000000">
            <w:pPr>
              <w:pStyle w:val="TableCell"/>
            </w:pPr>
            <w:r>
              <w:t>—</w:t>
            </w:r>
          </w:p>
        </w:tc>
        <w:tc>
          <w:tcPr>
            <w:tcW w:w="1296" w:type="dxa"/>
          </w:tcPr>
          <w:p w14:paraId="5ACE63BB" w14:textId="77777777" w:rsidR="00957881" w:rsidRDefault="00000000">
            <w:pPr>
              <w:pStyle w:val="TableCell"/>
            </w:pPr>
            <w:r>
              <w:t>—</w:t>
            </w:r>
          </w:p>
        </w:tc>
        <w:tc>
          <w:tcPr>
            <w:tcW w:w="1296" w:type="dxa"/>
          </w:tcPr>
          <w:p w14:paraId="3AD4F019" w14:textId="77777777" w:rsidR="00957881" w:rsidRDefault="00000000">
            <w:pPr>
              <w:pStyle w:val="TableCell"/>
            </w:pPr>
            <w:r>
              <w:t>—</w:t>
            </w:r>
          </w:p>
        </w:tc>
      </w:tr>
      <w:tr w:rsidR="00957881" w14:paraId="0B67936B" w14:textId="77777777">
        <w:tc>
          <w:tcPr>
            <w:tcW w:w="1296" w:type="dxa"/>
          </w:tcPr>
          <w:p w14:paraId="5E332B61" w14:textId="77777777" w:rsidR="00957881" w:rsidRDefault="00000000">
            <w:pPr>
              <w:pStyle w:val="TableCell"/>
            </w:pPr>
            <w:r>
              <w:t>s4_w5_inst3</w:t>
            </w:r>
          </w:p>
        </w:tc>
        <w:tc>
          <w:tcPr>
            <w:tcW w:w="1296" w:type="dxa"/>
          </w:tcPr>
          <w:p w14:paraId="6C140200" w14:textId="77777777" w:rsidR="00957881" w:rsidRDefault="00000000">
            <w:pPr>
              <w:pStyle w:val="TableCell"/>
            </w:pPr>
            <w:r>
              <w:t>Pod E2E P99(s)</w:t>
            </w:r>
          </w:p>
        </w:tc>
        <w:tc>
          <w:tcPr>
            <w:tcW w:w="1296" w:type="dxa"/>
          </w:tcPr>
          <w:p w14:paraId="569DAB11" w14:textId="77777777" w:rsidR="00957881" w:rsidRDefault="00000000">
            <w:pPr>
              <w:pStyle w:val="TableCell"/>
            </w:pPr>
            <w:r>
              <w:t>3.97</w:t>
            </w:r>
          </w:p>
        </w:tc>
        <w:tc>
          <w:tcPr>
            <w:tcW w:w="1296" w:type="dxa"/>
          </w:tcPr>
          <w:p w14:paraId="79B888C2" w14:textId="77777777" w:rsidR="00957881" w:rsidRDefault="00000000">
            <w:pPr>
              <w:pStyle w:val="TableCell"/>
            </w:pPr>
            <w:r>
              <w:t>3.99</w:t>
            </w:r>
          </w:p>
        </w:tc>
        <w:tc>
          <w:tcPr>
            <w:tcW w:w="1296" w:type="dxa"/>
          </w:tcPr>
          <w:p w14:paraId="376375A9" w14:textId="77777777" w:rsidR="00957881" w:rsidRDefault="00000000">
            <w:pPr>
              <w:pStyle w:val="TableCell"/>
            </w:pPr>
            <w:r>
              <w:t>—</w:t>
            </w:r>
          </w:p>
        </w:tc>
        <w:tc>
          <w:tcPr>
            <w:tcW w:w="1296" w:type="dxa"/>
          </w:tcPr>
          <w:p w14:paraId="7DA59F8B" w14:textId="77777777" w:rsidR="00957881" w:rsidRDefault="00000000">
            <w:pPr>
              <w:pStyle w:val="TableCell"/>
            </w:pPr>
            <w:r>
              <w:t>—</w:t>
            </w:r>
          </w:p>
        </w:tc>
        <w:tc>
          <w:tcPr>
            <w:tcW w:w="1296" w:type="dxa"/>
          </w:tcPr>
          <w:p w14:paraId="55E69ED1" w14:textId="77777777" w:rsidR="00957881" w:rsidRDefault="00000000">
            <w:pPr>
              <w:pStyle w:val="TableCell"/>
            </w:pPr>
            <w:r>
              <w:t>—</w:t>
            </w:r>
          </w:p>
        </w:tc>
      </w:tr>
      <w:tr w:rsidR="00957881" w14:paraId="7E4A903D" w14:textId="77777777">
        <w:tc>
          <w:tcPr>
            <w:tcW w:w="1296" w:type="dxa"/>
          </w:tcPr>
          <w:p w14:paraId="1F8F1B08" w14:textId="77777777" w:rsidR="00957881" w:rsidRDefault="00000000">
            <w:pPr>
              <w:pStyle w:val="TableCell"/>
            </w:pPr>
            <w:r>
              <w:t>s4_w5_inst3</w:t>
            </w:r>
          </w:p>
        </w:tc>
        <w:tc>
          <w:tcPr>
            <w:tcW w:w="1296" w:type="dxa"/>
          </w:tcPr>
          <w:p w14:paraId="500CCD5C" w14:textId="77777777" w:rsidR="00957881" w:rsidRDefault="00000000">
            <w:pPr>
              <w:pStyle w:val="TableCell"/>
            </w:pPr>
            <w:r>
              <w:rPr>
                <w:rFonts w:hint="eastAsia"/>
              </w:rPr>
              <w:t>队列堆积峰值</w:t>
            </w:r>
            <w:r>
              <w:rPr>
                <w:rFonts w:hint="eastAsia"/>
              </w:rPr>
              <w:t>(pods)</w:t>
            </w:r>
          </w:p>
        </w:tc>
        <w:tc>
          <w:tcPr>
            <w:tcW w:w="1296" w:type="dxa"/>
          </w:tcPr>
          <w:p w14:paraId="162F18E4" w14:textId="77777777" w:rsidR="00957881" w:rsidRDefault="00000000">
            <w:pPr>
              <w:pStyle w:val="TableCell"/>
            </w:pPr>
            <w:r>
              <w:t>2355</w:t>
            </w:r>
          </w:p>
        </w:tc>
        <w:tc>
          <w:tcPr>
            <w:tcW w:w="1296" w:type="dxa"/>
          </w:tcPr>
          <w:p w14:paraId="27DAADD5" w14:textId="77777777" w:rsidR="00957881" w:rsidRDefault="00000000">
            <w:pPr>
              <w:pStyle w:val="TableCell"/>
            </w:pPr>
            <w:r>
              <w:t>2667</w:t>
            </w:r>
          </w:p>
        </w:tc>
        <w:tc>
          <w:tcPr>
            <w:tcW w:w="1296" w:type="dxa"/>
          </w:tcPr>
          <w:p w14:paraId="0B4B9767" w14:textId="77777777" w:rsidR="00957881" w:rsidRDefault="00000000">
            <w:pPr>
              <w:pStyle w:val="TableCell"/>
            </w:pPr>
            <w:r>
              <w:t>—</w:t>
            </w:r>
          </w:p>
        </w:tc>
        <w:tc>
          <w:tcPr>
            <w:tcW w:w="1296" w:type="dxa"/>
          </w:tcPr>
          <w:p w14:paraId="6DFC07C8" w14:textId="77777777" w:rsidR="00957881" w:rsidRDefault="00000000">
            <w:pPr>
              <w:pStyle w:val="TableCell"/>
            </w:pPr>
            <w:r>
              <w:t>—</w:t>
            </w:r>
          </w:p>
        </w:tc>
        <w:tc>
          <w:tcPr>
            <w:tcW w:w="1296" w:type="dxa"/>
          </w:tcPr>
          <w:p w14:paraId="78C37ACA" w14:textId="77777777" w:rsidR="00957881" w:rsidRDefault="00000000">
            <w:pPr>
              <w:pStyle w:val="TableCell"/>
            </w:pPr>
            <w:r>
              <w:t>—</w:t>
            </w:r>
          </w:p>
        </w:tc>
      </w:tr>
      <w:tr w:rsidR="00957881" w14:paraId="1A952A28" w14:textId="77777777">
        <w:tc>
          <w:tcPr>
            <w:tcW w:w="1296" w:type="dxa"/>
          </w:tcPr>
          <w:p w14:paraId="0D8C73EB" w14:textId="77777777" w:rsidR="00957881" w:rsidRDefault="00000000">
            <w:pPr>
              <w:pStyle w:val="TableCell"/>
            </w:pPr>
            <w:r>
              <w:t>s4_w5_inst3</w:t>
            </w:r>
          </w:p>
        </w:tc>
        <w:tc>
          <w:tcPr>
            <w:tcW w:w="1296" w:type="dxa"/>
          </w:tcPr>
          <w:p w14:paraId="6047A64E" w14:textId="77777777" w:rsidR="00957881" w:rsidRDefault="00000000">
            <w:pPr>
              <w:pStyle w:val="TableCell"/>
            </w:pPr>
            <w:r>
              <w:rPr>
                <w:rFonts w:hint="eastAsia"/>
              </w:rPr>
              <w:t>绑定成功率</w:t>
            </w:r>
          </w:p>
        </w:tc>
        <w:tc>
          <w:tcPr>
            <w:tcW w:w="1296" w:type="dxa"/>
          </w:tcPr>
          <w:p w14:paraId="37C3F76C" w14:textId="77777777" w:rsidR="00957881" w:rsidRDefault="00000000">
            <w:pPr>
              <w:pStyle w:val="TableCell"/>
            </w:pPr>
            <w:r>
              <w:t>1.00</w:t>
            </w:r>
          </w:p>
        </w:tc>
        <w:tc>
          <w:tcPr>
            <w:tcW w:w="1296" w:type="dxa"/>
          </w:tcPr>
          <w:p w14:paraId="73F7B216" w14:textId="77777777" w:rsidR="00957881" w:rsidRDefault="00000000">
            <w:pPr>
              <w:pStyle w:val="TableCell"/>
            </w:pPr>
            <w:r>
              <w:t>1.00</w:t>
            </w:r>
          </w:p>
        </w:tc>
        <w:tc>
          <w:tcPr>
            <w:tcW w:w="1296" w:type="dxa"/>
          </w:tcPr>
          <w:p w14:paraId="0077FD9E" w14:textId="77777777" w:rsidR="00957881" w:rsidRDefault="00000000">
            <w:pPr>
              <w:pStyle w:val="TableCell"/>
            </w:pPr>
            <w:r>
              <w:t>—</w:t>
            </w:r>
          </w:p>
        </w:tc>
        <w:tc>
          <w:tcPr>
            <w:tcW w:w="1296" w:type="dxa"/>
          </w:tcPr>
          <w:p w14:paraId="16494109" w14:textId="77777777" w:rsidR="00957881" w:rsidRDefault="00000000">
            <w:pPr>
              <w:pStyle w:val="TableCell"/>
            </w:pPr>
            <w:r>
              <w:t>—</w:t>
            </w:r>
          </w:p>
        </w:tc>
        <w:tc>
          <w:tcPr>
            <w:tcW w:w="1296" w:type="dxa"/>
          </w:tcPr>
          <w:p w14:paraId="1350B750" w14:textId="77777777" w:rsidR="00957881" w:rsidRDefault="00000000">
            <w:pPr>
              <w:pStyle w:val="TableCell"/>
            </w:pPr>
            <w:r>
              <w:t>—</w:t>
            </w:r>
          </w:p>
        </w:tc>
      </w:tr>
      <w:tr w:rsidR="00957881" w14:paraId="3D0E1C68" w14:textId="77777777">
        <w:tc>
          <w:tcPr>
            <w:tcW w:w="1296" w:type="dxa"/>
          </w:tcPr>
          <w:p w14:paraId="677EF132" w14:textId="77777777" w:rsidR="00957881" w:rsidRDefault="00000000">
            <w:pPr>
              <w:pStyle w:val="TableCell"/>
            </w:pPr>
            <w:r>
              <w:t>s4_w6_inst3</w:t>
            </w:r>
          </w:p>
        </w:tc>
        <w:tc>
          <w:tcPr>
            <w:tcW w:w="1296" w:type="dxa"/>
          </w:tcPr>
          <w:p w14:paraId="0BF7F740" w14:textId="77777777" w:rsidR="00957881" w:rsidRDefault="00000000">
            <w:pPr>
              <w:pStyle w:val="TableCell"/>
            </w:pPr>
            <w:r>
              <w:rPr>
                <w:rFonts w:hint="eastAsia"/>
              </w:rPr>
              <w:t>有效吞吐</w:t>
            </w:r>
            <w:r>
              <w:rPr>
                <w:rFonts w:hint="eastAsia"/>
              </w:rPr>
              <w:t>(pods/s)</w:t>
            </w:r>
          </w:p>
        </w:tc>
        <w:tc>
          <w:tcPr>
            <w:tcW w:w="1296" w:type="dxa"/>
          </w:tcPr>
          <w:p w14:paraId="42D51995" w14:textId="77777777" w:rsidR="00957881" w:rsidRDefault="00000000">
            <w:pPr>
              <w:pStyle w:val="TableCell"/>
            </w:pPr>
            <w:r>
              <w:t>245</w:t>
            </w:r>
          </w:p>
        </w:tc>
        <w:tc>
          <w:tcPr>
            <w:tcW w:w="1296" w:type="dxa"/>
          </w:tcPr>
          <w:p w14:paraId="04433FFA" w14:textId="77777777" w:rsidR="00957881" w:rsidRDefault="00000000">
            <w:pPr>
              <w:pStyle w:val="TableCell"/>
            </w:pPr>
            <w:r>
              <w:t>207</w:t>
            </w:r>
          </w:p>
        </w:tc>
        <w:tc>
          <w:tcPr>
            <w:tcW w:w="1296" w:type="dxa"/>
          </w:tcPr>
          <w:p w14:paraId="22F9FAF1" w14:textId="77777777" w:rsidR="00957881" w:rsidRDefault="00000000">
            <w:pPr>
              <w:pStyle w:val="TableCell"/>
            </w:pPr>
            <w:r>
              <w:t>—</w:t>
            </w:r>
          </w:p>
        </w:tc>
        <w:tc>
          <w:tcPr>
            <w:tcW w:w="1296" w:type="dxa"/>
          </w:tcPr>
          <w:p w14:paraId="6B1CADF7" w14:textId="77777777" w:rsidR="00957881" w:rsidRDefault="00000000">
            <w:pPr>
              <w:pStyle w:val="TableCell"/>
            </w:pPr>
            <w:r>
              <w:t>—</w:t>
            </w:r>
          </w:p>
        </w:tc>
        <w:tc>
          <w:tcPr>
            <w:tcW w:w="1296" w:type="dxa"/>
          </w:tcPr>
          <w:p w14:paraId="464AC255" w14:textId="77777777" w:rsidR="00957881" w:rsidRDefault="00000000">
            <w:pPr>
              <w:pStyle w:val="TableCell"/>
            </w:pPr>
            <w:r>
              <w:t>—</w:t>
            </w:r>
          </w:p>
        </w:tc>
      </w:tr>
      <w:tr w:rsidR="00957881" w14:paraId="25DEE0CF" w14:textId="77777777">
        <w:tc>
          <w:tcPr>
            <w:tcW w:w="1296" w:type="dxa"/>
          </w:tcPr>
          <w:p w14:paraId="6164A057" w14:textId="77777777" w:rsidR="00957881" w:rsidRDefault="00000000">
            <w:pPr>
              <w:pStyle w:val="TableCell"/>
            </w:pPr>
            <w:r>
              <w:t>s4_w6_inst3</w:t>
            </w:r>
          </w:p>
        </w:tc>
        <w:tc>
          <w:tcPr>
            <w:tcW w:w="1296" w:type="dxa"/>
          </w:tcPr>
          <w:p w14:paraId="6C680C49" w14:textId="77777777" w:rsidR="00957881" w:rsidRDefault="00000000">
            <w:pPr>
              <w:pStyle w:val="TableCell"/>
            </w:pPr>
            <w:r>
              <w:rPr>
                <w:rFonts w:hint="eastAsia"/>
              </w:rPr>
              <w:t>峰值吞吐</w:t>
            </w:r>
            <w:r>
              <w:rPr>
                <w:rFonts w:hint="eastAsia"/>
              </w:rPr>
              <w:t>(pods/s)</w:t>
            </w:r>
          </w:p>
        </w:tc>
        <w:tc>
          <w:tcPr>
            <w:tcW w:w="1296" w:type="dxa"/>
          </w:tcPr>
          <w:p w14:paraId="6EAC2ED3" w14:textId="77777777" w:rsidR="00957881" w:rsidRDefault="00000000">
            <w:pPr>
              <w:pStyle w:val="TableCell"/>
            </w:pPr>
            <w:r>
              <w:t>893</w:t>
            </w:r>
          </w:p>
        </w:tc>
        <w:tc>
          <w:tcPr>
            <w:tcW w:w="1296" w:type="dxa"/>
          </w:tcPr>
          <w:p w14:paraId="5E8D3A7A" w14:textId="77777777" w:rsidR="00957881" w:rsidRDefault="00000000">
            <w:pPr>
              <w:pStyle w:val="TableCell"/>
            </w:pPr>
            <w:r>
              <w:t>532</w:t>
            </w:r>
          </w:p>
        </w:tc>
        <w:tc>
          <w:tcPr>
            <w:tcW w:w="1296" w:type="dxa"/>
          </w:tcPr>
          <w:p w14:paraId="6B0954D3" w14:textId="77777777" w:rsidR="00957881" w:rsidRDefault="00000000">
            <w:pPr>
              <w:pStyle w:val="TableCell"/>
            </w:pPr>
            <w:r>
              <w:t>—</w:t>
            </w:r>
          </w:p>
        </w:tc>
        <w:tc>
          <w:tcPr>
            <w:tcW w:w="1296" w:type="dxa"/>
          </w:tcPr>
          <w:p w14:paraId="6008222E" w14:textId="77777777" w:rsidR="00957881" w:rsidRDefault="00000000">
            <w:pPr>
              <w:pStyle w:val="TableCell"/>
            </w:pPr>
            <w:r>
              <w:t>—</w:t>
            </w:r>
          </w:p>
        </w:tc>
        <w:tc>
          <w:tcPr>
            <w:tcW w:w="1296" w:type="dxa"/>
          </w:tcPr>
          <w:p w14:paraId="33141E65" w14:textId="77777777" w:rsidR="00957881" w:rsidRDefault="00000000">
            <w:pPr>
              <w:pStyle w:val="TableCell"/>
            </w:pPr>
            <w:r>
              <w:t>—</w:t>
            </w:r>
          </w:p>
        </w:tc>
      </w:tr>
      <w:tr w:rsidR="00957881" w14:paraId="458FC07F" w14:textId="77777777">
        <w:tc>
          <w:tcPr>
            <w:tcW w:w="1296" w:type="dxa"/>
          </w:tcPr>
          <w:p w14:paraId="7263300D" w14:textId="77777777" w:rsidR="00957881" w:rsidRDefault="00000000">
            <w:pPr>
              <w:pStyle w:val="TableCell"/>
            </w:pPr>
            <w:r>
              <w:t>s4_w6_inst3</w:t>
            </w:r>
          </w:p>
        </w:tc>
        <w:tc>
          <w:tcPr>
            <w:tcW w:w="1296" w:type="dxa"/>
          </w:tcPr>
          <w:p w14:paraId="62374E2B" w14:textId="77777777" w:rsidR="00957881" w:rsidRDefault="00000000">
            <w:pPr>
              <w:pStyle w:val="TableCell"/>
            </w:pPr>
            <w:r>
              <w:t xml:space="preserve">P90 </w:t>
            </w:r>
            <w:r>
              <w:rPr>
                <w:rFonts w:hint="eastAsia"/>
              </w:rPr>
              <w:t>调度延迟</w:t>
            </w:r>
            <w:r>
              <w:rPr>
                <w:rFonts w:hint="eastAsia"/>
              </w:rPr>
              <w:t>(s)</w:t>
            </w:r>
          </w:p>
        </w:tc>
        <w:tc>
          <w:tcPr>
            <w:tcW w:w="1296" w:type="dxa"/>
          </w:tcPr>
          <w:p w14:paraId="7EBEB397" w14:textId="77777777" w:rsidR="00957881" w:rsidRDefault="00000000">
            <w:pPr>
              <w:pStyle w:val="TableCell"/>
            </w:pPr>
            <w:r>
              <w:t>0.179</w:t>
            </w:r>
          </w:p>
        </w:tc>
        <w:tc>
          <w:tcPr>
            <w:tcW w:w="1296" w:type="dxa"/>
          </w:tcPr>
          <w:p w14:paraId="74FC9E3D" w14:textId="77777777" w:rsidR="00957881" w:rsidRDefault="00000000">
            <w:pPr>
              <w:pStyle w:val="TableCell"/>
            </w:pPr>
            <w:r>
              <w:t>0.069</w:t>
            </w:r>
          </w:p>
        </w:tc>
        <w:tc>
          <w:tcPr>
            <w:tcW w:w="1296" w:type="dxa"/>
          </w:tcPr>
          <w:p w14:paraId="1A4F8A11" w14:textId="77777777" w:rsidR="00957881" w:rsidRDefault="00000000">
            <w:pPr>
              <w:pStyle w:val="TableCell"/>
            </w:pPr>
            <w:r>
              <w:t>—</w:t>
            </w:r>
          </w:p>
        </w:tc>
        <w:tc>
          <w:tcPr>
            <w:tcW w:w="1296" w:type="dxa"/>
          </w:tcPr>
          <w:p w14:paraId="7870640C" w14:textId="77777777" w:rsidR="00957881" w:rsidRDefault="00000000">
            <w:pPr>
              <w:pStyle w:val="TableCell"/>
            </w:pPr>
            <w:r>
              <w:t>—</w:t>
            </w:r>
          </w:p>
        </w:tc>
        <w:tc>
          <w:tcPr>
            <w:tcW w:w="1296" w:type="dxa"/>
          </w:tcPr>
          <w:p w14:paraId="0ABB1134" w14:textId="77777777" w:rsidR="00957881" w:rsidRDefault="00000000">
            <w:pPr>
              <w:pStyle w:val="TableCell"/>
            </w:pPr>
            <w:r>
              <w:t>—</w:t>
            </w:r>
          </w:p>
        </w:tc>
      </w:tr>
      <w:tr w:rsidR="00957881" w14:paraId="31FFFD88" w14:textId="77777777">
        <w:tc>
          <w:tcPr>
            <w:tcW w:w="1296" w:type="dxa"/>
          </w:tcPr>
          <w:p w14:paraId="36D8A25A" w14:textId="77777777" w:rsidR="00957881" w:rsidRDefault="00000000">
            <w:pPr>
              <w:pStyle w:val="TableCell"/>
            </w:pPr>
            <w:r>
              <w:t>s4_w6_inst3</w:t>
            </w:r>
          </w:p>
        </w:tc>
        <w:tc>
          <w:tcPr>
            <w:tcW w:w="1296" w:type="dxa"/>
          </w:tcPr>
          <w:p w14:paraId="2FD924D9" w14:textId="77777777" w:rsidR="00957881" w:rsidRDefault="00000000">
            <w:pPr>
              <w:pStyle w:val="TableCell"/>
            </w:pPr>
            <w:r>
              <w:t xml:space="preserve">P99 </w:t>
            </w:r>
            <w:r>
              <w:rPr>
                <w:rFonts w:hint="eastAsia"/>
              </w:rPr>
              <w:t>调度延迟</w:t>
            </w:r>
            <w:r>
              <w:rPr>
                <w:rFonts w:hint="eastAsia"/>
              </w:rPr>
              <w:t>(s)</w:t>
            </w:r>
          </w:p>
        </w:tc>
        <w:tc>
          <w:tcPr>
            <w:tcW w:w="1296" w:type="dxa"/>
          </w:tcPr>
          <w:p w14:paraId="38675D9E" w14:textId="77777777" w:rsidR="00957881" w:rsidRDefault="00000000">
            <w:pPr>
              <w:pStyle w:val="TableCell"/>
            </w:pPr>
            <w:r>
              <w:t>0.576</w:t>
            </w:r>
          </w:p>
        </w:tc>
        <w:tc>
          <w:tcPr>
            <w:tcW w:w="1296" w:type="dxa"/>
          </w:tcPr>
          <w:p w14:paraId="707F467F" w14:textId="77777777" w:rsidR="00957881" w:rsidRDefault="00000000">
            <w:pPr>
              <w:pStyle w:val="TableCell"/>
            </w:pPr>
            <w:r>
              <w:t>0.353</w:t>
            </w:r>
          </w:p>
        </w:tc>
        <w:tc>
          <w:tcPr>
            <w:tcW w:w="1296" w:type="dxa"/>
          </w:tcPr>
          <w:p w14:paraId="5DC056A5" w14:textId="77777777" w:rsidR="00957881" w:rsidRDefault="00000000">
            <w:pPr>
              <w:pStyle w:val="TableCell"/>
            </w:pPr>
            <w:r>
              <w:t>—</w:t>
            </w:r>
          </w:p>
        </w:tc>
        <w:tc>
          <w:tcPr>
            <w:tcW w:w="1296" w:type="dxa"/>
          </w:tcPr>
          <w:p w14:paraId="36C8CFFC" w14:textId="77777777" w:rsidR="00957881" w:rsidRDefault="00000000">
            <w:pPr>
              <w:pStyle w:val="TableCell"/>
            </w:pPr>
            <w:r>
              <w:t>—</w:t>
            </w:r>
          </w:p>
        </w:tc>
        <w:tc>
          <w:tcPr>
            <w:tcW w:w="1296" w:type="dxa"/>
          </w:tcPr>
          <w:p w14:paraId="50DFBA6E" w14:textId="77777777" w:rsidR="00957881" w:rsidRDefault="00000000">
            <w:pPr>
              <w:pStyle w:val="TableCell"/>
            </w:pPr>
            <w:r>
              <w:t>—</w:t>
            </w:r>
          </w:p>
        </w:tc>
      </w:tr>
      <w:tr w:rsidR="00957881" w14:paraId="51844E04" w14:textId="77777777">
        <w:tc>
          <w:tcPr>
            <w:tcW w:w="1296" w:type="dxa"/>
          </w:tcPr>
          <w:p w14:paraId="44AE0FA4" w14:textId="77777777" w:rsidR="00957881" w:rsidRDefault="00000000">
            <w:pPr>
              <w:pStyle w:val="TableCell"/>
            </w:pPr>
            <w:r>
              <w:t>s4_w6_inst3</w:t>
            </w:r>
          </w:p>
        </w:tc>
        <w:tc>
          <w:tcPr>
            <w:tcW w:w="1296" w:type="dxa"/>
          </w:tcPr>
          <w:p w14:paraId="649ADA1F" w14:textId="77777777" w:rsidR="00957881" w:rsidRDefault="00000000">
            <w:pPr>
              <w:pStyle w:val="TableCell"/>
            </w:pPr>
            <w:r>
              <w:t>Pod E2E P99(s)</w:t>
            </w:r>
          </w:p>
        </w:tc>
        <w:tc>
          <w:tcPr>
            <w:tcW w:w="1296" w:type="dxa"/>
          </w:tcPr>
          <w:p w14:paraId="23AEC569" w14:textId="77777777" w:rsidR="00957881" w:rsidRDefault="00000000">
            <w:pPr>
              <w:pStyle w:val="TableCell"/>
            </w:pPr>
            <w:r>
              <w:t>1.018</w:t>
            </w:r>
          </w:p>
        </w:tc>
        <w:tc>
          <w:tcPr>
            <w:tcW w:w="1296" w:type="dxa"/>
          </w:tcPr>
          <w:p w14:paraId="02D80113" w14:textId="77777777" w:rsidR="00957881" w:rsidRDefault="00000000">
            <w:pPr>
              <w:pStyle w:val="TableCell"/>
            </w:pPr>
            <w:r>
              <w:t>0.910</w:t>
            </w:r>
          </w:p>
        </w:tc>
        <w:tc>
          <w:tcPr>
            <w:tcW w:w="1296" w:type="dxa"/>
          </w:tcPr>
          <w:p w14:paraId="33ADE4A9" w14:textId="77777777" w:rsidR="00957881" w:rsidRDefault="00000000">
            <w:pPr>
              <w:pStyle w:val="TableCell"/>
            </w:pPr>
            <w:r>
              <w:t>—</w:t>
            </w:r>
          </w:p>
        </w:tc>
        <w:tc>
          <w:tcPr>
            <w:tcW w:w="1296" w:type="dxa"/>
          </w:tcPr>
          <w:p w14:paraId="3129E810" w14:textId="77777777" w:rsidR="00957881" w:rsidRDefault="00000000">
            <w:pPr>
              <w:pStyle w:val="TableCell"/>
            </w:pPr>
            <w:r>
              <w:t>—</w:t>
            </w:r>
          </w:p>
        </w:tc>
        <w:tc>
          <w:tcPr>
            <w:tcW w:w="1296" w:type="dxa"/>
          </w:tcPr>
          <w:p w14:paraId="2FB86EED" w14:textId="77777777" w:rsidR="00957881" w:rsidRDefault="00000000">
            <w:pPr>
              <w:pStyle w:val="TableCell"/>
            </w:pPr>
            <w:r>
              <w:t>—</w:t>
            </w:r>
          </w:p>
        </w:tc>
      </w:tr>
      <w:tr w:rsidR="00957881" w14:paraId="12DB2456" w14:textId="77777777">
        <w:tc>
          <w:tcPr>
            <w:tcW w:w="1296" w:type="dxa"/>
          </w:tcPr>
          <w:p w14:paraId="5BB1DA13" w14:textId="77777777" w:rsidR="00957881" w:rsidRDefault="00000000">
            <w:pPr>
              <w:pStyle w:val="TableCell"/>
            </w:pPr>
            <w:r>
              <w:t>s4_w6_inst3</w:t>
            </w:r>
          </w:p>
        </w:tc>
        <w:tc>
          <w:tcPr>
            <w:tcW w:w="1296" w:type="dxa"/>
          </w:tcPr>
          <w:p w14:paraId="5107F6F3" w14:textId="77777777" w:rsidR="00957881" w:rsidRDefault="00000000">
            <w:pPr>
              <w:pStyle w:val="TableCell"/>
            </w:pPr>
            <w:r>
              <w:rPr>
                <w:rFonts w:hint="eastAsia"/>
              </w:rPr>
              <w:t>队列堆积峰值</w:t>
            </w:r>
            <w:r>
              <w:rPr>
                <w:rFonts w:hint="eastAsia"/>
              </w:rPr>
              <w:t>(pods)</w:t>
            </w:r>
          </w:p>
        </w:tc>
        <w:tc>
          <w:tcPr>
            <w:tcW w:w="1296" w:type="dxa"/>
          </w:tcPr>
          <w:p w14:paraId="39999F45" w14:textId="77777777" w:rsidR="00957881" w:rsidRDefault="00000000">
            <w:pPr>
              <w:pStyle w:val="TableCell"/>
            </w:pPr>
            <w:r>
              <w:t>118.50</w:t>
            </w:r>
          </w:p>
        </w:tc>
        <w:tc>
          <w:tcPr>
            <w:tcW w:w="1296" w:type="dxa"/>
          </w:tcPr>
          <w:p w14:paraId="557FEF7C" w14:textId="77777777" w:rsidR="00957881" w:rsidRDefault="00000000">
            <w:pPr>
              <w:pStyle w:val="TableCell"/>
            </w:pPr>
            <w:r>
              <w:t>5.00</w:t>
            </w:r>
          </w:p>
        </w:tc>
        <w:tc>
          <w:tcPr>
            <w:tcW w:w="1296" w:type="dxa"/>
          </w:tcPr>
          <w:p w14:paraId="28134496" w14:textId="77777777" w:rsidR="00957881" w:rsidRDefault="00000000">
            <w:pPr>
              <w:pStyle w:val="TableCell"/>
            </w:pPr>
            <w:r>
              <w:t>—</w:t>
            </w:r>
          </w:p>
        </w:tc>
        <w:tc>
          <w:tcPr>
            <w:tcW w:w="1296" w:type="dxa"/>
          </w:tcPr>
          <w:p w14:paraId="063AEE7C" w14:textId="77777777" w:rsidR="00957881" w:rsidRDefault="00000000">
            <w:pPr>
              <w:pStyle w:val="TableCell"/>
            </w:pPr>
            <w:r>
              <w:t>—</w:t>
            </w:r>
          </w:p>
        </w:tc>
        <w:tc>
          <w:tcPr>
            <w:tcW w:w="1296" w:type="dxa"/>
          </w:tcPr>
          <w:p w14:paraId="1DDBC32C" w14:textId="77777777" w:rsidR="00957881" w:rsidRDefault="00000000">
            <w:pPr>
              <w:pStyle w:val="TableCell"/>
            </w:pPr>
            <w:r>
              <w:t>—</w:t>
            </w:r>
          </w:p>
        </w:tc>
      </w:tr>
      <w:tr w:rsidR="00957881" w14:paraId="434DDB79" w14:textId="77777777">
        <w:tc>
          <w:tcPr>
            <w:tcW w:w="1296" w:type="dxa"/>
          </w:tcPr>
          <w:p w14:paraId="7C0DB74D" w14:textId="77777777" w:rsidR="00957881" w:rsidRDefault="00000000">
            <w:pPr>
              <w:pStyle w:val="TableCell"/>
            </w:pPr>
            <w:r>
              <w:t>s4_w6_inst3</w:t>
            </w:r>
          </w:p>
        </w:tc>
        <w:tc>
          <w:tcPr>
            <w:tcW w:w="1296" w:type="dxa"/>
          </w:tcPr>
          <w:p w14:paraId="353E10CA" w14:textId="77777777" w:rsidR="00957881" w:rsidRDefault="00000000">
            <w:pPr>
              <w:pStyle w:val="TableCell"/>
            </w:pPr>
            <w:r>
              <w:rPr>
                <w:rFonts w:hint="eastAsia"/>
              </w:rPr>
              <w:t>绑定成功率</w:t>
            </w:r>
          </w:p>
        </w:tc>
        <w:tc>
          <w:tcPr>
            <w:tcW w:w="1296" w:type="dxa"/>
          </w:tcPr>
          <w:p w14:paraId="2916ECFA" w14:textId="77777777" w:rsidR="00957881" w:rsidRDefault="00000000">
            <w:pPr>
              <w:pStyle w:val="TableCell"/>
            </w:pPr>
            <w:r>
              <w:t>1.00</w:t>
            </w:r>
          </w:p>
        </w:tc>
        <w:tc>
          <w:tcPr>
            <w:tcW w:w="1296" w:type="dxa"/>
          </w:tcPr>
          <w:p w14:paraId="6F8DF342" w14:textId="77777777" w:rsidR="00957881" w:rsidRDefault="00000000">
            <w:pPr>
              <w:pStyle w:val="TableCell"/>
            </w:pPr>
            <w:r>
              <w:t>1.00</w:t>
            </w:r>
          </w:p>
        </w:tc>
        <w:tc>
          <w:tcPr>
            <w:tcW w:w="1296" w:type="dxa"/>
          </w:tcPr>
          <w:p w14:paraId="33BA0CE9" w14:textId="77777777" w:rsidR="00957881" w:rsidRDefault="00000000">
            <w:pPr>
              <w:pStyle w:val="TableCell"/>
            </w:pPr>
            <w:r>
              <w:t>—</w:t>
            </w:r>
          </w:p>
        </w:tc>
        <w:tc>
          <w:tcPr>
            <w:tcW w:w="1296" w:type="dxa"/>
          </w:tcPr>
          <w:p w14:paraId="038E09B6" w14:textId="77777777" w:rsidR="00957881" w:rsidRDefault="00000000">
            <w:pPr>
              <w:pStyle w:val="TableCell"/>
            </w:pPr>
            <w:r>
              <w:t>—</w:t>
            </w:r>
          </w:p>
        </w:tc>
        <w:tc>
          <w:tcPr>
            <w:tcW w:w="1296" w:type="dxa"/>
          </w:tcPr>
          <w:p w14:paraId="7B172E08" w14:textId="77777777" w:rsidR="00957881" w:rsidRDefault="00000000">
            <w:pPr>
              <w:pStyle w:val="TableCell"/>
            </w:pPr>
            <w:r>
              <w:t>—</w:t>
            </w:r>
          </w:p>
        </w:tc>
      </w:tr>
      <w:tr w:rsidR="00957881" w14:paraId="667A4CC0" w14:textId="77777777">
        <w:tc>
          <w:tcPr>
            <w:tcW w:w="1296" w:type="dxa"/>
          </w:tcPr>
          <w:p w14:paraId="1CE98075" w14:textId="77777777" w:rsidR="00957881" w:rsidRDefault="00000000">
            <w:pPr>
              <w:pStyle w:val="TableCell"/>
            </w:pPr>
            <w:r>
              <w:t>s4_w7_inst3</w:t>
            </w:r>
          </w:p>
        </w:tc>
        <w:tc>
          <w:tcPr>
            <w:tcW w:w="1296" w:type="dxa"/>
          </w:tcPr>
          <w:p w14:paraId="44F1D7A1" w14:textId="77777777" w:rsidR="00957881" w:rsidRDefault="00000000">
            <w:pPr>
              <w:pStyle w:val="TableCell"/>
            </w:pPr>
            <w:r>
              <w:rPr>
                <w:rFonts w:hint="eastAsia"/>
              </w:rPr>
              <w:t>有效吞吐</w:t>
            </w:r>
            <w:r>
              <w:rPr>
                <w:rFonts w:hint="eastAsia"/>
              </w:rPr>
              <w:t>(pods/s)</w:t>
            </w:r>
          </w:p>
        </w:tc>
        <w:tc>
          <w:tcPr>
            <w:tcW w:w="1296" w:type="dxa"/>
          </w:tcPr>
          <w:p w14:paraId="0CEA0E23" w14:textId="77777777" w:rsidR="00957881" w:rsidRDefault="00000000">
            <w:pPr>
              <w:pStyle w:val="TableCell"/>
            </w:pPr>
            <w:r>
              <w:t>272</w:t>
            </w:r>
          </w:p>
        </w:tc>
        <w:tc>
          <w:tcPr>
            <w:tcW w:w="1296" w:type="dxa"/>
          </w:tcPr>
          <w:p w14:paraId="0A2D159B" w14:textId="77777777" w:rsidR="00957881" w:rsidRDefault="00000000">
            <w:pPr>
              <w:pStyle w:val="TableCell"/>
            </w:pPr>
            <w:r>
              <w:t>272</w:t>
            </w:r>
          </w:p>
        </w:tc>
        <w:tc>
          <w:tcPr>
            <w:tcW w:w="1296" w:type="dxa"/>
          </w:tcPr>
          <w:p w14:paraId="7EA29A52" w14:textId="77777777" w:rsidR="00957881" w:rsidRDefault="00000000">
            <w:pPr>
              <w:pStyle w:val="TableCell"/>
            </w:pPr>
            <w:r>
              <w:t>—</w:t>
            </w:r>
          </w:p>
        </w:tc>
        <w:tc>
          <w:tcPr>
            <w:tcW w:w="1296" w:type="dxa"/>
          </w:tcPr>
          <w:p w14:paraId="3F0732C7" w14:textId="77777777" w:rsidR="00957881" w:rsidRDefault="00000000">
            <w:pPr>
              <w:pStyle w:val="TableCell"/>
            </w:pPr>
            <w:r>
              <w:t>—</w:t>
            </w:r>
          </w:p>
        </w:tc>
        <w:tc>
          <w:tcPr>
            <w:tcW w:w="1296" w:type="dxa"/>
          </w:tcPr>
          <w:p w14:paraId="1233C0DB" w14:textId="77777777" w:rsidR="00957881" w:rsidRDefault="00000000">
            <w:pPr>
              <w:pStyle w:val="TableCell"/>
            </w:pPr>
            <w:r>
              <w:t>—</w:t>
            </w:r>
          </w:p>
        </w:tc>
      </w:tr>
      <w:tr w:rsidR="00957881" w14:paraId="2E2238B2" w14:textId="77777777">
        <w:tc>
          <w:tcPr>
            <w:tcW w:w="1296" w:type="dxa"/>
          </w:tcPr>
          <w:p w14:paraId="7CDF4E9E" w14:textId="77777777" w:rsidR="00957881" w:rsidRDefault="00000000">
            <w:pPr>
              <w:pStyle w:val="TableCell"/>
            </w:pPr>
            <w:r>
              <w:t>s4_w7_inst3</w:t>
            </w:r>
          </w:p>
        </w:tc>
        <w:tc>
          <w:tcPr>
            <w:tcW w:w="1296" w:type="dxa"/>
          </w:tcPr>
          <w:p w14:paraId="1DD800AE" w14:textId="77777777" w:rsidR="00957881" w:rsidRDefault="00000000">
            <w:pPr>
              <w:pStyle w:val="TableCell"/>
            </w:pPr>
            <w:r>
              <w:rPr>
                <w:rFonts w:hint="eastAsia"/>
              </w:rPr>
              <w:t>峰值吞吐</w:t>
            </w:r>
            <w:r>
              <w:rPr>
                <w:rFonts w:hint="eastAsia"/>
              </w:rPr>
              <w:t>(pods/s)</w:t>
            </w:r>
          </w:p>
        </w:tc>
        <w:tc>
          <w:tcPr>
            <w:tcW w:w="1296" w:type="dxa"/>
          </w:tcPr>
          <w:p w14:paraId="029EE1AA" w14:textId="77777777" w:rsidR="00957881" w:rsidRDefault="00000000">
            <w:pPr>
              <w:pStyle w:val="TableCell"/>
            </w:pPr>
            <w:r>
              <w:t>574</w:t>
            </w:r>
          </w:p>
        </w:tc>
        <w:tc>
          <w:tcPr>
            <w:tcW w:w="1296" w:type="dxa"/>
          </w:tcPr>
          <w:p w14:paraId="2443F10E" w14:textId="77777777" w:rsidR="00957881" w:rsidRDefault="00000000">
            <w:pPr>
              <w:pStyle w:val="TableCell"/>
            </w:pPr>
            <w:r>
              <w:t>500</w:t>
            </w:r>
          </w:p>
        </w:tc>
        <w:tc>
          <w:tcPr>
            <w:tcW w:w="1296" w:type="dxa"/>
          </w:tcPr>
          <w:p w14:paraId="5D8365B3" w14:textId="77777777" w:rsidR="00957881" w:rsidRDefault="00000000">
            <w:pPr>
              <w:pStyle w:val="TableCell"/>
            </w:pPr>
            <w:r>
              <w:t>—</w:t>
            </w:r>
          </w:p>
        </w:tc>
        <w:tc>
          <w:tcPr>
            <w:tcW w:w="1296" w:type="dxa"/>
          </w:tcPr>
          <w:p w14:paraId="14E17D0A" w14:textId="77777777" w:rsidR="00957881" w:rsidRDefault="00000000">
            <w:pPr>
              <w:pStyle w:val="TableCell"/>
            </w:pPr>
            <w:r>
              <w:t>—</w:t>
            </w:r>
          </w:p>
        </w:tc>
        <w:tc>
          <w:tcPr>
            <w:tcW w:w="1296" w:type="dxa"/>
          </w:tcPr>
          <w:p w14:paraId="2986A986" w14:textId="77777777" w:rsidR="00957881" w:rsidRDefault="00000000">
            <w:pPr>
              <w:pStyle w:val="TableCell"/>
            </w:pPr>
            <w:r>
              <w:t>—</w:t>
            </w:r>
          </w:p>
        </w:tc>
      </w:tr>
      <w:tr w:rsidR="00957881" w14:paraId="44FAD30B" w14:textId="77777777">
        <w:tc>
          <w:tcPr>
            <w:tcW w:w="1296" w:type="dxa"/>
          </w:tcPr>
          <w:p w14:paraId="71E5D549" w14:textId="77777777" w:rsidR="00957881" w:rsidRDefault="00000000">
            <w:pPr>
              <w:pStyle w:val="TableCell"/>
            </w:pPr>
            <w:r>
              <w:t>s4_w7_inst3</w:t>
            </w:r>
          </w:p>
        </w:tc>
        <w:tc>
          <w:tcPr>
            <w:tcW w:w="1296" w:type="dxa"/>
          </w:tcPr>
          <w:p w14:paraId="19343C72" w14:textId="77777777" w:rsidR="00957881" w:rsidRDefault="00000000">
            <w:pPr>
              <w:pStyle w:val="TableCell"/>
            </w:pPr>
            <w:r>
              <w:t xml:space="preserve">P90 </w:t>
            </w:r>
            <w:r>
              <w:rPr>
                <w:rFonts w:hint="eastAsia"/>
              </w:rPr>
              <w:t>调度延迟</w:t>
            </w:r>
            <w:r>
              <w:rPr>
                <w:rFonts w:hint="eastAsia"/>
              </w:rPr>
              <w:t>(s)</w:t>
            </w:r>
          </w:p>
        </w:tc>
        <w:tc>
          <w:tcPr>
            <w:tcW w:w="1296" w:type="dxa"/>
          </w:tcPr>
          <w:p w14:paraId="03FF9CB0" w14:textId="77777777" w:rsidR="00957881" w:rsidRDefault="00000000">
            <w:pPr>
              <w:pStyle w:val="TableCell"/>
            </w:pPr>
            <w:r>
              <w:t>0.016</w:t>
            </w:r>
          </w:p>
        </w:tc>
        <w:tc>
          <w:tcPr>
            <w:tcW w:w="1296" w:type="dxa"/>
          </w:tcPr>
          <w:p w14:paraId="002AB30E" w14:textId="77777777" w:rsidR="00957881" w:rsidRDefault="00000000">
            <w:pPr>
              <w:pStyle w:val="TableCell"/>
            </w:pPr>
            <w:r>
              <w:t>0.020</w:t>
            </w:r>
          </w:p>
        </w:tc>
        <w:tc>
          <w:tcPr>
            <w:tcW w:w="1296" w:type="dxa"/>
          </w:tcPr>
          <w:p w14:paraId="0123CC86" w14:textId="77777777" w:rsidR="00957881" w:rsidRDefault="00000000">
            <w:pPr>
              <w:pStyle w:val="TableCell"/>
            </w:pPr>
            <w:r>
              <w:t>—</w:t>
            </w:r>
          </w:p>
        </w:tc>
        <w:tc>
          <w:tcPr>
            <w:tcW w:w="1296" w:type="dxa"/>
          </w:tcPr>
          <w:p w14:paraId="5569D924" w14:textId="77777777" w:rsidR="00957881" w:rsidRDefault="00000000">
            <w:pPr>
              <w:pStyle w:val="TableCell"/>
            </w:pPr>
            <w:r>
              <w:t>—</w:t>
            </w:r>
          </w:p>
        </w:tc>
        <w:tc>
          <w:tcPr>
            <w:tcW w:w="1296" w:type="dxa"/>
          </w:tcPr>
          <w:p w14:paraId="58BC2596" w14:textId="77777777" w:rsidR="00957881" w:rsidRDefault="00000000">
            <w:pPr>
              <w:pStyle w:val="TableCell"/>
            </w:pPr>
            <w:r>
              <w:t>—</w:t>
            </w:r>
          </w:p>
        </w:tc>
      </w:tr>
      <w:tr w:rsidR="00957881" w14:paraId="3635DBE3" w14:textId="77777777">
        <w:tc>
          <w:tcPr>
            <w:tcW w:w="1296" w:type="dxa"/>
          </w:tcPr>
          <w:p w14:paraId="657F27E2" w14:textId="77777777" w:rsidR="00957881" w:rsidRDefault="00000000">
            <w:pPr>
              <w:pStyle w:val="TableCell"/>
            </w:pPr>
            <w:r>
              <w:t>s4_w7_inst3</w:t>
            </w:r>
          </w:p>
        </w:tc>
        <w:tc>
          <w:tcPr>
            <w:tcW w:w="1296" w:type="dxa"/>
          </w:tcPr>
          <w:p w14:paraId="5A29EF9A" w14:textId="77777777" w:rsidR="00957881" w:rsidRDefault="00000000">
            <w:pPr>
              <w:pStyle w:val="TableCell"/>
            </w:pPr>
            <w:r>
              <w:t xml:space="preserve">P99 </w:t>
            </w:r>
            <w:r>
              <w:rPr>
                <w:rFonts w:hint="eastAsia"/>
              </w:rPr>
              <w:t>调度延迟</w:t>
            </w:r>
            <w:r>
              <w:rPr>
                <w:rFonts w:hint="eastAsia"/>
              </w:rPr>
              <w:t>(s)</w:t>
            </w:r>
          </w:p>
        </w:tc>
        <w:tc>
          <w:tcPr>
            <w:tcW w:w="1296" w:type="dxa"/>
          </w:tcPr>
          <w:p w14:paraId="15D9D35F" w14:textId="77777777" w:rsidR="00957881" w:rsidRDefault="00000000">
            <w:pPr>
              <w:pStyle w:val="TableCell"/>
            </w:pPr>
            <w:r>
              <w:t>0.060</w:t>
            </w:r>
          </w:p>
        </w:tc>
        <w:tc>
          <w:tcPr>
            <w:tcW w:w="1296" w:type="dxa"/>
          </w:tcPr>
          <w:p w14:paraId="608E909E" w14:textId="77777777" w:rsidR="00957881" w:rsidRDefault="00000000">
            <w:pPr>
              <w:pStyle w:val="TableCell"/>
            </w:pPr>
            <w:r>
              <w:t>0.063</w:t>
            </w:r>
          </w:p>
        </w:tc>
        <w:tc>
          <w:tcPr>
            <w:tcW w:w="1296" w:type="dxa"/>
          </w:tcPr>
          <w:p w14:paraId="584EE493" w14:textId="77777777" w:rsidR="00957881" w:rsidRDefault="00000000">
            <w:pPr>
              <w:pStyle w:val="TableCell"/>
            </w:pPr>
            <w:r>
              <w:t>—</w:t>
            </w:r>
          </w:p>
        </w:tc>
        <w:tc>
          <w:tcPr>
            <w:tcW w:w="1296" w:type="dxa"/>
          </w:tcPr>
          <w:p w14:paraId="65A3B9CF" w14:textId="77777777" w:rsidR="00957881" w:rsidRDefault="00000000">
            <w:pPr>
              <w:pStyle w:val="TableCell"/>
            </w:pPr>
            <w:r>
              <w:t>—</w:t>
            </w:r>
          </w:p>
        </w:tc>
        <w:tc>
          <w:tcPr>
            <w:tcW w:w="1296" w:type="dxa"/>
          </w:tcPr>
          <w:p w14:paraId="551C354E" w14:textId="77777777" w:rsidR="00957881" w:rsidRDefault="00000000">
            <w:pPr>
              <w:pStyle w:val="TableCell"/>
            </w:pPr>
            <w:r>
              <w:t>—</w:t>
            </w:r>
          </w:p>
        </w:tc>
      </w:tr>
      <w:tr w:rsidR="00957881" w14:paraId="3997ECD4" w14:textId="77777777">
        <w:tc>
          <w:tcPr>
            <w:tcW w:w="1296" w:type="dxa"/>
          </w:tcPr>
          <w:p w14:paraId="4B41522E" w14:textId="77777777" w:rsidR="00957881" w:rsidRDefault="00000000">
            <w:pPr>
              <w:pStyle w:val="TableCell"/>
            </w:pPr>
            <w:r>
              <w:lastRenderedPageBreak/>
              <w:t>s4_w7_inst3</w:t>
            </w:r>
          </w:p>
        </w:tc>
        <w:tc>
          <w:tcPr>
            <w:tcW w:w="1296" w:type="dxa"/>
          </w:tcPr>
          <w:p w14:paraId="23FA89D3" w14:textId="77777777" w:rsidR="00957881" w:rsidRDefault="00000000">
            <w:pPr>
              <w:pStyle w:val="TableCell"/>
            </w:pPr>
            <w:r>
              <w:t>Pod E2E P99(s)</w:t>
            </w:r>
          </w:p>
        </w:tc>
        <w:tc>
          <w:tcPr>
            <w:tcW w:w="1296" w:type="dxa"/>
          </w:tcPr>
          <w:p w14:paraId="5D8638B2" w14:textId="77777777" w:rsidR="00957881" w:rsidRDefault="00000000">
            <w:pPr>
              <w:pStyle w:val="TableCell"/>
            </w:pPr>
            <w:r>
              <w:t>0.141</w:t>
            </w:r>
          </w:p>
        </w:tc>
        <w:tc>
          <w:tcPr>
            <w:tcW w:w="1296" w:type="dxa"/>
          </w:tcPr>
          <w:p w14:paraId="0139E4BA" w14:textId="77777777" w:rsidR="00957881" w:rsidRDefault="00000000">
            <w:pPr>
              <w:pStyle w:val="TableCell"/>
            </w:pPr>
            <w:r>
              <w:t>0.300</w:t>
            </w:r>
          </w:p>
        </w:tc>
        <w:tc>
          <w:tcPr>
            <w:tcW w:w="1296" w:type="dxa"/>
          </w:tcPr>
          <w:p w14:paraId="250861CE" w14:textId="77777777" w:rsidR="00957881" w:rsidRDefault="00000000">
            <w:pPr>
              <w:pStyle w:val="TableCell"/>
            </w:pPr>
            <w:r>
              <w:t>—</w:t>
            </w:r>
          </w:p>
        </w:tc>
        <w:tc>
          <w:tcPr>
            <w:tcW w:w="1296" w:type="dxa"/>
          </w:tcPr>
          <w:p w14:paraId="4D9CD216" w14:textId="77777777" w:rsidR="00957881" w:rsidRDefault="00000000">
            <w:pPr>
              <w:pStyle w:val="TableCell"/>
            </w:pPr>
            <w:r>
              <w:t>—</w:t>
            </w:r>
          </w:p>
        </w:tc>
        <w:tc>
          <w:tcPr>
            <w:tcW w:w="1296" w:type="dxa"/>
          </w:tcPr>
          <w:p w14:paraId="14346874" w14:textId="77777777" w:rsidR="00957881" w:rsidRDefault="00000000">
            <w:pPr>
              <w:pStyle w:val="TableCell"/>
            </w:pPr>
            <w:r>
              <w:t>—</w:t>
            </w:r>
          </w:p>
        </w:tc>
      </w:tr>
      <w:tr w:rsidR="00957881" w14:paraId="4922ADC0" w14:textId="77777777">
        <w:tc>
          <w:tcPr>
            <w:tcW w:w="1296" w:type="dxa"/>
          </w:tcPr>
          <w:p w14:paraId="14654DD2" w14:textId="77777777" w:rsidR="00957881" w:rsidRDefault="00000000">
            <w:pPr>
              <w:pStyle w:val="TableCell"/>
            </w:pPr>
            <w:r>
              <w:t>s4_w7_inst3</w:t>
            </w:r>
          </w:p>
        </w:tc>
        <w:tc>
          <w:tcPr>
            <w:tcW w:w="1296" w:type="dxa"/>
          </w:tcPr>
          <w:p w14:paraId="0D672BBD" w14:textId="77777777" w:rsidR="00957881" w:rsidRDefault="00000000">
            <w:pPr>
              <w:pStyle w:val="TableCell"/>
            </w:pPr>
            <w:r>
              <w:rPr>
                <w:rFonts w:hint="eastAsia"/>
              </w:rPr>
              <w:t>队列堆积峰值</w:t>
            </w:r>
            <w:r>
              <w:rPr>
                <w:rFonts w:hint="eastAsia"/>
              </w:rPr>
              <w:t>(pods)</w:t>
            </w:r>
          </w:p>
        </w:tc>
        <w:tc>
          <w:tcPr>
            <w:tcW w:w="1296" w:type="dxa"/>
          </w:tcPr>
          <w:p w14:paraId="4A0598D9" w14:textId="77777777" w:rsidR="00957881" w:rsidRDefault="00000000">
            <w:pPr>
              <w:pStyle w:val="TableCell"/>
            </w:pPr>
            <w:r>
              <w:t>2639</w:t>
            </w:r>
          </w:p>
        </w:tc>
        <w:tc>
          <w:tcPr>
            <w:tcW w:w="1296" w:type="dxa"/>
          </w:tcPr>
          <w:p w14:paraId="53C59698" w14:textId="77777777" w:rsidR="00957881" w:rsidRDefault="00000000">
            <w:pPr>
              <w:pStyle w:val="TableCell"/>
            </w:pPr>
            <w:r>
              <w:t>1.00</w:t>
            </w:r>
          </w:p>
        </w:tc>
        <w:tc>
          <w:tcPr>
            <w:tcW w:w="1296" w:type="dxa"/>
          </w:tcPr>
          <w:p w14:paraId="5E2F3649" w14:textId="77777777" w:rsidR="00957881" w:rsidRDefault="00000000">
            <w:pPr>
              <w:pStyle w:val="TableCell"/>
            </w:pPr>
            <w:r>
              <w:t>—</w:t>
            </w:r>
          </w:p>
        </w:tc>
        <w:tc>
          <w:tcPr>
            <w:tcW w:w="1296" w:type="dxa"/>
          </w:tcPr>
          <w:p w14:paraId="54426C07" w14:textId="77777777" w:rsidR="00957881" w:rsidRDefault="00000000">
            <w:pPr>
              <w:pStyle w:val="TableCell"/>
            </w:pPr>
            <w:r>
              <w:t>—</w:t>
            </w:r>
          </w:p>
        </w:tc>
        <w:tc>
          <w:tcPr>
            <w:tcW w:w="1296" w:type="dxa"/>
          </w:tcPr>
          <w:p w14:paraId="13373CC3" w14:textId="77777777" w:rsidR="00957881" w:rsidRDefault="00000000">
            <w:pPr>
              <w:pStyle w:val="TableCell"/>
            </w:pPr>
            <w:r>
              <w:t>—</w:t>
            </w:r>
          </w:p>
        </w:tc>
      </w:tr>
      <w:tr w:rsidR="00957881" w14:paraId="1EA9DFC4" w14:textId="77777777">
        <w:tc>
          <w:tcPr>
            <w:tcW w:w="1296" w:type="dxa"/>
          </w:tcPr>
          <w:p w14:paraId="52707F55" w14:textId="77777777" w:rsidR="00957881" w:rsidRDefault="00000000">
            <w:pPr>
              <w:pStyle w:val="TableCell"/>
            </w:pPr>
            <w:r>
              <w:t>s4_w7_inst3</w:t>
            </w:r>
          </w:p>
        </w:tc>
        <w:tc>
          <w:tcPr>
            <w:tcW w:w="1296" w:type="dxa"/>
          </w:tcPr>
          <w:p w14:paraId="40D1BEE3" w14:textId="77777777" w:rsidR="00957881" w:rsidRDefault="00000000">
            <w:pPr>
              <w:pStyle w:val="TableCell"/>
            </w:pPr>
            <w:r>
              <w:rPr>
                <w:rFonts w:hint="eastAsia"/>
              </w:rPr>
              <w:t>绑定成功率</w:t>
            </w:r>
          </w:p>
        </w:tc>
        <w:tc>
          <w:tcPr>
            <w:tcW w:w="1296" w:type="dxa"/>
          </w:tcPr>
          <w:p w14:paraId="4994F098" w14:textId="77777777" w:rsidR="00957881" w:rsidRDefault="00000000">
            <w:pPr>
              <w:pStyle w:val="TableCell"/>
            </w:pPr>
            <w:r>
              <w:t>1.00</w:t>
            </w:r>
          </w:p>
        </w:tc>
        <w:tc>
          <w:tcPr>
            <w:tcW w:w="1296" w:type="dxa"/>
          </w:tcPr>
          <w:p w14:paraId="71DEC0CC" w14:textId="77777777" w:rsidR="00957881" w:rsidRDefault="00000000">
            <w:pPr>
              <w:pStyle w:val="TableCell"/>
            </w:pPr>
            <w:r>
              <w:t>1.00</w:t>
            </w:r>
          </w:p>
        </w:tc>
        <w:tc>
          <w:tcPr>
            <w:tcW w:w="1296" w:type="dxa"/>
          </w:tcPr>
          <w:p w14:paraId="09973A30" w14:textId="77777777" w:rsidR="00957881" w:rsidRDefault="00000000">
            <w:pPr>
              <w:pStyle w:val="TableCell"/>
            </w:pPr>
            <w:r>
              <w:t>—</w:t>
            </w:r>
          </w:p>
        </w:tc>
        <w:tc>
          <w:tcPr>
            <w:tcW w:w="1296" w:type="dxa"/>
          </w:tcPr>
          <w:p w14:paraId="09A00275" w14:textId="77777777" w:rsidR="00957881" w:rsidRDefault="00000000">
            <w:pPr>
              <w:pStyle w:val="TableCell"/>
            </w:pPr>
            <w:r>
              <w:t>—</w:t>
            </w:r>
          </w:p>
        </w:tc>
        <w:tc>
          <w:tcPr>
            <w:tcW w:w="1296" w:type="dxa"/>
          </w:tcPr>
          <w:p w14:paraId="5A8AECC3" w14:textId="77777777" w:rsidR="00957881" w:rsidRDefault="00000000">
            <w:pPr>
              <w:pStyle w:val="TableCell"/>
            </w:pPr>
            <w:r>
              <w:t>—</w:t>
            </w:r>
          </w:p>
        </w:tc>
      </w:tr>
    </w:tbl>
    <w:p w14:paraId="75FA1D65" w14:textId="77777777" w:rsidR="00957881" w:rsidRDefault="00000000">
      <w:pPr>
        <w:pStyle w:val="BlockText"/>
      </w:pPr>
      <w:r>
        <w:rPr>
          <w:rFonts w:hint="eastAsia"/>
        </w:rPr>
        <w:t>说明：</w:t>
      </w:r>
      <w:r>
        <w:rPr>
          <w:rFonts w:hint="eastAsia"/>
        </w:rPr>
        <w:t>c</w:t>
      </w:r>
      <w:r>
        <w:rPr>
          <w:rFonts w:hint="eastAsia"/>
        </w:rPr>
        <w:t>（</w:t>
      </w:r>
      <w:r>
        <w:rPr>
          <w:rFonts w:hint="eastAsia"/>
        </w:rPr>
        <w:t>kube-scheduler</w:t>
      </w:r>
      <w:r>
        <w:rPr>
          <w:rFonts w:hint="eastAsia"/>
        </w:rPr>
        <w:t>）、</w:t>
      </w:r>
      <w:r>
        <w:rPr>
          <w:rFonts w:hint="eastAsia"/>
        </w:rPr>
        <w:t>d</w:t>
      </w:r>
      <w:r>
        <w:rPr>
          <w:rFonts w:hint="eastAsia"/>
        </w:rPr>
        <w:t>（</w:t>
      </w:r>
      <w:r>
        <w:rPr>
          <w:rFonts w:hint="eastAsia"/>
        </w:rPr>
        <w:t>Volcano</w:t>
      </w:r>
      <w:r>
        <w:rPr>
          <w:rFonts w:hint="eastAsia"/>
        </w:rPr>
        <w:t>）、</w:t>
      </w:r>
      <w:r>
        <w:rPr>
          <w:rFonts w:hint="eastAsia"/>
        </w:rPr>
        <w:t>e</w:t>
      </w:r>
      <w:r>
        <w:rPr>
          <w:rFonts w:hint="eastAsia"/>
        </w:rPr>
        <w:t>（</w:t>
      </w:r>
      <w:r>
        <w:rPr>
          <w:rFonts w:hint="eastAsia"/>
        </w:rPr>
        <w:t>Koordinator</w:t>
      </w:r>
      <w:r>
        <w:rPr>
          <w:rFonts w:hint="eastAsia"/>
        </w:rPr>
        <w:t>）为单实例架构，其延迟分位在过载场景下存在采样偏差（见</w:t>
      </w:r>
      <w:r>
        <w:t xml:space="preserve"> 6.3.1 </w:t>
      </w:r>
      <w:r>
        <w:rPr>
          <w:rFonts w:hint="eastAsia"/>
        </w:rPr>
        <w:t>节），表中数值仅供参考，正文未据此做跨调度器延迟的等价性比较。</w:t>
      </w:r>
    </w:p>
    <w:p w14:paraId="17469891" w14:textId="77777777" w:rsidR="00957881" w:rsidRDefault="00000000">
      <w:pPr>
        <w:pStyle w:val="Heading2"/>
        <w:spacing w:before="156" w:after="156"/>
      </w:pPr>
      <w:bookmarkStart w:id="440" w:name="_Toc241154102"/>
      <w:bookmarkStart w:id="441" w:name="附录-b-核心代码片段"/>
      <w:bookmarkEnd w:id="439"/>
      <w:r>
        <w:rPr>
          <w:rFonts w:hint="eastAsia"/>
        </w:rPr>
        <w:t>附录</w:t>
      </w:r>
      <w:r>
        <w:t xml:space="preserve"> B </w:t>
      </w:r>
      <w:r>
        <w:rPr>
          <w:rFonts w:hint="eastAsia"/>
        </w:rPr>
        <w:t>核心代码片段</w:t>
      </w:r>
      <w:bookmarkEnd w:id="440"/>
    </w:p>
    <w:p w14:paraId="0A57A34F" w14:textId="77777777" w:rsidR="00957881" w:rsidRDefault="00000000">
      <w:pPr>
        <w:pStyle w:val="FirstParagraph"/>
      </w:pPr>
      <w:r>
        <w:rPr>
          <w:rFonts w:hint="eastAsia"/>
        </w:rPr>
        <w:t>以下代码摘自本文实现（仓库</w:t>
      </w:r>
      <w:r>
        <w:t xml:space="preserve"> pkg/binder/</w:t>
      </w:r>
      <w:r>
        <w:rPr>
          <w:rFonts w:hint="eastAsia"/>
        </w:rPr>
        <w:t>），仅保留与第</w:t>
      </w:r>
      <w:r>
        <w:t xml:space="preserve"> 4</w:t>
      </w:r>
      <w:r>
        <w:t>、</w:t>
      </w:r>
      <w:r>
        <w:t xml:space="preserve">5 </w:t>
      </w:r>
      <w:r>
        <w:rPr>
          <w:rFonts w:hint="eastAsia"/>
        </w:rPr>
        <w:t>章论述直接相关的部分。</w:t>
      </w:r>
    </w:p>
    <w:p w14:paraId="5F20BCC1" w14:textId="77777777" w:rsidR="00957881" w:rsidRDefault="00000000">
      <w:pPr>
        <w:pStyle w:val="BodyText"/>
        <w:ind w:firstLine="482"/>
      </w:pPr>
      <w:r>
        <w:rPr>
          <w:b/>
          <w:bCs/>
        </w:rPr>
        <w:t xml:space="preserve">B.1 </w:t>
      </w:r>
      <w:r>
        <w:rPr>
          <w:rFonts w:hint="eastAsia"/>
          <w:b/>
          <w:bCs/>
        </w:rPr>
        <w:t>绑定器抽象接口（</w:t>
      </w:r>
      <w:r>
        <w:rPr>
          <w:b/>
          <w:bCs/>
        </w:rPr>
        <w:t>pkg/binder/binder_interface.go</w:t>
      </w:r>
      <w:r>
        <w:rPr>
          <w:rFonts w:hint="eastAsia"/>
          <w:b/>
          <w:bCs/>
        </w:rPr>
        <w:t>）</w:t>
      </w:r>
    </w:p>
    <w:p w14:paraId="05F614A7" w14:textId="77777777" w:rsidR="00957881" w:rsidRDefault="00000000">
      <w:pPr>
        <w:pStyle w:val="SourceCode0"/>
      </w:pPr>
      <w:r>
        <w:rPr>
          <w:rStyle w:val="KeywordTok"/>
        </w:rPr>
        <w:t>type</w:t>
      </w:r>
      <w:r>
        <w:rPr>
          <w:rStyle w:val="NormalTok"/>
        </w:rPr>
        <w:t xml:space="preserve"> BinderInterface </w:t>
      </w:r>
      <w:r>
        <w:rPr>
          <w:rStyle w:val="KeywordTok"/>
        </w:rPr>
        <w:t>interface</w:t>
      </w:r>
      <w:r>
        <w:rPr>
          <w:rStyle w:val="NormalTok"/>
        </w:rPr>
        <w:t xml:space="preserve"> </w:t>
      </w:r>
      <w:r>
        <w:rPr>
          <w:rStyle w:val="OperatorTok"/>
        </w:rPr>
        <w:t>{</w:t>
      </w:r>
      <w:r>
        <w:br/>
      </w:r>
      <w:r>
        <w:rPr>
          <w:rStyle w:val="NormalTok"/>
        </w:rPr>
        <w:t xml:space="preserve">    BindUnit</w:t>
      </w:r>
      <w:r>
        <w:rPr>
          <w:rStyle w:val="OperatorTok"/>
        </w:rPr>
        <w:t>(</w:t>
      </w:r>
      <w:r>
        <w:rPr>
          <w:rStyle w:val="NormalTok"/>
        </w:rPr>
        <w:t>ctx context</w:t>
      </w:r>
      <w:r>
        <w:rPr>
          <w:rStyle w:val="OperatorTok"/>
        </w:rPr>
        <w:t>.</w:t>
      </w:r>
      <w:r>
        <w:rPr>
          <w:rStyle w:val="NormalTok"/>
        </w:rPr>
        <w:t>Context</w:t>
      </w:r>
      <w:r>
        <w:rPr>
          <w:rStyle w:val="OperatorTok"/>
        </w:rPr>
        <w:t>,</w:t>
      </w:r>
      <w:r>
        <w:rPr>
          <w:rStyle w:val="NormalTok"/>
        </w:rPr>
        <w:t xml:space="preserve"> req </w:t>
      </w:r>
      <w:r>
        <w:rPr>
          <w:rStyle w:val="OperatorTok"/>
        </w:rPr>
        <w:t>*</w:t>
      </w:r>
      <w:r>
        <w:rPr>
          <w:rStyle w:val="NormalTok"/>
        </w:rPr>
        <w:t>BindRequest</w:t>
      </w:r>
      <w:r>
        <w:rPr>
          <w:rStyle w:val="OperatorTok"/>
        </w:rPr>
        <w:t>)</w:t>
      </w:r>
      <w:r>
        <w:rPr>
          <w:rStyle w:val="NormalTok"/>
        </w:rPr>
        <w:t xml:space="preserve"> </w:t>
      </w:r>
      <w:r>
        <w:rPr>
          <w:rStyle w:val="OperatorTok"/>
        </w:rPr>
        <w:t>(*</w:t>
      </w:r>
      <w:r>
        <w:rPr>
          <w:rStyle w:val="NormalTok"/>
        </w:rPr>
        <w:t>BindResult</w:t>
      </w:r>
      <w:r>
        <w:rPr>
          <w:rStyle w:val="OperatorTok"/>
        </w:rPr>
        <w:t>,</w:t>
      </w:r>
      <w:r>
        <w:rPr>
          <w:rStyle w:val="NormalTok"/>
        </w:rPr>
        <w:t xml:space="preserve"> </w:t>
      </w:r>
      <w:r>
        <w:rPr>
          <w:rStyle w:val="DataTypeTok"/>
        </w:rPr>
        <w:t>error</w:t>
      </w:r>
      <w:r>
        <w:rPr>
          <w:rStyle w:val="OperatorTok"/>
        </w:rPr>
        <w:t>)</w:t>
      </w:r>
      <w:r>
        <w:br/>
      </w:r>
      <w:r>
        <w:rPr>
          <w:rStyle w:val="NormalTok"/>
        </w:rPr>
        <w:t xml:space="preserve">    Start</w:t>
      </w:r>
      <w:r>
        <w:rPr>
          <w:rStyle w:val="OperatorTok"/>
        </w:rPr>
        <w:t>(</w:t>
      </w:r>
      <w:r>
        <w:rPr>
          <w:rStyle w:val="NormalTok"/>
        </w:rPr>
        <w:t>ctx context</w:t>
      </w:r>
      <w:r>
        <w:rPr>
          <w:rStyle w:val="OperatorTok"/>
        </w:rPr>
        <w:t>.</w:t>
      </w:r>
      <w:r>
        <w:rPr>
          <w:rStyle w:val="NormalTok"/>
        </w:rPr>
        <w:t>Context</w:t>
      </w:r>
      <w:r>
        <w:rPr>
          <w:rStyle w:val="OperatorTok"/>
        </w:rPr>
        <w:t>)</w:t>
      </w:r>
      <w:r>
        <w:rPr>
          <w:rStyle w:val="NormalTok"/>
        </w:rPr>
        <w:t xml:space="preserve"> </w:t>
      </w:r>
      <w:r>
        <w:rPr>
          <w:rStyle w:val="DataTypeTok"/>
        </w:rPr>
        <w:t>error</w:t>
      </w:r>
      <w:r>
        <w:br/>
      </w:r>
      <w:r>
        <w:rPr>
          <w:rStyle w:val="NormalTok"/>
        </w:rPr>
        <w:t xml:space="preserve">    Stop</w:t>
      </w:r>
      <w:r>
        <w:rPr>
          <w:rStyle w:val="OperatorTok"/>
        </w:rPr>
        <w:t>()</w:t>
      </w:r>
      <w:r>
        <w:br/>
      </w:r>
      <w:r>
        <w:rPr>
          <w:rStyle w:val="OperatorTok"/>
        </w:rPr>
        <w:t>}</w:t>
      </w:r>
    </w:p>
    <w:p w14:paraId="4C830AA8" w14:textId="77777777" w:rsidR="00957881" w:rsidRDefault="00000000">
      <w:pPr>
        <w:pStyle w:val="FirstParagraph"/>
        <w:ind w:firstLine="482"/>
      </w:pPr>
      <w:r>
        <w:rPr>
          <w:b/>
          <w:bCs/>
        </w:rPr>
        <w:t xml:space="preserve">B.2 </w:t>
      </w:r>
      <w:r>
        <w:rPr>
          <w:rFonts w:hint="eastAsia"/>
          <w:b/>
          <w:bCs/>
        </w:rPr>
        <w:t>节点归属校验（</w:t>
      </w:r>
      <w:r>
        <w:rPr>
          <w:b/>
          <w:bCs/>
        </w:rPr>
        <w:t>pkg/binder/node_validator.go</w:t>
      </w:r>
      <w:r>
        <w:rPr>
          <w:rFonts w:hint="eastAsia"/>
          <w:b/>
          <w:bCs/>
        </w:rPr>
        <w:t>，对应第</w:t>
      </w:r>
      <w:r>
        <w:rPr>
          <w:b/>
          <w:bCs/>
        </w:rPr>
        <w:t xml:space="preserve"> 4 </w:t>
      </w:r>
      <w:r>
        <w:rPr>
          <w:rFonts w:hint="eastAsia"/>
          <w:b/>
          <w:bCs/>
        </w:rPr>
        <w:t>章</w:t>
      </w:r>
      <w:r>
        <w:rPr>
          <w:b/>
          <w:bCs/>
        </w:rPr>
        <w:t xml:space="preserve"> Layer </w:t>
      </w:r>
      <w:r>
        <w:rPr>
          <w:rFonts w:hint="eastAsia"/>
          <w:b/>
          <w:bCs/>
        </w:rPr>
        <w:t>0</w:t>
      </w:r>
      <w:r>
        <w:rPr>
          <w:rFonts w:hint="eastAsia"/>
          <w:b/>
          <w:bCs/>
        </w:rPr>
        <w:t>）</w:t>
      </w:r>
    </w:p>
    <w:p w14:paraId="5A3CAD84" w14:textId="77777777" w:rsidR="00957881" w:rsidRDefault="00000000">
      <w:pPr>
        <w:pStyle w:val="SourceCode0"/>
      </w:pPr>
      <w:r>
        <w:rPr>
          <w:rStyle w:val="KeywordTok"/>
        </w:rPr>
        <w:t>func</w:t>
      </w:r>
      <w:r>
        <w:rPr>
          <w:rStyle w:val="NormalTok"/>
        </w:rPr>
        <w:t xml:space="preserve"> </w:t>
      </w:r>
      <w:r>
        <w:rPr>
          <w:rStyle w:val="OperatorTok"/>
        </w:rPr>
        <w:t>(</w:t>
      </w:r>
      <w:r>
        <w:rPr>
          <w:rStyle w:val="NormalTok"/>
        </w:rPr>
        <w:t xml:space="preserve">v </w:t>
      </w:r>
      <w:r>
        <w:rPr>
          <w:rStyle w:val="OperatorTok"/>
        </w:rPr>
        <w:t>*</w:t>
      </w:r>
      <w:r>
        <w:rPr>
          <w:rStyle w:val="NormalTok"/>
        </w:rPr>
        <w:t>NodeValidator</w:t>
      </w:r>
      <w:r>
        <w:rPr>
          <w:rStyle w:val="OperatorTok"/>
        </w:rPr>
        <w:t>)</w:t>
      </w:r>
      <w:r>
        <w:rPr>
          <w:rStyle w:val="NormalTok"/>
        </w:rPr>
        <w:t xml:space="preserve"> Validate</w:t>
      </w:r>
      <w:r>
        <w:rPr>
          <w:rStyle w:val="OperatorTok"/>
        </w:rPr>
        <w:t>(</w:t>
      </w:r>
      <w:r>
        <w:rPr>
          <w:rStyle w:val="NormalTok"/>
        </w:rPr>
        <w:t xml:space="preserve">nodeName </w:t>
      </w:r>
      <w:r>
        <w:rPr>
          <w:rStyle w:val="DataTypeTok"/>
        </w:rPr>
        <w:t>string</w:t>
      </w:r>
      <w:r>
        <w:rPr>
          <w:rStyle w:val="OperatorTok"/>
        </w:rPr>
        <w:t>)</w:t>
      </w:r>
      <w:r>
        <w:rPr>
          <w:rStyle w:val="NormalTok"/>
        </w:rPr>
        <w:t xml:space="preserve"> </w:t>
      </w:r>
      <w:r>
        <w:rPr>
          <w:rStyle w:val="DataTypeTok"/>
        </w:rPr>
        <w:t>error</w:t>
      </w:r>
      <w:r>
        <w:rPr>
          <w:rStyle w:val="NormalTok"/>
        </w:rPr>
        <w:t xml:space="preserve"> </w:t>
      </w:r>
      <w:r>
        <w:rPr>
          <w:rStyle w:val="OperatorTok"/>
        </w:rPr>
        <w:t>{</w:t>
      </w:r>
      <w:r>
        <w:br/>
      </w:r>
      <w:r>
        <w:rPr>
          <w:rStyle w:val="NormalTok"/>
        </w:rPr>
        <w:t xml:space="preserve">    node</w:t>
      </w:r>
      <w:r>
        <w:rPr>
          <w:rStyle w:val="OperatorTok"/>
        </w:rPr>
        <w:t>,</w:t>
      </w:r>
      <w:r>
        <w:rPr>
          <w:rStyle w:val="NormalTok"/>
        </w:rPr>
        <w:t xml:space="preserve"> err </w:t>
      </w:r>
      <w:r>
        <w:rPr>
          <w:rStyle w:val="OperatorTok"/>
        </w:rPr>
        <w:t>:=</w:t>
      </w:r>
      <w:r>
        <w:rPr>
          <w:rStyle w:val="NormalTok"/>
        </w:rPr>
        <w:t xml:space="preserve"> v</w:t>
      </w:r>
      <w:r>
        <w:rPr>
          <w:rStyle w:val="OperatorTok"/>
        </w:rPr>
        <w:t>.</w:t>
      </w:r>
      <w:r>
        <w:rPr>
          <w:rStyle w:val="NormalTok"/>
        </w:rPr>
        <w:t>nodeGetter</w:t>
      </w:r>
      <w:r>
        <w:rPr>
          <w:rStyle w:val="OperatorTok"/>
        </w:rPr>
        <w:t>(</w:t>
      </w:r>
      <w:r>
        <w:rPr>
          <w:rStyle w:val="NormalTok"/>
        </w:rPr>
        <w:t>nodeName</w:t>
      </w:r>
      <w:r>
        <w:rPr>
          <w:rStyle w:val="OperatorTok"/>
        </w:rPr>
        <w:t>)</w:t>
      </w:r>
      <w:r>
        <w:br/>
      </w:r>
      <w:r>
        <w:rPr>
          <w:rStyle w:val="NormalTok"/>
        </w:rPr>
        <w:t xml:space="preserve">    </w:t>
      </w:r>
      <w:r>
        <w:rPr>
          <w:rStyle w:val="ControlFlowTok"/>
        </w:rPr>
        <w:t>if</w:t>
      </w:r>
      <w:r>
        <w:rPr>
          <w:rStyle w:val="NormalTok"/>
        </w:rPr>
        <w:t xml:space="preserve"> err </w:t>
      </w:r>
      <w:r>
        <w:rPr>
          <w:rStyle w:val="OperatorTok"/>
        </w:rPr>
        <w:t>!=</w:t>
      </w:r>
      <w:r>
        <w:rPr>
          <w:rStyle w:val="NormalTok"/>
        </w:rPr>
        <w:t xml:space="preserve"> </w:t>
      </w:r>
      <w:r>
        <w:rPr>
          <w:rStyle w:val="OtherTok"/>
        </w:rPr>
        <w:t>nil</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fmt</w:t>
      </w:r>
      <w:r>
        <w:rPr>
          <w:rStyle w:val="OperatorTok"/>
        </w:rPr>
        <w:t>.</w:t>
      </w:r>
      <w:r>
        <w:rPr>
          <w:rStyle w:val="NormalTok"/>
        </w:rPr>
        <w:t>Errorf</w:t>
      </w:r>
      <w:r>
        <w:rPr>
          <w:rStyle w:val="OperatorTok"/>
        </w:rPr>
        <w:t>(</w:t>
      </w:r>
      <w:r>
        <w:rPr>
          <w:rStyle w:val="StringTok"/>
        </w:rPr>
        <w:t>"failed to get node %q: %w"</w:t>
      </w:r>
      <w:r>
        <w:rPr>
          <w:rStyle w:val="OperatorTok"/>
        </w:rPr>
        <w:t>,</w:t>
      </w:r>
      <w:r>
        <w:rPr>
          <w:rStyle w:val="NormalTok"/>
        </w:rPr>
        <w:t xml:space="preserve"> nodeName</w:t>
      </w:r>
      <w:r>
        <w:rPr>
          <w:rStyle w:val="OperatorTok"/>
        </w:rPr>
        <w:t>,</w:t>
      </w:r>
      <w:r>
        <w:rPr>
          <w:rStyle w:val="NormalTok"/>
        </w:rPr>
        <w:t xml:space="preserve"> err</w:t>
      </w:r>
      <w:r>
        <w:rPr>
          <w:rStyle w:val="OperatorTok"/>
        </w:rPr>
        <w:t>)</w:t>
      </w:r>
      <w:r>
        <w:br/>
      </w:r>
      <w:r>
        <w:rPr>
          <w:rStyle w:val="NormalTok"/>
        </w:rPr>
        <w:t xml:space="preserve">    </w:t>
      </w:r>
      <w:r>
        <w:rPr>
          <w:rStyle w:val="OperatorTok"/>
        </w:rPr>
        <w:t>}</w:t>
      </w:r>
      <w:r>
        <w:br/>
      </w:r>
      <w:r>
        <w:rPr>
          <w:rStyle w:val="NormalTok"/>
        </w:rPr>
        <w:t xml:space="preserve">    owner </w:t>
      </w:r>
      <w:r>
        <w:rPr>
          <w:rStyle w:val="OperatorTok"/>
        </w:rPr>
        <w:t>:=</w:t>
      </w:r>
      <w:r>
        <w:rPr>
          <w:rStyle w:val="NormalTok"/>
        </w:rPr>
        <w:t xml:space="preserve"> </w:t>
      </w:r>
      <w:r>
        <w:rPr>
          <w:rStyle w:val="StringTok"/>
        </w:rPr>
        <w:t>""</w:t>
      </w:r>
      <w:r>
        <w:br/>
      </w:r>
      <w:r>
        <w:rPr>
          <w:rStyle w:val="NormalTok"/>
        </w:rPr>
        <w:t xml:space="preserve">    </w:t>
      </w:r>
      <w:r>
        <w:rPr>
          <w:rStyle w:val="ControlFlowTok"/>
        </w:rPr>
        <w:t>if</w:t>
      </w:r>
      <w:r>
        <w:rPr>
          <w:rStyle w:val="NormalTok"/>
        </w:rPr>
        <w:t xml:space="preserve"> node</w:t>
      </w:r>
      <w:r>
        <w:rPr>
          <w:rStyle w:val="OperatorTok"/>
        </w:rPr>
        <w:t>.</w:t>
      </w:r>
      <w:r>
        <w:rPr>
          <w:rStyle w:val="NormalTok"/>
        </w:rPr>
        <w:t xml:space="preserve">Annotations </w:t>
      </w:r>
      <w:r>
        <w:rPr>
          <w:rStyle w:val="OperatorTok"/>
        </w:rPr>
        <w:t>!=</w:t>
      </w:r>
      <w:r>
        <w:rPr>
          <w:rStyle w:val="NormalTok"/>
        </w:rPr>
        <w:t xml:space="preserve"> </w:t>
      </w:r>
      <w:r>
        <w:rPr>
          <w:rStyle w:val="OtherTok"/>
        </w:rPr>
        <w:t>nil</w:t>
      </w:r>
      <w:r>
        <w:rPr>
          <w:rStyle w:val="NormalTok"/>
        </w:rPr>
        <w:t xml:space="preserve"> </w:t>
      </w:r>
      <w:r>
        <w:rPr>
          <w:rStyle w:val="OperatorTok"/>
        </w:rPr>
        <w:t>{</w:t>
      </w:r>
      <w:r>
        <w:br/>
      </w:r>
      <w:r>
        <w:rPr>
          <w:rStyle w:val="NormalTok"/>
        </w:rPr>
        <w:t xml:space="preserve">        owner </w:t>
      </w:r>
      <w:r>
        <w:rPr>
          <w:rStyle w:val="OperatorTok"/>
        </w:rPr>
        <w:t>=</w:t>
      </w:r>
      <w:r>
        <w:rPr>
          <w:rStyle w:val="NormalTok"/>
        </w:rPr>
        <w:t xml:space="preserve"> node</w:t>
      </w:r>
      <w:r>
        <w:rPr>
          <w:rStyle w:val="OperatorTok"/>
        </w:rPr>
        <w:t>.</w:t>
      </w:r>
      <w:r>
        <w:rPr>
          <w:rStyle w:val="NormalTok"/>
        </w:rPr>
        <w:t>Annotations</w:t>
      </w:r>
      <w:r>
        <w:rPr>
          <w:rStyle w:val="OperatorTok"/>
        </w:rPr>
        <w:t>[</w:t>
      </w:r>
      <w:r>
        <w:rPr>
          <w:rStyle w:val="NormalTok"/>
        </w:rPr>
        <w:t>nodeutil</w:t>
      </w:r>
      <w:r>
        <w:rPr>
          <w:rStyle w:val="OperatorTok"/>
        </w:rPr>
        <w:t>.</w:t>
      </w:r>
      <w:r>
        <w:rPr>
          <w:rStyle w:val="NormalTok"/>
        </w:rPr>
        <w:t>EnoSchedulerNodeAnnotationKey</w:t>
      </w:r>
      <w:r>
        <w:rPr>
          <w:rStyle w:val="OperatorTok"/>
        </w:rPr>
        <w:t>]</w:t>
      </w:r>
      <w:r>
        <w:br/>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注解为空：节点尚未分区（单调度器场景），允许</w:t>
      </w:r>
      <w:r>
        <w:rPr>
          <w:rStyle w:val="CommentTok"/>
        </w:rPr>
        <w:t xml:space="preserve"> Bind</w:t>
      </w:r>
      <w:r>
        <w:br/>
      </w:r>
      <w:r>
        <w:rPr>
          <w:rStyle w:val="NormalTok"/>
        </w:rPr>
        <w:t xml:space="preserve">    </w:t>
      </w:r>
      <w:r>
        <w:rPr>
          <w:rStyle w:val="ControlFlowTok"/>
        </w:rPr>
        <w:t>if</w:t>
      </w:r>
      <w:r>
        <w:rPr>
          <w:rStyle w:val="NormalTok"/>
        </w:rPr>
        <w:t xml:space="preserve"> owner </w:t>
      </w:r>
      <w:r>
        <w:rPr>
          <w:rStyle w:val="OperatorTok"/>
        </w:rPr>
        <w:t>==</w:t>
      </w:r>
      <w:r>
        <w:rPr>
          <w:rStyle w:val="NormalTok"/>
        </w:rPr>
        <w:t xml:space="preserve"> </w:t>
      </w:r>
      <w:r>
        <w:rPr>
          <w:rStyle w:val="String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OtherTok"/>
        </w:rPr>
        <w:t>nil</w:t>
      </w:r>
      <w:r>
        <w:br/>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注解非空且不属于本实例：归属漂移，返回结构化错误</w:t>
      </w:r>
      <w:r>
        <w:br/>
      </w:r>
      <w:r>
        <w:rPr>
          <w:rStyle w:val="NormalTok"/>
        </w:rPr>
        <w:t xml:space="preserve">    </w:t>
      </w:r>
      <w:r>
        <w:rPr>
          <w:rStyle w:val="ControlFlowTok"/>
        </w:rPr>
        <w:t>if</w:t>
      </w:r>
      <w:r>
        <w:rPr>
          <w:rStyle w:val="NormalTok"/>
        </w:rPr>
        <w:t xml:space="preserve"> owner </w:t>
      </w:r>
      <w:r>
        <w:rPr>
          <w:rStyle w:val="OperatorTok"/>
        </w:rPr>
        <w:t>!=</w:t>
      </w:r>
      <w:r>
        <w:rPr>
          <w:rStyle w:val="NormalTok"/>
        </w:rPr>
        <w:t xml:space="preserve"> v</w:t>
      </w:r>
      <w:r>
        <w:rPr>
          <w:rStyle w:val="OperatorTok"/>
        </w:rPr>
        <w:t>.</w:t>
      </w:r>
      <w:r>
        <w:rPr>
          <w:rStyle w:val="NormalTok"/>
        </w:rPr>
        <w:t xml:space="preserve">schedulerName </w:t>
      </w:r>
      <w:r>
        <w:rPr>
          <w:rStyle w:val="OperatorTok"/>
        </w:rPr>
        <w:t>{</w:t>
      </w:r>
      <w:r>
        <w:br/>
      </w:r>
      <w:r>
        <w:rPr>
          <w:rStyle w:val="NormalTok"/>
        </w:rPr>
        <w:t xml:space="preserve">        </w:t>
      </w:r>
      <w:r>
        <w:rPr>
          <w:rStyle w:val="ControlFlowTok"/>
        </w:rPr>
        <w:t>return</w:t>
      </w:r>
      <w:r>
        <w:rPr>
          <w:rStyle w:val="NormalTok"/>
        </w:rPr>
        <w:t xml:space="preserve"> </w:t>
      </w:r>
      <w:r>
        <w:rPr>
          <w:rStyle w:val="OperatorTok"/>
        </w:rPr>
        <w:t>&amp;</w:t>
      </w:r>
      <w:r>
        <w:rPr>
          <w:rStyle w:val="NormalTok"/>
        </w:rPr>
        <w:t>NodeOwnershipError</w:t>
      </w:r>
      <w:r>
        <w:rPr>
          <w:rStyle w:val="OperatorTok"/>
        </w:rPr>
        <w:t>{</w:t>
      </w:r>
      <w:r>
        <w:rPr>
          <w:rStyle w:val="NormalTok"/>
        </w:rPr>
        <w:t>Node</w:t>
      </w:r>
      <w:r>
        <w:rPr>
          <w:rStyle w:val="OperatorTok"/>
        </w:rPr>
        <w:t>:</w:t>
      </w:r>
      <w:r>
        <w:rPr>
          <w:rStyle w:val="NormalTok"/>
        </w:rPr>
        <w:t xml:space="preserve"> nodeName</w:t>
      </w:r>
      <w:r>
        <w:rPr>
          <w:rStyle w:val="OperatorTok"/>
        </w:rPr>
        <w:t>,</w:t>
      </w:r>
      <w:r>
        <w:rPr>
          <w:rStyle w:val="NormalTok"/>
        </w:rPr>
        <w:t xml:space="preserve"> Expected</w:t>
      </w:r>
      <w:r>
        <w:rPr>
          <w:rStyle w:val="OperatorTok"/>
        </w:rPr>
        <w:t>:</w:t>
      </w:r>
      <w:r>
        <w:rPr>
          <w:rStyle w:val="NormalTok"/>
        </w:rPr>
        <w:t xml:space="preserve"> v</w:t>
      </w:r>
      <w:r>
        <w:rPr>
          <w:rStyle w:val="OperatorTok"/>
        </w:rPr>
        <w:t>.</w:t>
      </w:r>
      <w:r>
        <w:rPr>
          <w:rStyle w:val="NormalTok"/>
        </w:rPr>
        <w:t>schedulerName</w:t>
      </w:r>
      <w:r>
        <w:rPr>
          <w:rStyle w:val="OperatorTok"/>
        </w:rPr>
        <w:t>,</w:t>
      </w:r>
      <w:r>
        <w:rPr>
          <w:rStyle w:val="NormalTok"/>
        </w:rPr>
        <w:t xml:space="preserve"> Actual</w:t>
      </w:r>
      <w:r>
        <w:rPr>
          <w:rStyle w:val="OperatorTok"/>
        </w:rPr>
        <w:t>:</w:t>
      </w:r>
      <w:r>
        <w:rPr>
          <w:rStyle w:val="NormalTok"/>
        </w:rPr>
        <w:t xml:space="preserve"> owner</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ntrolFlowTok"/>
        </w:rPr>
        <w:t>return</w:t>
      </w:r>
      <w:r>
        <w:rPr>
          <w:rStyle w:val="NormalTok"/>
        </w:rPr>
        <w:t xml:space="preserve"> </w:t>
      </w:r>
      <w:r>
        <w:rPr>
          <w:rStyle w:val="OtherTok"/>
        </w:rPr>
        <w:t>nil</w:t>
      </w:r>
      <w:r>
        <w:br/>
      </w:r>
      <w:r>
        <w:rPr>
          <w:rStyle w:val="OperatorTok"/>
        </w:rPr>
        <w:t>}</w:t>
      </w:r>
    </w:p>
    <w:p w14:paraId="64D97CAA" w14:textId="77777777" w:rsidR="00957881" w:rsidRDefault="00000000">
      <w:pPr>
        <w:pStyle w:val="FirstParagraph"/>
        <w:ind w:firstLine="482"/>
      </w:pPr>
      <w:r>
        <w:rPr>
          <w:b/>
          <w:bCs/>
        </w:rPr>
        <w:t xml:space="preserve">B.3 </w:t>
      </w:r>
      <w:r>
        <w:rPr>
          <w:rFonts w:hint="eastAsia"/>
          <w:b/>
          <w:bCs/>
        </w:rPr>
        <w:t>同步重试参数（</w:t>
      </w:r>
      <w:r>
        <w:rPr>
          <w:b/>
          <w:bCs/>
        </w:rPr>
        <w:t>pkg/binder/embedded_binder_config.go</w:t>
      </w:r>
      <w:r>
        <w:rPr>
          <w:rFonts w:hint="eastAsia"/>
          <w:b/>
          <w:bCs/>
        </w:rPr>
        <w:t>，对应第</w:t>
      </w:r>
      <w:r>
        <w:rPr>
          <w:b/>
          <w:bCs/>
        </w:rPr>
        <w:t xml:space="preserve"> 4 </w:t>
      </w:r>
      <w:r>
        <w:rPr>
          <w:rFonts w:hint="eastAsia"/>
          <w:b/>
          <w:bCs/>
        </w:rPr>
        <w:t>章</w:t>
      </w:r>
      <w:r>
        <w:rPr>
          <w:b/>
          <w:bCs/>
        </w:rPr>
        <w:t xml:space="preserve"> Layer </w:t>
      </w:r>
      <w:r>
        <w:rPr>
          <w:rFonts w:hint="eastAsia"/>
          <w:b/>
          <w:bCs/>
        </w:rPr>
        <w:t>1</w:t>
      </w:r>
      <w:r>
        <w:rPr>
          <w:rFonts w:hint="eastAsia"/>
          <w:b/>
          <w:bCs/>
        </w:rPr>
        <w:t>）</w:t>
      </w:r>
    </w:p>
    <w:p w14:paraId="06906C30" w14:textId="77777777" w:rsidR="00957881" w:rsidRDefault="00000000">
      <w:pPr>
        <w:pStyle w:val="SourceCode0"/>
      </w:pPr>
      <w:r>
        <w:rPr>
          <w:rStyle w:val="NormalTok"/>
        </w:rPr>
        <w:t xml:space="preserve">DefaultMaxBindRetries </w:t>
      </w:r>
      <w:r>
        <w:rPr>
          <w:rStyle w:val="OperatorTok"/>
        </w:rPr>
        <w:t>=</w:t>
      </w:r>
      <w:r>
        <w:rPr>
          <w:rStyle w:val="NormalTok"/>
        </w:rPr>
        <w:t xml:space="preserve"> </w:t>
      </w:r>
      <w:r>
        <w:rPr>
          <w:rStyle w:val="DecValTok"/>
        </w:rPr>
        <w:t>3</w:t>
      </w:r>
    </w:p>
    <w:p w14:paraId="6D932C86" w14:textId="77777777" w:rsidR="00957881" w:rsidRDefault="00000000">
      <w:pPr>
        <w:pStyle w:val="FirstParagraph"/>
      </w:pPr>
      <w:r>
        <w:rPr>
          <w:rFonts w:hint="eastAsia"/>
        </w:rPr>
        <w:t>重试退避基于</w:t>
      </w:r>
      <w:r>
        <w:t xml:space="preserve"> client-go </w:t>
      </w:r>
      <w:r>
        <w:rPr>
          <w:rFonts w:hint="eastAsia"/>
        </w:rPr>
        <w:t>的</w:t>
      </w:r>
      <w:r>
        <w:t xml:space="preserve"> ItemExponentialFailureRateLimiter</w:t>
      </w:r>
      <w:r>
        <w:rPr>
          <w:rFonts w:hint="eastAsia"/>
        </w:rPr>
        <w:t>，初始间隔</w:t>
      </w:r>
      <w:r>
        <w:t xml:space="preserve"> 5 </w:t>
      </w:r>
      <w:r>
        <w:rPr>
          <w:rFonts w:hint="eastAsia"/>
        </w:rPr>
        <w:t>ms</w:t>
      </w:r>
      <w:r>
        <w:rPr>
          <w:rFonts w:hint="eastAsia"/>
        </w:rPr>
        <w:t>、上限</w:t>
      </w:r>
      <w:r>
        <w:t xml:space="preserve"> 10 s</w:t>
      </w:r>
      <w:r>
        <w:t>。</w:t>
      </w:r>
    </w:p>
    <w:p w14:paraId="42200EA2" w14:textId="77777777" w:rsidR="00957881" w:rsidRDefault="00000000">
      <w:pPr>
        <w:pStyle w:val="Heading2"/>
        <w:spacing w:before="156" w:after="156"/>
      </w:pPr>
      <w:bookmarkStart w:id="442" w:name="_Toc241154103"/>
      <w:bookmarkStart w:id="443" w:name="附录-c-prometheus-recording-rules-示例"/>
      <w:bookmarkEnd w:id="441"/>
      <w:r>
        <w:rPr>
          <w:rFonts w:hint="eastAsia"/>
        </w:rPr>
        <w:t>附录</w:t>
      </w:r>
      <w:r>
        <w:t xml:space="preserve"> C Prometheus recording rules </w:t>
      </w:r>
      <w:r>
        <w:rPr>
          <w:rFonts w:hint="eastAsia"/>
        </w:rPr>
        <w:t>示例</w:t>
      </w:r>
      <w:bookmarkEnd w:id="442"/>
    </w:p>
    <w:p w14:paraId="62DE43BA" w14:textId="77777777" w:rsidR="00957881" w:rsidRDefault="00000000">
      <w:pPr>
        <w:pStyle w:val="FirstParagraph"/>
      </w:pPr>
      <w:r>
        <w:rPr>
          <w:rFonts w:hint="eastAsia"/>
        </w:rPr>
        <w:t>实验观测栈为每组调度器定义了统一的</w:t>
      </w:r>
      <w:r>
        <w:t xml:space="preserve"> recording </w:t>
      </w:r>
      <w:r>
        <w:rPr>
          <w:rFonts w:hint="eastAsia"/>
        </w:rPr>
        <w:t>rules</w:t>
      </w:r>
      <w:r>
        <w:rPr>
          <w:rFonts w:hint="eastAsia"/>
        </w:rPr>
        <w:t>，将各调度器原始指标归一化为</w:t>
      </w:r>
      <w:r>
        <w:t xml:space="preserve"> {group}:{metric}:{aggregation} </w:t>
      </w:r>
      <w:r>
        <w:rPr>
          <w:rFonts w:hint="eastAsia"/>
        </w:rPr>
        <w:t>形式。以组</w:t>
      </w:r>
      <w:r>
        <w:t xml:space="preserve"> </w:t>
      </w:r>
      <w:r>
        <w:rPr>
          <w:rFonts w:hint="eastAsia"/>
        </w:rPr>
        <w:t>a</w:t>
      </w:r>
      <w:r>
        <w:rPr>
          <w:rFonts w:hint="eastAsia"/>
        </w:rPr>
        <w:t>（</w:t>
      </w:r>
      <w:r>
        <w:rPr>
          <w:rFonts w:hint="eastAsia"/>
        </w:rPr>
        <w:t>ENO</w:t>
      </w:r>
      <w:r>
        <w:rPr>
          <w:rFonts w:hint="eastAsia"/>
        </w:rPr>
        <w:t>）为例：</w:t>
      </w:r>
    </w:p>
    <w:p w14:paraId="03D91F79" w14:textId="77777777" w:rsidR="00957881" w:rsidRDefault="00000000">
      <w:pPr>
        <w:pStyle w:val="SourceCode0"/>
      </w:pPr>
      <w:r>
        <w:rPr>
          <w:rStyle w:val="KeywordTok"/>
        </w:rPr>
        <w:t>-</w:t>
      </w:r>
      <w:r>
        <w:rPr>
          <w:rStyle w:val="AttributeTok"/>
        </w:rPr>
        <w:t xml:space="preserve"> </w:t>
      </w:r>
      <w:r>
        <w:rPr>
          <w:rStyle w:val="FunctionTok"/>
        </w:rPr>
        <w:t>record</w:t>
      </w:r>
      <w:r>
        <w:rPr>
          <w:rStyle w:val="KeywordTok"/>
        </w:rPr>
        <w:t>:</w:t>
      </w:r>
      <w:r>
        <w:rPr>
          <w:rStyle w:val="AttributeTok"/>
        </w:rPr>
        <w:t xml:space="preserve"> eno:binder_embedded_bind_pods:rate1m</w:t>
      </w:r>
      <w:r>
        <w:br/>
      </w:r>
      <w:r>
        <w:rPr>
          <w:rStyle w:val="AttributeTok"/>
        </w:rPr>
        <w:t xml:space="preserve">  </w:t>
      </w:r>
      <w:r>
        <w:rPr>
          <w:rStyle w:val="FunctionTok"/>
        </w:rPr>
        <w:t>expr</w:t>
      </w:r>
      <w:r>
        <w:rPr>
          <w:rStyle w:val="KeywordTok"/>
        </w:rPr>
        <w:t>:</w:t>
      </w:r>
      <w:r>
        <w:rPr>
          <w:rStyle w:val="AttributeTok"/>
        </w:rPr>
        <w:t xml:space="preserve"> sum(rate(binder_embedded_bind_pods_total[1m]))</w:t>
      </w:r>
      <w:r>
        <w:br/>
      </w:r>
      <w:r>
        <w:br/>
      </w:r>
      <w:r>
        <w:rPr>
          <w:rStyle w:val="KeywordTok"/>
        </w:rPr>
        <w:t>-</w:t>
      </w:r>
      <w:r>
        <w:rPr>
          <w:rStyle w:val="AttributeTok"/>
        </w:rPr>
        <w:t xml:space="preserve"> </w:t>
      </w:r>
      <w:r>
        <w:rPr>
          <w:rStyle w:val="FunctionTok"/>
        </w:rPr>
        <w:t>record</w:t>
      </w:r>
      <w:r>
        <w:rPr>
          <w:rStyle w:val="KeywordTok"/>
        </w:rPr>
        <w:t>:</w:t>
      </w:r>
      <w:r>
        <w:rPr>
          <w:rStyle w:val="AttributeTok"/>
        </w:rPr>
        <w:t xml:space="preserve"> eno:binder_embedded_bind_duration:p99</w:t>
      </w:r>
      <w:r>
        <w:br/>
      </w:r>
      <w:r>
        <w:rPr>
          <w:rStyle w:val="AttributeTok"/>
        </w:rPr>
        <w:t xml:space="preserve">  </w:t>
      </w:r>
      <w:r>
        <w:rPr>
          <w:rStyle w:val="FunctionTok"/>
        </w:rPr>
        <w:t>expr</w:t>
      </w:r>
      <w:r>
        <w:rPr>
          <w:rStyle w:val="KeywordTok"/>
        </w:rPr>
        <w:t>:</w:t>
      </w:r>
      <w:r>
        <w:rPr>
          <w:rStyle w:val="AttributeTok"/>
        </w:rPr>
        <w:t xml:space="preserve"> histogram_quantile(0.99, sum by (le) (rate(binder_embedded_bind_duration_seconds_bucket[1m])))</w:t>
      </w:r>
      <w:r>
        <w:br/>
      </w:r>
      <w:r>
        <w:br/>
      </w:r>
      <w:r>
        <w:rPr>
          <w:rStyle w:val="KeywordTok"/>
        </w:rPr>
        <w:t>-</w:t>
      </w:r>
      <w:r>
        <w:rPr>
          <w:rStyle w:val="AttributeTok"/>
        </w:rPr>
        <w:t xml:space="preserve"> </w:t>
      </w:r>
      <w:r>
        <w:rPr>
          <w:rStyle w:val="FunctionTok"/>
        </w:rPr>
        <w:t>record</w:t>
      </w:r>
      <w:r>
        <w:rPr>
          <w:rStyle w:val="KeywordTok"/>
        </w:rPr>
        <w:t>:</w:t>
      </w:r>
      <w:r>
        <w:rPr>
          <w:rStyle w:val="AttributeTok"/>
        </w:rPr>
        <w:t xml:space="preserve"> eno:binder_embedded_bind_duration:avg</w:t>
      </w:r>
      <w:r>
        <w:br/>
      </w:r>
      <w:r>
        <w:rPr>
          <w:rStyle w:val="FunctionTok"/>
        </w:rPr>
        <w:t xml:space="preserve">  expr</w:t>
      </w:r>
      <w:r>
        <w:rPr>
          <w:rStyle w:val="KeywordTok"/>
        </w:rPr>
        <w:t xml:space="preserve">: </w:t>
      </w:r>
      <w:r>
        <w:rPr>
          <w:rStyle w:val="CharTok"/>
        </w:rPr>
        <w:t>&gt;</w:t>
      </w:r>
      <w:r>
        <w:br/>
      </w:r>
      <w:r>
        <w:rPr>
          <w:rStyle w:val="NormalTok"/>
        </w:rPr>
        <w:t xml:space="preserve">    sum(rate(binder_embedded_bind_duration_seconds_sum[1m]))</w:t>
      </w:r>
      <w:r>
        <w:br/>
      </w:r>
      <w:r>
        <w:rPr>
          <w:rStyle w:val="NormalTok"/>
        </w:rPr>
        <w:t xml:space="preserve">    /</w:t>
      </w:r>
      <w:r>
        <w:br/>
      </w:r>
      <w:r>
        <w:rPr>
          <w:rStyle w:val="NormalTok"/>
        </w:rPr>
        <w:t xml:space="preserve">    sum(rate(binder_embedded_bind_duration_seconds_count[1m]))</w:t>
      </w:r>
    </w:p>
    <w:p w14:paraId="3B9923D3" w14:textId="77777777" w:rsidR="00957881" w:rsidRDefault="00000000">
      <w:pPr>
        <w:pStyle w:val="FirstParagraph"/>
      </w:pPr>
      <w:r>
        <w:rPr>
          <w:rFonts w:hint="eastAsia"/>
        </w:rPr>
        <w:t>其中吞吐类规则使用</w:t>
      </w:r>
      <w:r>
        <w:t xml:space="preserve"> rate(...[1m]) </w:t>
      </w:r>
      <w:r>
        <w:rPr>
          <w:rFonts w:hint="eastAsia"/>
        </w:rPr>
        <w:t>计算每秒速率，延迟类规则使用</w:t>
      </w:r>
      <w:r>
        <w:t xml:space="preserve"> histogram_quantile(...) </w:t>
      </w:r>
      <w:r>
        <w:rPr>
          <w:rFonts w:hint="eastAsia"/>
        </w:rPr>
        <w:t>计算分位数，从而保证跨组对比时指标口径一致。</w:t>
      </w:r>
    </w:p>
    <w:p w14:paraId="7D001856" w14:textId="77777777" w:rsidR="00957881" w:rsidRDefault="00000000">
      <w:r>
        <w:br w:type="page"/>
      </w:r>
    </w:p>
    <w:p w14:paraId="07B28E69" w14:textId="77777777" w:rsidR="00957881" w:rsidRDefault="00000000">
      <w:pPr>
        <w:pStyle w:val="Heading1"/>
        <w:spacing w:before="156" w:after="156"/>
      </w:pPr>
      <w:bookmarkStart w:id="444" w:name="_Toc241154104"/>
      <w:bookmarkStart w:id="445" w:name="致谢"/>
      <w:bookmarkEnd w:id="437"/>
      <w:bookmarkEnd w:id="443"/>
      <w:r>
        <w:rPr>
          <w:rFonts w:hint="eastAsia"/>
        </w:rPr>
        <w:lastRenderedPageBreak/>
        <w:t>致谢</w:t>
      </w:r>
      <w:bookmarkEnd w:id="444"/>
    </w:p>
    <w:p w14:paraId="680E0CA9" w14:textId="77777777" w:rsidR="00957881" w:rsidRDefault="00000000">
      <w:pPr>
        <w:pStyle w:val="FirstParagraph"/>
      </w:pPr>
      <w:r>
        <w:rPr>
          <w:rFonts w:hint="eastAsia"/>
        </w:rPr>
        <w:t>论文完成之际，谨向在攻读硕士学位期间给予我帮助的老师、同学与家人致以诚挚的谢意。</w:t>
      </w:r>
    </w:p>
    <w:p w14:paraId="7E08AA46" w14:textId="77777777" w:rsidR="00957881" w:rsidRDefault="00000000">
      <w:pPr>
        <w:pStyle w:val="BodyText"/>
      </w:pPr>
      <w:r>
        <w:rPr>
          <w:rFonts w:hint="eastAsia"/>
        </w:rPr>
        <w:t>首先要感谢我的导师兰雨晴教授。从选题方向的确定、研究方案的设计到论文的反复修改，兰老师都给予了耐心细致的指导。兰老师严谨的治学态度和对问题本质的追问，使我逐渐学会从工程实现中提炼可论证的问题，也让我认识到”能跑通”与”能说明白”之间的距离。</w:t>
      </w:r>
    </w:p>
    <w:p w14:paraId="2D793B70" w14:textId="77777777" w:rsidR="00957881" w:rsidRDefault="00000000">
      <w:pPr>
        <w:pStyle w:val="BodyText"/>
      </w:pPr>
      <w:r>
        <w:rPr>
          <w:rFonts w:hint="eastAsia"/>
        </w:rPr>
        <w:t>感谢企业导师丁菁在课题实施过程中给予的帮助。分布式调度器涉及大量生产环境的约束与取舍，丁老师在系统设计与实验方法上的建议，帮助我把论文中的方案落到可验证的工程实现上。</w:t>
      </w:r>
    </w:p>
    <w:p w14:paraId="1EEA02D8" w14:textId="77777777" w:rsidR="00957881" w:rsidRDefault="00000000">
      <w:pPr>
        <w:pStyle w:val="BodyText"/>
      </w:pPr>
      <w:r>
        <w:rPr>
          <w:rFonts w:hint="eastAsia"/>
        </w:rPr>
        <w:t>感谢课题组的同学在系统调试、实验环境搭建与数据分析过程中提供的帮助与讨论。与他们的交流让我少走了许多弯路。</w:t>
      </w:r>
    </w:p>
    <w:p w14:paraId="127BD311" w14:textId="77777777" w:rsidR="00957881" w:rsidRDefault="00000000">
      <w:pPr>
        <w:pStyle w:val="BodyText"/>
      </w:pPr>
      <w:r>
        <w:rPr>
          <w:rFonts w:hint="eastAsia"/>
        </w:rPr>
        <w:t>感谢我的家人一直以来的理解与支持，他们的付出是我能够专心完成学业的基础。</w:t>
      </w:r>
    </w:p>
    <w:p w14:paraId="335CE84D" w14:textId="77777777" w:rsidR="00957881" w:rsidRDefault="00000000">
      <w:pPr>
        <w:pStyle w:val="BodyText"/>
      </w:pPr>
      <w:r>
        <w:rPr>
          <w:rFonts w:hint="eastAsia"/>
        </w:rPr>
        <w:t>最后，感谢开源社区。本文的研究建立在</w:t>
      </w:r>
      <w:r>
        <w:t xml:space="preserve"> Kubernetes</w:t>
      </w:r>
      <w:r>
        <w:t>、</w:t>
      </w:r>
      <w:r>
        <w:t xml:space="preserve">etcd </w:t>
      </w:r>
      <w:r>
        <w:rPr>
          <w:rFonts w:hint="eastAsia"/>
        </w:rPr>
        <w:t>与</w:t>
      </w:r>
      <w:r>
        <w:t xml:space="preserve"> Gödel Scheduler </w:t>
      </w:r>
      <w:r>
        <w:rPr>
          <w:rFonts w:hint="eastAsia"/>
        </w:rPr>
        <w:t>等开源项目之上，这些项目公开的代码、文档与评估方法为本文提供了重要的参考。</w:t>
      </w:r>
    </w:p>
    <w:p w14:paraId="0E48A37F" w14:textId="77777777" w:rsidR="00957881" w:rsidRDefault="00000000">
      <w:pPr>
        <w:pStyle w:val="BodyText"/>
      </w:pPr>
      <w:r>
        <w:rPr>
          <w:rFonts w:hint="eastAsia"/>
        </w:rPr>
        <w:t>由于本人水平有限，论文中难免存在不足之处，恳请各位专家和老师批评指正。</w:t>
      </w:r>
      <w:bookmarkEnd w:id="445"/>
    </w:p>
    <w:sectPr w:rsidR="00957881" w:rsidSect="00D434F5">
      <w:headerReference w:type="even" r:id="rId51"/>
      <w:headerReference w:type="default" r:id="rId52"/>
      <w:footerReference w:type="even" r:id="rId53"/>
      <w:footerReference w:type="default" r:id="rId54"/>
      <w:headerReference w:type="first" r:id="rId55"/>
      <w:footerReference w:type="first" r:id="rId56"/>
      <w:pgSz w:w="11906" w:h="16838"/>
      <w:pgMar w:top="1417" w:right="1417" w:bottom="1417" w:left="1417" w:header="851" w:footer="851" w:gutter="0"/>
      <w:pgNumType w:fmt="numberInDash"/>
      <w:cols w:space="425"/>
      <w:titlePg/>
      <w:docGrid w:type="linesAndChars" w:linePitch="312"/>
      <w:sectPrChange w:id="446" w:author="铜 高" w:date="2026-09-26T14:59:00Z" w16du:dateUtc="2026-09-26T06:59:00Z">
        <w:sectPr w:rsidR="00957881" w:rsidSect="00D434F5">
          <w:pgMar w:top="1417" w:right="1417" w:bottom="1417" w:left="1417" w:header="851" w:footer="851" w:gutter="0"/>
          <w:titlePg w:val="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1149BC" w14:textId="77777777" w:rsidR="00034AD6" w:rsidRDefault="00034AD6">
      <w:r>
        <w:separator/>
      </w:r>
    </w:p>
  </w:endnote>
  <w:endnote w:type="continuationSeparator" w:id="0">
    <w:p w14:paraId="3DCFDE45" w14:textId="77777777" w:rsidR="00034AD6" w:rsidRDefault="00034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embedRegular r:id="rId1" w:fontKey="{B27CB353-3D71-494B-8AD8-EE17282B7E05}"/>
    <w:embedBold r:id="rId2" w:fontKey="{587AC3E8-7BC4-CE47-A0E7-7697C473310E}"/>
    <w:embedItalic r:id="rId3" w:fontKey="{1434CF1D-0272-4149-BBF2-BCFD1ECB9DB8}"/>
    <w:embedBoldItalic r:id="rId4" w:fontKey="{1FC270C8-8A2F-5B4B-AE52-AC95B68741F2}"/>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embedRegular r:id="rId5" w:subsetted="1" w:fontKey="{FBB20271-24B7-BE45-9433-CD249BC717AB}"/>
    <w:embedBold r:id="rId6" w:subsetted="1" w:fontKey="{F6D9BFB3-3381-CF43-A455-8A36224C1D34}"/>
    <w:embedItalic r:id="rId7" w:subsetted="1" w:fontKey="{C4E40534-5D66-9046-ABCE-0B8DA159B708}"/>
  </w:font>
  <w:font w:name="DengXian">
    <w:altName w:val="等线"/>
    <w:panose1 w:val="02010600030101010101"/>
    <w:charset w:val="86"/>
    <w:family w:val="auto"/>
    <w:pitch w:val="variable"/>
    <w:sig w:usb0="A00002BF" w:usb1="38CF7CFA" w:usb2="00000016" w:usb3="00000000" w:csb0="0004000F" w:csb1="00000000"/>
    <w:embedRegular r:id="rId8" w:subsetted="1" w:fontKey="{89DD8DD4-2B1F-B74F-8548-DF9DF1DDE9D1}"/>
  </w:font>
  <w:font w:name="SimHei">
    <w:altName w:val="黑体"/>
    <w:panose1 w:val="02010609060101010101"/>
    <w:charset w:val="86"/>
    <w:family w:val="modern"/>
    <w:pitch w:val="fixed"/>
    <w:sig w:usb0="800002BF" w:usb1="38CF7CFA" w:usb2="00000016" w:usb3="00000000" w:csb0="00040001" w:csb1="00000000"/>
    <w:embedRegular r:id="rId9" w:subsetted="1" w:fontKey="{A2A7DCC9-3090-634D-965E-ED709CC1DF55}"/>
    <w:embedBold r:id="rId10" w:subsetted="1" w:fontKey="{F467C8D8-A45D-1744-B699-160C167CD6B5}"/>
  </w:font>
  <w:font w:name="Calibri">
    <w:panose1 w:val="020F0502020204030204"/>
    <w:charset w:val="00"/>
    <w:family w:val="swiss"/>
    <w:pitch w:val="variable"/>
    <w:sig w:usb0="E0002AFF" w:usb1="C000247B" w:usb2="00000009" w:usb3="00000000" w:csb0="000001FF" w:csb1="00000000"/>
    <w:embedRegular r:id="rId11" w:subsetted="1" w:fontKey="{2F96BF25-3AB3-8D4A-AD52-FF4A4B7D60B9}"/>
  </w:font>
  <w:font w:name="DengXian Light">
    <w:altName w:val="等线 Light"/>
    <w:panose1 w:val="02010600030101010101"/>
    <w:charset w:val="86"/>
    <w:family w:val="auto"/>
    <w:pitch w:val="variable"/>
    <w:sig w:usb0="A00002BF" w:usb1="38CF7CFA" w:usb2="00000016" w:usb3="00000000" w:csb0="0004000F" w:csb1="00000000"/>
  </w:font>
  <w:font w:name="AdvEPSTIM">
    <w:altName w:val="MS Gothic"/>
    <w:panose1 w:val="020B0604020202020204"/>
    <w:charset w:val="80"/>
    <w:family w:val="auto"/>
    <w:pitch w:val="default"/>
    <w:sig w:usb0="00000000" w:usb1="00000000" w:usb2="00000010" w:usb3="00000000" w:csb0="00020000" w:csb1="00000000"/>
  </w:font>
  <w:font w:name="AdvP4C4E74">
    <w:altName w:val="Microsoft YaHei"/>
    <w:panose1 w:val="020B0604020202020204"/>
    <w:charset w:val="86"/>
    <w:family w:val="auto"/>
    <w:pitch w:val="default"/>
    <w:sig w:usb0="00000000" w:usb1="00000000" w:usb2="00000010" w:usb3="00000000" w:csb0="00040000" w:csb1="00000000"/>
  </w:font>
  <w:font w:name="STSong">
    <w:panose1 w:val="02010600040101010101"/>
    <w:charset w:val="86"/>
    <w:family w:val="auto"/>
    <w:pitch w:val="variable"/>
    <w:sig w:usb0="80000287" w:usb1="280F3C52" w:usb2="00000016" w:usb3="00000000" w:csb0="0004001F" w:csb1="00000000"/>
  </w:font>
  <w:font w:name="Consolas">
    <w:panose1 w:val="020B0609020204030204"/>
    <w:charset w:val="00"/>
    <w:family w:val="modern"/>
    <w:pitch w:val="fixed"/>
    <w:sig w:usb0="E10002FF" w:usb1="4000FCFF" w:usb2="00000009" w:usb3="00000000" w:csb0="0000019F" w:csb1="00000000"/>
  </w:font>
  <w:font w:name="STXingkai">
    <w:panose1 w:val="02010800040101010101"/>
    <w:charset w:val="86"/>
    <w:family w:val="auto"/>
    <w:pitch w:val="variable"/>
    <w:sig w:usb0="00000001" w:usb1="080F0000" w:usb2="00000010" w:usb3="00000000" w:csb0="00040000" w:csb1="00000000"/>
    <w:embedRegular r:id="rId12" w:subsetted="1" w:fontKey="{5E3F4B8A-716E-3846-BC2B-8E486D76DCE5}"/>
  </w:font>
  <w:font w:name="Proxy 7">
    <w:altName w:val="Courier New"/>
    <w:panose1 w:val="020B0604020202020204"/>
    <w:charset w:val="00"/>
    <w:family w:val="auto"/>
    <w:pitch w:val="default"/>
    <w:sig w:usb0="00000000" w:usb1="00000000" w:usb2="00000000"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embedRegular r:id="rId14" w:fontKey="{5E95F2FE-7527-5447-97CC-3A409A362F6E}"/>
    <w:embedItalic r:id="rId15" w:fontKey="{DF16C73D-5709-294C-9E1F-0877307320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B7A04C" w14:textId="77777777" w:rsidR="00957881" w:rsidRDefault="00000000">
    <w:pPr>
      <w:jc w:val="center"/>
      <w:rPr>
        <w:rFonts w:ascii="Times New Roman" w:hAnsi="Times New Roman"/>
      </w:rPr>
    </w:pPr>
    <w:r>
      <w:rPr>
        <w:rFonts w:ascii="Times New Roman" w:hAnsi="Times New Roman"/>
      </w:rPr>
      <w:fldChar w:fldCharType="begin"/>
    </w:r>
    <w:r>
      <w:instrText xml:space="preserve"> PAGE </w:instrText>
    </w:r>
    <w:r>
      <w:fldChar w:fldCharType="separate"/>
    </w:r>
    <w:r>
      <w:rPr>
        <w:rFonts w:ascii="Times New Roman" w:hAnsi="Times New Roma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2737E0" w14:textId="77777777" w:rsidR="00957881" w:rsidRDefault="00000000">
    <w:pPr>
      <w:jc w:val="center"/>
      <w:rPr>
        <w:rFonts w:ascii="Times New Roman" w:hAnsi="Times New Roman"/>
      </w:rPr>
    </w:pPr>
    <w:r>
      <w:rPr>
        <w:rFonts w:ascii="Times New Roman" w:hAnsi="Times New Roman"/>
      </w:rPr>
      <w:fldChar w:fldCharType="begin"/>
    </w:r>
    <w:r>
      <w:instrText xml:space="preserve"> PAGE </w:instrText>
    </w:r>
    <w:r>
      <w:fldChar w:fldCharType="separate"/>
    </w:r>
    <w:r>
      <w:rPr>
        <w:rFonts w:ascii="Times New Roman" w:hAnsi="Times New Roma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738B9E" w14:textId="77777777" w:rsidR="00957881" w:rsidRDefault="00000000">
    <w:pPr>
      <w:jc w:val="center"/>
      <w:rPr>
        <w:rFonts w:ascii="Times New Roman" w:hAnsi="Times New Roman"/>
      </w:rPr>
    </w:pPr>
    <w:r>
      <w:rPr>
        <w:rFonts w:ascii="Times New Roman" w:hAnsi="Times New Roman"/>
      </w:rPr>
      <w:fldChar w:fldCharType="begin"/>
    </w:r>
    <w:r>
      <w:instrText xml:space="preserve"> PAGE </w:instrText>
    </w:r>
    <w:r>
      <w:fldChar w:fldCharType="separate"/>
    </w:r>
    <w:r>
      <w:rPr>
        <w:rFonts w:ascii="Times New Roman" w:hAnsi="Times New Roma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82871B" w14:textId="77777777" w:rsidR="00034AD6" w:rsidRDefault="00034AD6">
      <w:r>
        <w:separator/>
      </w:r>
    </w:p>
  </w:footnote>
  <w:footnote w:type="continuationSeparator" w:id="0">
    <w:p w14:paraId="1D5FD9A5" w14:textId="77777777" w:rsidR="00034AD6" w:rsidRDefault="00034A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EC6397" w14:textId="77777777" w:rsidR="00D434F5" w:rsidRDefault="00D434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33508F" w14:textId="77777777" w:rsidR="00957881" w:rsidRDefault="00000000">
    <w:pPr>
      <w:jc w:val="center"/>
      <w:rPr>
        <w:rFonts w:ascii="Times New Roman" w:eastAsia="SimSun" w:hAnsi="Times New Roman"/>
        <w:sz w:val="18"/>
      </w:rPr>
    </w:pPr>
    <w:r>
      <w:rPr>
        <w:rFonts w:ascii="Times New Roman" w:eastAsia="SimSun" w:hAnsi="Times New Roman"/>
        <w:sz w:val="18"/>
      </w:rPr>
      <w:t>北京航空航天大学硕士学位论文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58377A" w14:textId="77777777" w:rsidR="00D434F5" w:rsidRDefault="00D434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C3688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0C67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DA87E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A003374"/>
    <w:multiLevelType w:val="multilevel"/>
    <w:tmpl w:val="4A003374"/>
    <w:lvl w:ilvl="0">
      <w:start w:val="3"/>
      <w:numFmt w:val="decimal"/>
      <w:lvlText w:val="%1"/>
      <w:lvlJc w:val="left"/>
      <w:pPr>
        <w:ind w:left="774" w:hanging="672"/>
      </w:pPr>
      <w:rPr>
        <w:rFonts w:hint="default"/>
        <w:lang w:val="zh-CN" w:eastAsia="zh-CN" w:bidi="zh-CN"/>
      </w:rPr>
    </w:lvl>
    <w:lvl w:ilvl="1">
      <w:start w:val="1"/>
      <w:numFmt w:val="decimal"/>
      <w:lvlText w:val="%1.%2"/>
      <w:lvlJc w:val="left"/>
      <w:pPr>
        <w:ind w:left="774" w:hanging="672"/>
      </w:pPr>
      <w:rPr>
        <w:rFonts w:ascii="Times New Roman" w:eastAsia="Arial" w:hAnsi="Times New Roman" w:cs="Times New Roman" w:hint="default"/>
        <w:w w:val="100"/>
        <w:sz w:val="28"/>
        <w:szCs w:val="28"/>
        <w:lang w:val="zh-CN" w:eastAsia="zh-CN" w:bidi="zh-CN"/>
      </w:rPr>
    </w:lvl>
    <w:lvl w:ilvl="2">
      <w:start w:val="1"/>
      <w:numFmt w:val="decimal"/>
      <w:lvlText w:val="%1.%2.%3"/>
      <w:lvlJc w:val="left"/>
      <w:pPr>
        <w:ind w:left="939" w:hanging="838"/>
      </w:pPr>
      <w:rPr>
        <w:rFonts w:ascii="Times New Roman" w:eastAsia="Arial" w:hAnsi="Times New Roman" w:cs="Times New Roman" w:hint="default"/>
        <w:spacing w:val="-1"/>
        <w:w w:val="99"/>
        <w:sz w:val="26"/>
        <w:szCs w:val="26"/>
        <w:lang w:val="zh-CN" w:eastAsia="zh-CN" w:bidi="zh-CN"/>
      </w:rPr>
    </w:lvl>
    <w:lvl w:ilvl="3">
      <w:start w:val="1"/>
      <w:numFmt w:val="decimal"/>
      <w:lvlText w:val="[%4]"/>
      <w:lvlJc w:val="left"/>
      <w:pPr>
        <w:ind w:left="980" w:hanging="399"/>
      </w:pPr>
      <w:rPr>
        <w:rFonts w:ascii="Times New Roman" w:eastAsia="Times New Roman" w:hAnsi="Times New Roman" w:cs="Times New Roman" w:hint="default"/>
        <w:spacing w:val="-2"/>
        <w:w w:val="99"/>
        <w:sz w:val="24"/>
        <w:szCs w:val="24"/>
        <w:lang w:val="zh-CN" w:eastAsia="zh-CN" w:bidi="zh-CN"/>
      </w:rPr>
    </w:lvl>
    <w:lvl w:ilvl="4">
      <w:numFmt w:val="bullet"/>
      <w:lvlText w:val="•"/>
      <w:lvlJc w:val="left"/>
      <w:pPr>
        <w:ind w:left="1060" w:hanging="399"/>
      </w:pPr>
      <w:rPr>
        <w:rFonts w:hint="default"/>
        <w:lang w:val="zh-CN" w:eastAsia="zh-CN" w:bidi="zh-CN"/>
      </w:rPr>
    </w:lvl>
    <w:lvl w:ilvl="5">
      <w:numFmt w:val="bullet"/>
      <w:lvlText w:val="•"/>
      <w:lvlJc w:val="left"/>
      <w:pPr>
        <w:ind w:left="2357" w:hanging="399"/>
      </w:pPr>
      <w:rPr>
        <w:rFonts w:hint="default"/>
        <w:lang w:val="zh-CN" w:eastAsia="zh-CN" w:bidi="zh-CN"/>
      </w:rPr>
    </w:lvl>
    <w:lvl w:ilvl="6">
      <w:numFmt w:val="bullet"/>
      <w:lvlText w:val="•"/>
      <w:lvlJc w:val="left"/>
      <w:pPr>
        <w:ind w:left="3655" w:hanging="399"/>
      </w:pPr>
      <w:rPr>
        <w:rFonts w:hint="default"/>
        <w:lang w:val="zh-CN" w:eastAsia="zh-CN" w:bidi="zh-CN"/>
      </w:rPr>
    </w:lvl>
    <w:lvl w:ilvl="7">
      <w:numFmt w:val="bullet"/>
      <w:lvlText w:val="•"/>
      <w:lvlJc w:val="left"/>
      <w:pPr>
        <w:ind w:left="4953" w:hanging="399"/>
      </w:pPr>
      <w:rPr>
        <w:rFonts w:hint="default"/>
        <w:lang w:val="zh-CN" w:eastAsia="zh-CN" w:bidi="zh-CN"/>
      </w:rPr>
    </w:lvl>
    <w:lvl w:ilvl="8">
      <w:numFmt w:val="bullet"/>
      <w:lvlText w:val="•"/>
      <w:lvlJc w:val="left"/>
      <w:pPr>
        <w:ind w:left="6250" w:hanging="399"/>
      </w:pPr>
      <w:rPr>
        <w:rFonts w:hint="default"/>
        <w:lang w:val="zh-CN" w:eastAsia="zh-CN" w:bidi="zh-CN"/>
      </w:rPr>
    </w:lvl>
  </w:abstractNum>
  <w:num w:numId="1" w16cid:durableId="1082143116">
    <w:abstractNumId w:val="3"/>
  </w:num>
  <w:num w:numId="2" w16cid:durableId="984042402">
    <w:abstractNumId w:val="0"/>
  </w:num>
  <w:num w:numId="3" w16cid:durableId="1500004984">
    <w:abstractNumId w:val="1"/>
  </w:num>
  <w:num w:numId="4" w16cid:durableId="329529254">
    <w:abstractNumId w:val="1"/>
  </w:num>
  <w:num w:numId="5" w16cid:durableId="458499242">
    <w:abstractNumId w:val="1"/>
  </w:num>
  <w:num w:numId="6" w16cid:durableId="789711059">
    <w:abstractNumId w:val="1"/>
  </w:num>
  <w:num w:numId="7" w16cid:durableId="1992715737">
    <w:abstractNumId w:val="1"/>
  </w:num>
  <w:num w:numId="8" w16cid:durableId="1487431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9089783">
    <w:abstractNumId w:val="1"/>
  </w:num>
  <w:num w:numId="10" w16cid:durableId="732120111">
    <w:abstractNumId w:val="1"/>
  </w:num>
  <w:num w:numId="11" w16cid:durableId="1671567693">
    <w:abstractNumId w:val="1"/>
  </w:num>
  <w:num w:numId="12" w16cid:durableId="1572961456">
    <w:abstractNumId w:val="1"/>
  </w:num>
  <w:num w:numId="13" w16cid:durableId="194002732">
    <w:abstractNumId w:val="1"/>
  </w:num>
  <w:num w:numId="14" w16cid:durableId="1381638103">
    <w:abstractNumId w:val="1"/>
  </w:num>
  <w:num w:numId="15" w16cid:durableId="167065315">
    <w:abstractNumId w:val="1"/>
  </w:num>
  <w:num w:numId="16" w16cid:durableId="841239219">
    <w:abstractNumId w:val="1"/>
  </w:num>
  <w:num w:numId="17" w16cid:durableId="843397990">
    <w:abstractNumId w:val="1"/>
  </w:num>
  <w:num w:numId="18" w16cid:durableId="1284844684">
    <w:abstractNumId w:val="1"/>
  </w:num>
  <w:num w:numId="19" w16cid:durableId="2048602667">
    <w:abstractNumId w:val="1"/>
  </w:num>
  <w:num w:numId="20" w16cid:durableId="2086762226">
    <w:abstractNumId w:val="1"/>
  </w:num>
  <w:num w:numId="21" w16cid:durableId="1994260553">
    <w:abstractNumId w:val="1"/>
  </w:num>
  <w:num w:numId="22" w16cid:durableId="1182742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15115710">
    <w:abstractNumId w:val="1"/>
  </w:num>
  <w:num w:numId="24" w16cid:durableId="27567373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铜 高">
    <w15:presenceInfo w15:providerId="Windows Live" w15:userId="0423c4b5f403479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embedTrueTypeFonts/>
  <w:embedSystemFonts/>
  <w:saveSubsetFonts/>
  <w:bordersDoNotSurroundHeader/>
  <w:bordersDoNotSurroundFooter/>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982"/>
  <w:evenAndOddHeaders/>
  <w:drawingGridHorizontalSpacing w:val="105"/>
  <w:drawingGridVerticalSpacing w:val="156"/>
  <w:displayHorizontalDrawingGridEvery w:val="0"/>
  <w:displayVerticalDrawingGridEvery w:val="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徐源_毕业论文参考文献输出标准格式 Cop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pppt55vaia5dvce2r2mvpff39z595dvx0pxa&quot;&gt;My EndNote Library-Converted&lt;record-ids&gt;&lt;item&gt;11&lt;/item&gt;&lt;item&gt;82&lt;/item&gt;&lt;item&gt;228&lt;/item&gt;&lt;item&gt;229&lt;/item&gt;&lt;item&gt;231&lt;/item&gt;&lt;item&gt;238&lt;/item&gt;&lt;item&gt;243&lt;/item&gt;&lt;item&gt;245&lt;/item&gt;&lt;item&gt;247&lt;/item&gt;&lt;item&gt;248&lt;/item&gt;&lt;item&gt;253&lt;/item&gt;&lt;item&gt;254&lt;/item&gt;&lt;item&gt;257&lt;/item&gt;&lt;item&gt;260&lt;/item&gt;&lt;item&gt;264&lt;/item&gt;&lt;item&gt;265&lt;/item&gt;&lt;item&gt;267&lt;/item&gt;&lt;item&gt;270&lt;/item&gt;&lt;item&gt;271&lt;/item&gt;&lt;item&gt;273&lt;/item&gt;&lt;item&gt;276&lt;/item&gt;&lt;item&gt;277&lt;/item&gt;&lt;item&gt;280&lt;/item&gt;&lt;item&gt;282&lt;/item&gt;&lt;item&gt;299&lt;/item&gt;&lt;item&gt;306&lt;/item&gt;&lt;item&gt;315&lt;/item&gt;&lt;item&gt;320&lt;/item&gt;&lt;item&gt;322&lt;/item&gt;&lt;item&gt;326&lt;/item&gt;&lt;item&gt;330&lt;/item&gt;&lt;item&gt;333&lt;/item&gt;&lt;item&gt;334&lt;/item&gt;&lt;item&gt;337&lt;/item&gt;&lt;item&gt;340&lt;/item&gt;&lt;item&gt;342&lt;/item&gt;&lt;item&gt;345&lt;/item&gt;&lt;item&gt;349&lt;/item&gt;&lt;item&gt;351&lt;/item&gt;&lt;item&gt;356&lt;/item&gt;&lt;item&gt;358&lt;/item&gt;&lt;item&gt;363&lt;/item&gt;&lt;item&gt;364&lt;/item&gt;&lt;item&gt;367&lt;/item&gt;&lt;item&gt;369&lt;/item&gt;&lt;item&gt;371&lt;/item&gt;&lt;item&gt;376&lt;/item&gt;&lt;item&gt;379&lt;/item&gt;&lt;item&gt;381&lt;/item&gt;&lt;item&gt;383&lt;/item&gt;&lt;item&gt;384&lt;/item&gt;&lt;item&gt;386&lt;/item&gt;&lt;item&gt;387&lt;/item&gt;&lt;item&gt;389&lt;/item&gt;&lt;item&gt;391&lt;/item&gt;&lt;item&gt;393&lt;/item&gt;&lt;item&gt;395&lt;/item&gt;&lt;item&gt;404&lt;/item&gt;&lt;item&gt;405&lt;/item&gt;&lt;item&gt;407&lt;/item&gt;&lt;item&gt;409&lt;/item&gt;&lt;item&gt;411&lt;/item&gt;&lt;item&gt;414&lt;/item&gt;&lt;item&gt;420&lt;/item&gt;&lt;item&gt;431&lt;/item&gt;&lt;item&gt;433&lt;/item&gt;&lt;item&gt;443&lt;/item&gt;&lt;item&gt;454&lt;/item&gt;&lt;item&gt;459&lt;/item&gt;&lt;item&gt;461&lt;/item&gt;&lt;item&gt;467&lt;/item&gt;&lt;item&gt;469&lt;/item&gt;&lt;item&gt;475&lt;/item&gt;&lt;item&gt;476&lt;/item&gt;&lt;item&gt;482&lt;/item&gt;&lt;item&gt;484&lt;/item&gt;&lt;item&gt;486&lt;/item&gt;&lt;item&gt;488&lt;/item&gt;&lt;item&gt;517&lt;/item&gt;&lt;item&gt;556&lt;/item&gt;&lt;item&gt;557&lt;/item&gt;&lt;item&gt;577&lt;/item&gt;&lt;item&gt;579&lt;/item&gt;&lt;item&gt;618&lt;/item&gt;&lt;item&gt;622&lt;/item&gt;&lt;item&gt;626&lt;/item&gt;&lt;item&gt;628&lt;/item&gt;&lt;item&gt;636&lt;/item&gt;&lt;item&gt;646&lt;/item&gt;&lt;item&gt;652&lt;/item&gt;&lt;item&gt;653&lt;/item&gt;&lt;item&gt;654&lt;/item&gt;&lt;item&gt;656&lt;/item&gt;&lt;item&gt;657&lt;/item&gt;&lt;item&gt;658&lt;/item&gt;&lt;item&gt;660&lt;/item&gt;&lt;item&gt;664&lt;/item&gt;&lt;item&gt;665&lt;/item&gt;&lt;item&gt;670&lt;/item&gt;&lt;item&gt;673&lt;/item&gt;&lt;item&gt;677&lt;/item&gt;&lt;item&gt;682&lt;/item&gt;&lt;item&gt;683&lt;/item&gt;&lt;item&gt;686&lt;/item&gt;&lt;item&gt;689&lt;/item&gt;&lt;item&gt;691&lt;/item&gt;&lt;item&gt;692&lt;/item&gt;&lt;item&gt;696&lt;/item&gt;&lt;item&gt;697&lt;/item&gt;&lt;item&gt;699&lt;/item&gt;&lt;item&gt;700&lt;/item&gt;&lt;item&gt;712&lt;/item&gt;&lt;item&gt;713&lt;/item&gt;&lt;item&gt;715&lt;/item&gt;&lt;item&gt;718&lt;/item&gt;&lt;item&gt;723&lt;/item&gt;&lt;item&gt;724&lt;/item&gt;&lt;item&gt;725&lt;/item&gt;&lt;item&gt;726&lt;/item&gt;&lt;item&gt;727&lt;/item&gt;&lt;item&gt;728&lt;/item&gt;&lt;item&gt;730&lt;/item&gt;&lt;item&gt;732&lt;/item&gt;&lt;item&gt;733&lt;/item&gt;&lt;item&gt;734&lt;/item&gt;&lt;item&gt;735&lt;/item&gt;&lt;item&gt;736&lt;/item&gt;&lt;item&gt;739&lt;/item&gt;&lt;item&gt;741&lt;/item&gt;&lt;item&gt;742&lt;/item&gt;&lt;item&gt;743&lt;/item&gt;&lt;item&gt;744&lt;/item&gt;&lt;item&gt;750&lt;/item&gt;&lt;item&gt;751&lt;/item&gt;&lt;item&gt;752&lt;/item&gt;&lt;item&gt;753&lt;/item&gt;&lt;item&gt;754&lt;/item&gt;&lt;item&gt;755&lt;/item&gt;&lt;item&gt;757&lt;/item&gt;&lt;item&gt;758&lt;/item&gt;&lt;item&gt;759&lt;/item&gt;&lt;item&gt;762&lt;/item&gt;&lt;item&gt;763&lt;/item&gt;&lt;item&gt;765&lt;/item&gt;&lt;item&gt;766&lt;/item&gt;&lt;item&gt;767&lt;/item&gt;&lt;item&gt;768&lt;/item&gt;&lt;item&gt;769&lt;/item&gt;&lt;item&gt;770&lt;/item&gt;&lt;item&gt;771&lt;/item&gt;&lt;item&gt;772&lt;/item&gt;&lt;item&gt;773&lt;/item&gt;&lt;item&gt;774&lt;/item&gt;&lt;item&gt;775&lt;/item&gt;&lt;item&gt;776&lt;/item&gt;&lt;item&gt;777&lt;/item&gt;&lt;item&gt;778&lt;/item&gt;&lt;item&gt;779&lt;/item&gt;&lt;item&gt;780&lt;/item&gt;&lt;item&gt;781&lt;/item&gt;&lt;item&gt;782&lt;/item&gt;&lt;item&gt;783&lt;/item&gt;&lt;item&gt;785&lt;/item&gt;&lt;item&gt;786&lt;/item&gt;&lt;item&gt;787&lt;/item&gt;&lt;item&gt;788&lt;/item&gt;&lt;item&gt;790&lt;/item&gt;&lt;item&gt;791&lt;/item&gt;&lt;item&gt;792&lt;/item&gt;&lt;item&gt;793&lt;/item&gt;&lt;item&gt;794&lt;/item&gt;&lt;item&gt;795&lt;/item&gt;&lt;item&gt;796&lt;/item&gt;&lt;item&gt;797&lt;/item&gt;&lt;item&gt;798&lt;/item&gt;&lt;item&gt;799&lt;/item&gt;&lt;item&gt;800&lt;/item&gt;&lt;item&gt;801&lt;/item&gt;&lt;item&gt;802&lt;/item&gt;&lt;item&gt;803&lt;/item&gt;&lt;item&gt;804&lt;/item&gt;&lt;item&gt;805&lt;/item&gt;&lt;item&gt;806&lt;/item&gt;&lt;item&gt;807&lt;/item&gt;&lt;item&gt;808&lt;/item&gt;&lt;item&gt;809&lt;/item&gt;&lt;item&gt;810&lt;/item&gt;&lt;item&gt;811&lt;/item&gt;&lt;item&gt;812&lt;/item&gt;&lt;item&gt;813&lt;/item&gt;&lt;item&gt;816&lt;/item&gt;&lt;item&gt;817&lt;/item&gt;&lt;item&gt;818&lt;/item&gt;&lt;/record-ids&gt;&lt;/item&gt;&lt;/Libraries&gt;"/>
  </w:docVars>
  <w:rsids>
    <w:rsidRoot w:val="00783975"/>
    <w:rsid w:val="000000CC"/>
    <w:rsid w:val="000000FE"/>
    <w:rsid w:val="0000052C"/>
    <w:rsid w:val="000008FE"/>
    <w:rsid w:val="00000C17"/>
    <w:rsid w:val="00000E9B"/>
    <w:rsid w:val="000010EB"/>
    <w:rsid w:val="00001256"/>
    <w:rsid w:val="00001369"/>
    <w:rsid w:val="000013E4"/>
    <w:rsid w:val="000019CD"/>
    <w:rsid w:val="00001A7B"/>
    <w:rsid w:val="0000202B"/>
    <w:rsid w:val="00002337"/>
    <w:rsid w:val="00002680"/>
    <w:rsid w:val="000027B3"/>
    <w:rsid w:val="00002DA8"/>
    <w:rsid w:val="00002F79"/>
    <w:rsid w:val="00003128"/>
    <w:rsid w:val="000034C4"/>
    <w:rsid w:val="0000370E"/>
    <w:rsid w:val="00003751"/>
    <w:rsid w:val="00003755"/>
    <w:rsid w:val="000039CB"/>
    <w:rsid w:val="00003A44"/>
    <w:rsid w:val="00003BB7"/>
    <w:rsid w:val="00004671"/>
    <w:rsid w:val="000046D1"/>
    <w:rsid w:val="00004733"/>
    <w:rsid w:val="00004B23"/>
    <w:rsid w:val="00004CCB"/>
    <w:rsid w:val="00004D33"/>
    <w:rsid w:val="00004F6D"/>
    <w:rsid w:val="00005122"/>
    <w:rsid w:val="00005150"/>
    <w:rsid w:val="00005224"/>
    <w:rsid w:val="000055D2"/>
    <w:rsid w:val="00005645"/>
    <w:rsid w:val="000056A1"/>
    <w:rsid w:val="00005702"/>
    <w:rsid w:val="00005A4B"/>
    <w:rsid w:val="00005AB3"/>
    <w:rsid w:val="000061F8"/>
    <w:rsid w:val="000063CA"/>
    <w:rsid w:val="00006413"/>
    <w:rsid w:val="000064D5"/>
    <w:rsid w:val="000064E9"/>
    <w:rsid w:val="000068E4"/>
    <w:rsid w:val="00006ECE"/>
    <w:rsid w:val="0000763F"/>
    <w:rsid w:val="00007712"/>
    <w:rsid w:val="0000781B"/>
    <w:rsid w:val="00007A06"/>
    <w:rsid w:val="00007A5F"/>
    <w:rsid w:val="00007B49"/>
    <w:rsid w:val="00007E04"/>
    <w:rsid w:val="00007F32"/>
    <w:rsid w:val="00010145"/>
    <w:rsid w:val="0001123C"/>
    <w:rsid w:val="00011611"/>
    <w:rsid w:val="0001178F"/>
    <w:rsid w:val="000119B5"/>
    <w:rsid w:val="00011A51"/>
    <w:rsid w:val="00011EE0"/>
    <w:rsid w:val="00012079"/>
    <w:rsid w:val="0001265A"/>
    <w:rsid w:val="000127B6"/>
    <w:rsid w:val="00012B1C"/>
    <w:rsid w:val="00012B60"/>
    <w:rsid w:val="00012B8E"/>
    <w:rsid w:val="00013161"/>
    <w:rsid w:val="0001331C"/>
    <w:rsid w:val="000134BE"/>
    <w:rsid w:val="000135AA"/>
    <w:rsid w:val="0001371C"/>
    <w:rsid w:val="00013CD3"/>
    <w:rsid w:val="000141F1"/>
    <w:rsid w:val="0001420C"/>
    <w:rsid w:val="00014653"/>
    <w:rsid w:val="00014680"/>
    <w:rsid w:val="00014DF3"/>
    <w:rsid w:val="00014FAE"/>
    <w:rsid w:val="00015275"/>
    <w:rsid w:val="0001593C"/>
    <w:rsid w:val="00015DAE"/>
    <w:rsid w:val="00016043"/>
    <w:rsid w:val="00016387"/>
    <w:rsid w:val="00016573"/>
    <w:rsid w:val="00016799"/>
    <w:rsid w:val="00016836"/>
    <w:rsid w:val="000169E7"/>
    <w:rsid w:val="00016B3D"/>
    <w:rsid w:val="00017033"/>
    <w:rsid w:val="000172ED"/>
    <w:rsid w:val="00017361"/>
    <w:rsid w:val="0001753D"/>
    <w:rsid w:val="000178C1"/>
    <w:rsid w:val="00017A1D"/>
    <w:rsid w:val="00017B67"/>
    <w:rsid w:val="00017CAF"/>
    <w:rsid w:val="00017E3F"/>
    <w:rsid w:val="000202A8"/>
    <w:rsid w:val="0002030F"/>
    <w:rsid w:val="0002058F"/>
    <w:rsid w:val="000207A7"/>
    <w:rsid w:val="0002090F"/>
    <w:rsid w:val="00020B42"/>
    <w:rsid w:val="00020F8C"/>
    <w:rsid w:val="0002111A"/>
    <w:rsid w:val="0002131D"/>
    <w:rsid w:val="0002139B"/>
    <w:rsid w:val="000215DA"/>
    <w:rsid w:val="000215F6"/>
    <w:rsid w:val="000216C3"/>
    <w:rsid w:val="0002194C"/>
    <w:rsid w:val="00021AE8"/>
    <w:rsid w:val="00021F96"/>
    <w:rsid w:val="0002209A"/>
    <w:rsid w:val="000221CA"/>
    <w:rsid w:val="000221FF"/>
    <w:rsid w:val="00022291"/>
    <w:rsid w:val="00022415"/>
    <w:rsid w:val="000226B2"/>
    <w:rsid w:val="00022714"/>
    <w:rsid w:val="00022715"/>
    <w:rsid w:val="00022978"/>
    <w:rsid w:val="00022A9B"/>
    <w:rsid w:val="00022AE0"/>
    <w:rsid w:val="00022E7E"/>
    <w:rsid w:val="00022F40"/>
    <w:rsid w:val="00023043"/>
    <w:rsid w:val="0002308F"/>
    <w:rsid w:val="0002355E"/>
    <w:rsid w:val="000235CE"/>
    <w:rsid w:val="00023673"/>
    <w:rsid w:val="000236CC"/>
    <w:rsid w:val="00023872"/>
    <w:rsid w:val="000238B8"/>
    <w:rsid w:val="00023A21"/>
    <w:rsid w:val="00023CD4"/>
    <w:rsid w:val="00023DA3"/>
    <w:rsid w:val="00023FE0"/>
    <w:rsid w:val="000240B9"/>
    <w:rsid w:val="0002444D"/>
    <w:rsid w:val="00024898"/>
    <w:rsid w:val="00024B0C"/>
    <w:rsid w:val="00024C34"/>
    <w:rsid w:val="00024D72"/>
    <w:rsid w:val="000252D3"/>
    <w:rsid w:val="000256E1"/>
    <w:rsid w:val="00025735"/>
    <w:rsid w:val="0002575B"/>
    <w:rsid w:val="000257DB"/>
    <w:rsid w:val="0002594F"/>
    <w:rsid w:val="00025D0A"/>
    <w:rsid w:val="000261DC"/>
    <w:rsid w:val="000262C2"/>
    <w:rsid w:val="0002645E"/>
    <w:rsid w:val="00026510"/>
    <w:rsid w:val="0002669E"/>
    <w:rsid w:val="000269D1"/>
    <w:rsid w:val="00026C14"/>
    <w:rsid w:val="00026FEF"/>
    <w:rsid w:val="00027304"/>
    <w:rsid w:val="00027323"/>
    <w:rsid w:val="0002739D"/>
    <w:rsid w:val="000273C3"/>
    <w:rsid w:val="00027456"/>
    <w:rsid w:val="0002791D"/>
    <w:rsid w:val="00027A70"/>
    <w:rsid w:val="00027ABA"/>
    <w:rsid w:val="000300D8"/>
    <w:rsid w:val="0003015D"/>
    <w:rsid w:val="0003035B"/>
    <w:rsid w:val="000304C6"/>
    <w:rsid w:val="000309F1"/>
    <w:rsid w:val="00030C8B"/>
    <w:rsid w:val="00031028"/>
    <w:rsid w:val="000310C0"/>
    <w:rsid w:val="000313E2"/>
    <w:rsid w:val="000314DD"/>
    <w:rsid w:val="0003153B"/>
    <w:rsid w:val="00031581"/>
    <w:rsid w:val="000315B5"/>
    <w:rsid w:val="000315E9"/>
    <w:rsid w:val="0003164D"/>
    <w:rsid w:val="0003171F"/>
    <w:rsid w:val="0003201D"/>
    <w:rsid w:val="000325E4"/>
    <w:rsid w:val="0003263E"/>
    <w:rsid w:val="000326DD"/>
    <w:rsid w:val="0003272F"/>
    <w:rsid w:val="00032985"/>
    <w:rsid w:val="00032A2D"/>
    <w:rsid w:val="00032C77"/>
    <w:rsid w:val="00032E78"/>
    <w:rsid w:val="000330CA"/>
    <w:rsid w:val="0003317A"/>
    <w:rsid w:val="00033221"/>
    <w:rsid w:val="0003333B"/>
    <w:rsid w:val="000334EC"/>
    <w:rsid w:val="00033691"/>
    <w:rsid w:val="0003385D"/>
    <w:rsid w:val="00033897"/>
    <w:rsid w:val="00033CFE"/>
    <w:rsid w:val="00033D57"/>
    <w:rsid w:val="000344BF"/>
    <w:rsid w:val="00034AD6"/>
    <w:rsid w:val="00034C69"/>
    <w:rsid w:val="00034CEA"/>
    <w:rsid w:val="00034F4B"/>
    <w:rsid w:val="00034FF0"/>
    <w:rsid w:val="000352C8"/>
    <w:rsid w:val="00035468"/>
    <w:rsid w:val="00035A80"/>
    <w:rsid w:val="00035EC2"/>
    <w:rsid w:val="000360D6"/>
    <w:rsid w:val="00036179"/>
    <w:rsid w:val="00036292"/>
    <w:rsid w:val="000363FC"/>
    <w:rsid w:val="000366DD"/>
    <w:rsid w:val="00036A5F"/>
    <w:rsid w:val="00036B19"/>
    <w:rsid w:val="00036C7F"/>
    <w:rsid w:val="00036C9F"/>
    <w:rsid w:val="00036CDA"/>
    <w:rsid w:val="00036D8C"/>
    <w:rsid w:val="00036F7B"/>
    <w:rsid w:val="000370A0"/>
    <w:rsid w:val="000370C3"/>
    <w:rsid w:val="00037406"/>
    <w:rsid w:val="00037442"/>
    <w:rsid w:val="000374B8"/>
    <w:rsid w:val="00037548"/>
    <w:rsid w:val="0003758F"/>
    <w:rsid w:val="00037715"/>
    <w:rsid w:val="00037BF7"/>
    <w:rsid w:val="00040128"/>
    <w:rsid w:val="00040301"/>
    <w:rsid w:val="00040368"/>
    <w:rsid w:val="00040594"/>
    <w:rsid w:val="0004083D"/>
    <w:rsid w:val="0004089C"/>
    <w:rsid w:val="000408B3"/>
    <w:rsid w:val="00040C9B"/>
    <w:rsid w:val="0004100A"/>
    <w:rsid w:val="00041012"/>
    <w:rsid w:val="000410E1"/>
    <w:rsid w:val="000411BB"/>
    <w:rsid w:val="00041655"/>
    <w:rsid w:val="00041796"/>
    <w:rsid w:val="00041939"/>
    <w:rsid w:val="00041A2D"/>
    <w:rsid w:val="00041AE6"/>
    <w:rsid w:val="00041C3E"/>
    <w:rsid w:val="00042170"/>
    <w:rsid w:val="00042793"/>
    <w:rsid w:val="000427AE"/>
    <w:rsid w:val="00042805"/>
    <w:rsid w:val="00042818"/>
    <w:rsid w:val="000428F5"/>
    <w:rsid w:val="00042C3E"/>
    <w:rsid w:val="00042C7C"/>
    <w:rsid w:val="00042CE1"/>
    <w:rsid w:val="00043483"/>
    <w:rsid w:val="000436DF"/>
    <w:rsid w:val="0004380C"/>
    <w:rsid w:val="00043F25"/>
    <w:rsid w:val="00044167"/>
    <w:rsid w:val="00044638"/>
    <w:rsid w:val="0004476B"/>
    <w:rsid w:val="00044C20"/>
    <w:rsid w:val="00044DAD"/>
    <w:rsid w:val="00045024"/>
    <w:rsid w:val="000459ED"/>
    <w:rsid w:val="00045A4A"/>
    <w:rsid w:val="00045ACE"/>
    <w:rsid w:val="00045B99"/>
    <w:rsid w:val="00045DB2"/>
    <w:rsid w:val="00045E38"/>
    <w:rsid w:val="00045F2F"/>
    <w:rsid w:val="00045F9D"/>
    <w:rsid w:val="00045FD4"/>
    <w:rsid w:val="00046007"/>
    <w:rsid w:val="000460B8"/>
    <w:rsid w:val="0004614E"/>
    <w:rsid w:val="000461B0"/>
    <w:rsid w:val="000464D7"/>
    <w:rsid w:val="000465A3"/>
    <w:rsid w:val="000465F4"/>
    <w:rsid w:val="000466BC"/>
    <w:rsid w:val="0004689C"/>
    <w:rsid w:val="00046B29"/>
    <w:rsid w:val="00046E2E"/>
    <w:rsid w:val="00046E2F"/>
    <w:rsid w:val="00046E59"/>
    <w:rsid w:val="000470A6"/>
    <w:rsid w:val="00047205"/>
    <w:rsid w:val="000473DE"/>
    <w:rsid w:val="000475A7"/>
    <w:rsid w:val="0004771F"/>
    <w:rsid w:val="000479BD"/>
    <w:rsid w:val="00047E45"/>
    <w:rsid w:val="00050462"/>
    <w:rsid w:val="00050551"/>
    <w:rsid w:val="00051221"/>
    <w:rsid w:val="000515AF"/>
    <w:rsid w:val="000519C9"/>
    <w:rsid w:val="00051B7A"/>
    <w:rsid w:val="00051F28"/>
    <w:rsid w:val="00051FCB"/>
    <w:rsid w:val="00051FF3"/>
    <w:rsid w:val="000520F2"/>
    <w:rsid w:val="0005227F"/>
    <w:rsid w:val="0005233F"/>
    <w:rsid w:val="000523CF"/>
    <w:rsid w:val="00052437"/>
    <w:rsid w:val="00052866"/>
    <w:rsid w:val="000528E2"/>
    <w:rsid w:val="00052F29"/>
    <w:rsid w:val="000532D4"/>
    <w:rsid w:val="000534A0"/>
    <w:rsid w:val="0005379C"/>
    <w:rsid w:val="00053851"/>
    <w:rsid w:val="000538CF"/>
    <w:rsid w:val="00053999"/>
    <w:rsid w:val="00053B15"/>
    <w:rsid w:val="00053E98"/>
    <w:rsid w:val="00053F32"/>
    <w:rsid w:val="00053F53"/>
    <w:rsid w:val="00054056"/>
    <w:rsid w:val="00054276"/>
    <w:rsid w:val="000542C9"/>
    <w:rsid w:val="000548FD"/>
    <w:rsid w:val="00054C5E"/>
    <w:rsid w:val="00054CE8"/>
    <w:rsid w:val="00054DA6"/>
    <w:rsid w:val="00055020"/>
    <w:rsid w:val="0005505B"/>
    <w:rsid w:val="00055138"/>
    <w:rsid w:val="000551B0"/>
    <w:rsid w:val="00055222"/>
    <w:rsid w:val="000552BA"/>
    <w:rsid w:val="000552D5"/>
    <w:rsid w:val="00055751"/>
    <w:rsid w:val="00055B25"/>
    <w:rsid w:val="00055B7F"/>
    <w:rsid w:val="00055D58"/>
    <w:rsid w:val="00055EA4"/>
    <w:rsid w:val="00055EE6"/>
    <w:rsid w:val="00055F35"/>
    <w:rsid w:val="00056072"/>
    <w:rsid w:val="00056116"/>
    <w:rsid w:val="00056119"/>
    <w:rsid w:val="000566DF"/>
    <w:rsid w:val="000566EA"/>
    <w:rsid w:val="00056772"/>
    <w:rsid w:val="0005677F"/>
    <w:rsid w:val="000568F0"/>
    <w:rsid w:val="00056BDE"/>
    <w:rsid w:val="00056F29"/>
    <w:rsid w:val="00057393"/>
    <w:rsid w:val="0005742C"/>
    <w:rsid w:val="00057536"/>
    <w:rsid w:val="00057550"/>
    <w:rsid w:val="000575E2"/>
    <w:rsid w:val="00057603"/>
    <w:rsid w:val="0005777E"/>
    <w:rsid w:val="00057D03"/>
    <w:rsid w:val="00057FC9"/>
    <w:rsid w:val="00060086"/>
    <w:rsid w:val="0006018F"/>
    <w:rsid w:val="000605FD"/>
    <w:rsid w:val="000606C7"/>
    <w:rsid w:val="000607E7"/>
    <w:rsid w:val="00060B7C"/>
    <w:rsid w:val="00060BB1"/>
    <w:rsid w:val="00061066"/>
    <w:rsid w:val="0006129D"/>
    <w:rsid w:val="0006150F"/>
    <w:rsid w:val="000615B3"/>
    <w:rsid w:val="000615E2"/>
    <w:rsid w:val="000616ED"/>
    <w:rsid w:val="00061AE4"/>
    <w:rsid w:val="00061CA7"/>
    <w:rsid w:val="00061D27"/>
    <w:rsid w:val="000621F4"/>
    <w:rsid w:val="000625CE"/>
    <w:rsid w:val="000627B0"/>
    <w:rsid w:val="00062BF0"/>
    <w:rsid w:val="0006312C"/>
    <w:rsid w:val="000635BA"/>
    <w:rsid w:val="00063638"/>
    <w:rsid w:val="0006388F"/>
    <w:rsid w:val="00063A6B"/>
    <w:rsid w:val="0006410F"/>
    <w:rsid w:val="0006449F"/>
    <w:rsid w:val="000644F8"/>
    <w:rsid w:val="000645CB"/>
    <w:rsid w:val="000646F6"/>
    <w:rsid w:val="00064A2E"/>
    <w:rsid w:val="00064A67"/>
    <w:rsid w:val="00064A8C"/>
    <w:rsid w:val="00064B90"/>
    <w:rsid w:val="000652A5"/>
    <w:rsid w:val="000653C8"/>
    <w:rsid w:val="00065C8B"/>
    <w:rsid w:val="00065CBB"/>
    <w:rsid w:val="00065E95"/>
    <w:rsid w:val="00066020"/>
    <w:rsid w:val="00066771"/>
    <w:rsid w:val="000669DB"/>
    <w:rsid w:val="00066AA8"/>
    <w:rsid w:val="00067191"/>
    <w:rsid w:val="000675EA"/>
    <w:rsid w:val="0006762B"/>
    <w:rsid w:val="00067893"/>
    <w:rsid w:val="00067A21"/>
    <w:rsid w:val="00067A28"/>
    <w:rsid w:val="00067A2B"/>
    <w:rsid w:val="00067AE6"/>
    <w:rsid w:val="00067C78"/>
    <w:rsid w:val="00067D49"/>
    <w:rsid w:val="000700BE"/>
    <w:rsid w:val="00070470"/>
    <w:rsid w:val="00070474"/>
    <w:rsid w:val="000708EA"/>
    <w:rsid w:val="00070A59"/>
    <w:rsid w:val="00070A62"/>
    <w:rsid w:val="00070D11"/>
    <w:rsid w:val="00071268"/>
    <w:rsid w:val="00071323"/>
    <w:rsid w:val="000714A2"/>
    <w:rsid w:val="00071610"/>
    <w:rsid w:val="00071793"/>
    <w:rsid w:val="00071BA0"/>
    <w:rsid w:val="00071BC3"/>
    <w:rsid w:val="00071C2E"/>
    <w:rsid w:val="00071D6E"/>
    <w:rsid w:val="00071F9D"/>
    <w:rsid w:val="000720A4"/>
    <w:rsid w:val="000722B9"/>
    <w:rsid w:val="000722F3"/>
    <w:rsid w:val="00072654"/>
    <w:rsid w:val="00072D19"/>
    <w:rsid w:val="00072F5A"/>
    <w:rsid w:val="00073575"/>
    <w:rsid w:val="000735EE"/>
    <w:rsid w:val="00073721"/>
    <w:rsid w:val="000739F1"/>
    <w:rsid w:val="00073A12"/>
    <w:rsid w:val="00073A55"/>
    <w:rsid w:val="00073ADE"/>
    <w:rsid w:val="000740F8"/>
    <w:rsid w:val="00074178"/>
    <w:rsid w:val="00074589"/>
    <w:rsid w:val="000745A6"/>
    <w:rsid w:val="000745BF"/>
    <w:rsid w:val="00074655"/>
    <w:rsid w:val="00074661"/>
    <w:rsid w:val="00074753"/>
    <w:rsid w:val="0007487E"/>
    <w:rsid w:val="00074890"/>
    <w:rsid w:val="00074AB7"/>
    <w:rsid w:val="00074F18"/>
    <w:rsid w:val="000757AB"/>
    <w:rsid w:val="00075883"/>
    <w:rsid w:val="0007591A"/>
    <w:rsid w:val="00075988"/>
    <w:rsid w:val="000759DE"/>
    <w:rsid w:val="00075C1F"/>
    <w:rsid w:val="00075CB2"/>
    <w:rsid w:val="00075D1C"/>
    <w:rsid w:val="00075DB0"/>
    <w:rsid w:val="000763D2"/>
    <w:rsid w:val="00076682"/>
    <w:rsid w:val="00076896"/>
    <w:rsid w:val="00076A5C"/>
    <w:rsid w:val="00077073"/>
    <w:rsid w:val="000778ED"/>
    <w:rsid w:val="000779E1"/>
    <w:rsid w:val="00077AD3"/>
    <w:rsid w:val="00077C87"/>
    <w:rsid w:val="00077EF5"/>
    <w:rsid w:val="0008015F"/>
    <w:rsid w:val="000802A0"/>
    <w:rsid w:val="000803E3"/>
    <w:rsid w:val="0008055C"/>
    <w:rsid w:val="000808DB"/>
    <w:rsid w:val="00080AA7"/>
    <w:rsid w:val="00080D05"/>
    <w:rsid w:val="00081112"/>
    <w:rsid w:val="00081224"/>
    <w:rsid w:val="000817D7"/>
    <w:rsid w:val="000818B2"/>
    <w:rsid w:val="00081AF7"/>
    <w:rsid w:val="00081B0E"/>
    <w:rsid w:val="00082172"/>
    <w:rsid w:val="0008219E"/>
    <w:rsid w:val="00082350"/>
    <w:rsid w:val="000826A9"/>
    <w:rsid w:val="00082814"/>
    <w:rsid w:val="000829F4"/>
    <w:rsid w:val="00082D9E"/>
    <w:rsid w:val="00082E4F"/>
    <w:rsid w:val="00082EE7"/>
    <w:rsid w:val="00083029"/>
    <w:rsid w:val="00083393"/>
    <w:rsid w:val="0008345D"/>
    <w:rsid w:val="000835F0"/>
    <w:rsid w:val="00083636"/>
    <w:rsid w:val="0008393E"/>
    <w:rsid w:val="00083992"/>
    <w:rsid w:val="0008421E"/>
    <w:rsid w:val="00084BF3"/>
    <w:rsid w:val="00084DBE"/>
    <w:rsid w:val="00084DCF"/>
    <w:rsid w:val="00084E74"/>
    <w:rsid w:val="0008531C"/>
    <w:rsid w:val="000853FE"/>
    <w:rsid w:val="0008542B"/>
    <w:rsid w:val="00085A43"/>
    <w:rsid w:val="00085E9A"/>
    <w:rsid w:val="00085FEB"/>
    <w:rsid w:val="000860E9"/>
    <w:rsid w:val="0008617F"/>
    <w:rsid w:val="00086332"/>
    <w:rsid w:val="000864A9"/>
    <w:rsid w:val="00086814"/>
    <w:rsid w:val="0008697F"/>
    <w:rsid w:val="000869D9"/>
    <w:rsid w:val="00086B07"/>
    <w:rsid w:val="00086B7E"/>
    <w:rsid w:val="00086DFC"/>
    <w:rsid w:val="00087080"/>
    <w:rsid w:val="00087156"/>
    <w:rsid w:val="00087205"/>
    <w:rsid w:val="000874A3"/>
    <w:rsid w:val="00087770"/>
    <w:rsid w:val="0008791D"/>
    <w:rsid w:val="00087BE2"/>
    <w:rsid w:val="00087D8F"/>
    <w:rsid w:val="00087DB0"/>
    <w:rsid w:val="00087F68"/>
    <w:rsid w:val="000906C5"/>
    <w:rsid w:val="00090A0A"/>
    <w:rsid w:val="00090A92"/>
    <w:rsid w:val="00090A98"/>
    <w:rsid w:val="00090BE5"/>
    <w:rsid w:val="00091167"/>
    <w:rsid w:val="000912F9"/>
    <w:rsid w:val="000916CB"/>
    <w:rsid w:val="0009183B"/>
    <w:rsid w:val="00091AAD"/>
    <w:rsid w:val="00091ACB"/>
    <w:rsid w:val="000921E5"/>
    <w:rsid w:val="000921F3"/>
    <w:rsid w:val="00092626"/>
    <w:rsid w:val="000928E3"/>
    <w:rsid w:val="0009297B"/>
    <w:rsid w:val="00092A3A"/>
    <w:rsid w:val="000930D6"/>
    <w:rsid w:val="0009365A"/>
    <w:rsid w:val="00093737"/>
    <w:rsid w:val="000937B4"/>
    <w:rsid w:val="000939A4"/>
    <w:rsid w:val="00093C26"/>
    <w:rsid w:val="00093C59"/>
    <w:rsid w:val="00093C65"/>
    <w:rsid w:val="00093D0A"/>
    <w:rsid w:val="00093DF9"/>
    <w:rsid w:val="000943AD"/>
    <w:rsid w:val="000947FB"/>
    <w:rsid w:val="00094873"/>
    <w:rsid w:val="00094C22"/>
    <w:rsid w:val="00094C4A"/>
    <w:rsid w:val="00095012"/>
    <w:rsid w:val="000953BB"/>
    <w:rsid w:val="00095876"/>
    <w:rsid w:val="00095AD1"/>
    <w:rsid w:val="00095BED"/>
    <w:rsid w:val="00095D35"/>
    <w:rsid w:val="00095F86"/>
    <w:rsid w:val="000960AD"/>
    <w:rsid w:val="000961FB"/>
    <w:rsid w:val="00096BEC"/>
    <w:rsid w:val="00096C86"/>
    <w:rsid w:val="00096DBA"/>
    <w:rsid w:val="000972D6"/>
    <w:rsid w:val="0009760C"/>
    <w:rsid w:val="000976A3"/>
    <w:rsid w:val="00097A57"/>
    <w:rsid w:val="00097AD6"/>
    <w:rsid w:val="00097B96"/>
    <w:rsid w:val="00097BEE"/>
    <w:rsid w:val="00097C83"/>
    <w:rsid w:val="00097CF0"/>
    <w:rsid w:val="000A00F9"/>
    <w:rsid w:val="000A0626"/>
    <w:rsid w:val="000A08F4"/>
    <w:rsid w:val="000A092E"/>
    <w:rsid w:val="000A0E0C"/>
    <w:rsid w:val="000A113A"/>
    <w:rsid w:val="000A11EF"/>
    <w:rsid w:val="000A1301"/>
    <w:rsid w:val="000A15E5"/>
    <w:rsid w:val="000A1ABF"/>
    <w:rsid w:val="000A1C55"/>
    <w:rsid w:val="000A1DD3"/>
    <w:rsid w:val="000A229E"/>
    <w:rsid w:val="000A2723"/>
    <w:rsid w:val="000A27B8"/>
    <w:rsid w:val="000A2888"/>
    <w:rsid w:val="000A29B4"/>
    <w:rsid w:val="000A2BD4"/>
    <w:rsid w:val="000A2D2A"/>
    <w:rsid w:val="000A393B"/>
    <w:rsid w:val="000A398F"/>
    <w:rsid w:val="000A3A9A"/>
    <w:rsid w:val="000A3F8D"/>
    <w:rsid w:val="000A427D"/>
    <w:rsid w:val="000A4369"/>
    <w:rsid w:val="000A4709"/>
    <w:rsid w:val="000A4848"/>
    <w:rsid w:val="000A4BB9"/>
    <w:rsid w:val="000A4F0F"/>
    <w:rsid w:val="000A5082"/>
    <w:rsid w:val="000A532D"/>
    <w:rsid w:val="000A5416"/>
    <w:rsid w:val="000A5447"/>
    <w:rsid w:val="000A558B"/>
    <w:rsid w:val="000A5621"/>
    <w:rsid w:val="000A584F"/>
    <w:rsid w:val="000A5EC6"/>
    <w:rsid w:val="000A6008"/>
    <w:rsid w:val="000A6175"/>
    <w:rsid w:val="000A6373"/>
    <w:rsid w:val="000A6575"/>
    <w:rsid w:val="000A65D0"/>
    <w:rsid w:val="000A6867"/>
    <w:rsid w:val="000A6A89"/>
    <w:rsid w:val="000A6CE7"/>
    <w:rsid w:val="000A6D65"/>
    <w:rsid w:val="000A6D7D"/>
    <w:rsid w:val="000A6D8D"/>
    <w:rsid w:val="000A711D"/>
    <w:rsid w:val="000A71F8"/>
    <w:rsid w:val="000A7499"/>
    <w:rsid w:val="000A78E2"/>
    <w:rsid w:val="000A79D3"/>
    <w:rsid w:val="000A7BD7"/>
    <w:rsid w:val="000A7CAA"/>
    <w:rsid w:val="000B013B"/>
    <w:rsid w:val="000B02DF"/>
    <w:rsid w:val="000B0366"/>
    <w:rsid w:val="000B09CC"/>
    <w:rsid w:val="000B0A07"/>
    <w:rsid w:val="000B0D7B"/>
    <w:rsid w:val="000B15F2"/>
    <w:rsid w:val="000B16BF"/>
    <w:rsid w:val="000B1959"/>
    <w:rsid w:val="000B1987"/>
    <w:rsid w:val="000B1FE3"/>
    <w:rsid w:val="000B22C7"/>
    <w:rsid w:val="000B2822"/>
    <w:rsid w:val="000B2902"/>
    <w:rsid w:val="000B2939"/>
    <w:rsid w:val="000B29D8"/>
    <w:rsid w:val="000B2A46"/>
    <w:rsid w:val="000B2C44"/>
    <w:rsid w:val="000B2E02"/>
    <w:rsid w:val="000B3159"/>
    <w:rsid w:val="000B3225"/>
    <w:rsid w:val="000B32DC"/>
    <w:rsid w:val="000B35DD"/>
    <w:rsid w:val="000B3958"/>
    <w:rsid w:val="000B3BF2"/>
    <w:rsid w:val="000B3E14"/>
    <w:rsid w:val="000B438A"/>
    <w:rsid w:val="000B43C7"/>
    <w:rsid w:val="000B46CE"/>
    <w:rsid w:val="000B48AC"/>
    <w:rsid w:val="000B4953"/>
    <w:rsid w:val="000B4A37"/>
    <w:rsid w:val="000B4AF7"/>
    <w:rsid w:val="000B4C76"/>
    <w:rsid w:val="000B4F6C"/>
    <w:rsid w:val="000B51CD"/>
    <w:rsid w:val="000B5332"/>
    <w:rsid w:val="000B5384"/>
    <w:rsid w:val="000B5724"/>
    <w:rsid w:val="000B58A3"/>
    <w:rsid w:val="000B5AD9"/>
    <w:rsid w:val="000B5BED"/>
    <w:rsid w:val="000B5C83"/>
    <w:rsid w:val="000B5E2E"/>
    <w:rsid w:val="000B6142"/>
    <w:rsid w:val="000B61C2"/>
    <w:rsid w:val="000B62B6"/>
    <w:rsid w:val="000B64F9"/>
    <w:rsid w:val="000B6BA8"/>
    <w:rsid w:val="000B6F53"/>
    <w:rsid w:val="000B7294"/>
    <w:rsid w:val="000B754A"/>
    <w:rsid w:val="000B7A22"/>
    <w:rsid w:val="000B7BF7"/>
    <w:rsid w:val="000B7C6B"/>
    <w:rsid w:val="000B7CE9"/>
    <w:rsid w:val="000C01E0"/>
    <w:rsid w:val="000C0DC3"/>
    <w:rsid w:val="000C10D7"/>
    <w:rsid w:val="000C12DF"/>
    <w:rsid w:val="000C143D"/>
    <w:rsid w:val="000C150C"/>
    <w:rsid w:val="000C1760"/>
    <w:rsid w:val="000C17CB"/>
    <w:rsid w:val="000C17F2"/>
    <w:rsid w:val="000C18C7"/>
    <w:rsid w:val="000C1A5A"/>
    <w:rsid w:val="000C1AE9"/>
    <w:rsid w:val="000C1CD4"/>
    <w:rsid w:val="000C2529"/>
    <w:rsid w:val="000C27A8"/>
    <w:rsid w:val="000C28CE"/>
    <w:rsid w:val="000C29EC"/>
    <w:rsid w:val="000C2A51"/>
    <w:rsid w:val="000C2E74"/>
    <w:rsid w:val="000C31D5"/>
    <w:rsid w:val="000C32BE"/>
    <w:rsid w:val="000C345B"/>
    <w:rsid w:val="000C3990"/>
    <w:rsid w:val="000C3B60"/>
    <w:rsid w:val="000C3CFE"/>
    <w:rsid w:val="000C3ED9"/>
    <w:rsid w:val="000C3FA5"/>
    <w:rsid w:val="000C3FCC"/>
    <w:rsid w:val="000C4500"/>
    <w:rsid w:val="000C452F"/>
    <w:rsid w:val="000C4785"/>
    <w:rsid w:val="000C4A1A"/>
    <w:rsid w:val="000C4B55"/>
    <w:rsid w:val="000C4BE6"/>
    <w:rsid w:val="000C4C09"/>
    <w:rsid w:val="000C4CC3"/>
    <w:rsid w:val="000C4F29"/>
    <w:rsid w:val="000C4F84"/>
    <w:rsid w:val="000C5145"/>
    <w:rsid w:val="000C56E9"/>
    <w:rsid w:val="000C5B9B"/>
    <w:rsid w:val="000C5D7A"/>
    <w:rsid w:val="000C6488"/>
    <w:rsid w:val="000C6600"/>
    <w:rsid w:val="000C676F"/>
    <w:rsid w:val="000C6B2D"/>
    <w:rsid w:val="000C6C73"/>
    <w:rsid w:val="000C6E92"/>
    <w:rsid w:val="000C6FC3"/>
    <w:rsid w:val="000C71F7"/>
    <w:rsid w:val="000C723F"/>
    <w:rsid w:val="000C7248"/>
    <w:rsid w:val="000C7519"/>
    <w:rsid w:val="000C7618"/>
    <w:rsid w:val="000C7B7C"/>
    <w:rsid w:val="000C7DA0"/>
    <w:rsid w:val="000D00F7"/>
    <w:rsid w:val="000D03C6"/>
    <w:rsid w:val="000D06F2"/>
    <w:rsid w:val="000D0884"/>
    <w:rsid w:val="000D092B"/>
    <w:rsid w:val="000D0D3B"/>
    <w:rsid w:val="000D0DE5"/>
    <w:rsid w:val="000D0E76"/>
    <w:rsid w:val="000D105C"/>
    <w:rsid w:val="000D1403"/>
    <w:rsid w:val="000D15A8"/>
    <w:rsid w:val="000D1AAD"/>
    <w:rsid w:val="000D1B77"/>
    <w:rsid w:val="000D1FC7"/>
    <w:rsid w:val="000D22B7"/>
    <w:rsid w:val="000D2607"/>
    <w:rsid w:val="000D2717"/>
    <w:rsid w:val="000D282F"/>
    <w:rsid w:val="000D29E1"/>
    <w:rsid w:val="000D2A11"/>
    <w:rsid w:val="000D2FB5"/>
    <w:rsid w:val="000D324A"/>
    <w:rsid w:val="000D32FC"/>
    <w:rsid w:val="000D359F"/>
    <w:rsid w:val="000D377A"/>
    <w:rsid w:val="000D39F4"/>
    <w:rsid w:val="000D3A15"/>
    <w:rsid w:val="000D3F34"/>
    <w:rsid w:val="000D4128"/>
    <w:rsid w:val="000D422B"/>
    <w:rsid w:val="000D43A2"/>
    <w:rsid w:val="000D44E7"/>
    <w:rsid w:val="000D487B"/>
    <w:rsid w:val="000D4924"/>
    <w:rsid w:val="000D4D74"/>
    <w:rsid w:val="000D4DAB"/>
    <w:rsid w:val="000D4E33"/>
    <w:rsid w:val="000D4EB8"/>
    <w:rsid w:val="000D50CE"/>
    <w:rsid w:val="000D520F"/>
    <w:rsid w:val="000D55B8"/>
    <w:rsid w:val="000D594C"/>
    <w:rsid w:val="000D5C58"/>
    <w:rsid w:val="000D5C78"/>
    <w:rsid w:val="000D5E98"/>
    <w:rsid w:val="000D62A9"/>
    <w:rsid w:val="000D65EA"/>
    <w:rsid w:val="000D6649"/>
    <w:rsid w:val="000D6730"/>
    <w:rsid w:val="000D6814"/>
    <w:rsid w:val="000D69AF"/>
    <w:rsid w:val="000D6D9C"/>
    <w:rsid w:val="000D730E"/>
    <w:rsid w:val="000D799E"/>
    <w:rsid w:val="000D79D1"/>
    <w:rsid w:val="000D7B29"/>
    <w:rsid w:val="000D7C13"/>
    <w:rsid w:val="000D7E79"/>
    <w:rsid w:val="000E0276"/>
    <w:rsid w:val="000E02E2"/>
    <w:rsid w:val="000E0655"/>
    <w:rsid w:val="000E0678"/>
    <w:rsid w:val="000E0684"/>
    <w:rsid w:val="000E0C38"/>
    <w:rsid w:val="000E1282"/>
    <w:rsid w:val="000E1390"/>
    <w:rsid w:val="000E1586"/>
    <w:rsid w:val="000E1758"/>
    <w:rsid w:val="000E1850"/>
    <w:rsid w:val="000E195A"/>
    <w:rsid w:val="000E1A64"/>
    <w:rsid w:val="000E1E2D"/>
    <w:rsid w:val="000E1E39"/>
    <w:rsid w:val="000E1F4C"/>
    <w:rsid w:val="000E20DE"/>
    <w:rsid w:val="000E2776"/>
    <w:rsid w:val="000E286A"/>
    <w:rsid w:val="000E291A"/>
    <w:rsid w:val="000E2C0E"/>
    <w:rsid w:val="000E2D73"/>
    <w:rsid w:val="000E2EC5"/>
    <w:rsid w:val="000E3068"/>
    <w:rsid w:val="000E32C8"/>
    <w:rsid w:val="000E32CB"/>
    <w:rsid w:val="000E33E8"/>
    <w:rsid w:val="000E37A5"/>
    <w:rsid w:val="000E3918"/>
    <w:rsid w:val="000E3F1A"/>
    <w:rsid w:val="000E4089"/>
    <w:rsid w:val="000E43CD"/>
    <w:rsid w:val="000E45B6"/>
    <w:rsid w:val="000E46FD"/>
    <w:rsid w:val="000E4A35"/>
    <w:rsid w:val="000E4AA4"/>
    <w:rsid w:val="000E514F"/>
    <w:rsid w:val="000E5519"/>
    <w:rsid w:val="000E58B7"/>
    <w:rsid w:val="000E594A"/>
    <w:rsid w:val="000E5DC7"/>
    <w:rsid w:val="000E6523"/>
    <w:rsid w:val="000E6732"/>
    <w:rsid w:val="000E67EA"/>
    <w:rsid w:val="000E6806"/>
    <w:rsid w:val="000E6BCA"/>
    <w:rsid w:val="000E6E26"/>
    <w:rsid w:val="000E6F9D"/>
    <w:rsid w:val="000E7167"/>
    <w:rsid w:val="000E71FC"/>
    <w:rsid w:val="000E7460"/>
    <w:rsid w:val="000E756F"/>
    <w:rsid w:val="000E7654"/>
    <w:rsid w:val="000E7742"/>
    <w:rsid w:val="000E79FF"/>
    <w:rsid w:val="000E7B06"/>
    <w:rsid w:val="000E7FBB"/>
    <w:rsid w:val="000F0003"/>
    <w:rsid w:val="000F009A"/>
    <w:rsid w:val="000F04EC"/>
    <w:rsid w:val="000F051E"/>
    <w:rsid w:val="000F080F"/>
    <w:rsid w:val="000F0880"/>
    <w:rsid w:val="000F09B4"/>
    <w:rsid w:val="000F0B79"/>
    <w:rsid w:val="000F0D1F"/>
    <w:rsid w:val="000F153D"/>
    <w:rsid w:val="000F15EC"/>
    <w:rsid w:val="000F170C"/>
    <w:rsid w:val="000F177D"/>
    <w:rsid w:val="000F18CB"/>
    <w:rsid w:val="000F1DD2"/>
    <w:rsid w:val="000F1E91"/>
    <w:rsid w:val="000F1EEF"/>
    <w:rsid w:val="000F24D9"/>
    <w:rsid w:val="000F2670"/>
    <w:rsid w:val="000F26FD"/>
    <w:rsid w:val="000F2883"/>
    <w:rsid w:val="000F2985"/>
    <w:rsid w:val="000F29C4"/>
    <w:rsid w:val="000F2A1D"/>
    <w:rsid w:val="000F2C49"/>
    <w:rsid w:val="000F2D8B"/>
    <w:rsid w:val="000F311C"/>
    <w:rsid w:val="000F327D"/>
    <w:rsid w:val="000F3280"/>
    <w:rsid w:val="000F3745"/>
    <w:rsid w:val="000F386C"/>
    <w:rsid w:val="000F3A08"/>
    <w:rsid w:val="000F3D85"/>
    <w:rsid w:val="000F3E03"/>
    <w:rsid w:val="000F3E90"/>
    <w:rsid w:val="000F4083"/>
    <w:rsid w:val="000F438B"/>
    <w:rsid w:val="000F4529"/>
    <w:rsid w:val="000F48E2"/>
    <w:rsid w:val="000F4BE5"/>
    <w:rsid w:val="000F4C4A"/>
    <w:rsid w:val="000F4CA0"/>
    <w:rsid w:val="000F4EEF"/>
    <w:rsid w:val="000F5373"/>
    <w:rsid w:val="000F5FED"/>
    <w:rsid w:val="000F63F6"/>
    <w:rsid w:val="000F6432"/>
    <w:rsid w:val="000F65AB"/>
    <w:rsid w:val="000F68FA"/>
    <w:rsid w:val="000F6953"/>
    <w:rsid w:val="000F69CE"/>
    <w:rsid w:val="000F6BC1"/>
    <w:rsid w:val="000F6D16"/>
    <w:rsid w:val="000F6D9D"/>
    <w:rsid w:val="000F6DC1"/>
    <w:rsid w:val="000F729A"/>
    <w:rsid w:val="000F74DD"/>
    <w:rsid w:val="000F7A40"/>
    <w:rsid w:val="000F7B68"/>
    <w:rsid w:val="000F7BC8"/>
    <w:rsid w:val="000F7C76"/>
    <w:rsid w:val="000F7CA7"/>
    <w:rsid w:val="000F7E04"/>
    <w:rsid w:val="0010014D"/>
    <w:rsid w:val="00100816"/>
    <w:rsid w:val="00100D50"/>
    <w:rsid w:val="00100E8A"/>
    <w:rsid w:val="001011CC"/>
    <w:rsid w:val="00101259"/>
    <w:rsid w:val="0010125F"/>
    <w:rsid w:val="00101309"/>
    <w:rsid w:val="001013F5"/>
    <w:rsid w:val="001018ED"/>
    <w:rsid w:val="00101A3E"/>
    <w:rsid w:val="00101A9B"/>
    <w:rsid w:val="00101D33"/>
    <w:rsid w:val="00101DAC"/>
    <w:rsid w:val="00102787"/>
    <w:rsid w:val="001028DD"/>
    <w:rsid w:val="001029B4"/>
    <w:rsid w:val="00102AE1"/>
    <w:rsid w:val="00102B91"/>
    <w:rsid w:val="00102E5C"/>
    <w:rsid w:val="00102E8C"/>
    <w:rsid w:val="001039BD"/>
    <w:rsid w:val="00103B0B"/>
    <w:rsid w:val="00103CF3"/>
    <w:rsid w:val="00103DEC"/>
    <w:rsid w:val="00103EEF"/>
    <w:rsid w:val="001043C0"/>
    <w:rsid w:val="0010456D"/>
    <w:rsid w:val="001046D5"/>
    <w:rsid w:val="00104863"/>
    <w:rsid w:val="001048DA"/>
    <w:rsid w:val="00104958"/>
    <w:rsid w:val="00104AB3"/>
    <w:rsid w:val="00104FCA"/>
    <w:rsid w:val="0010502C"/>
    <w:rsid w:val="0010557F"/>
    <w:rsid w:val="001055D3"/>
    <w:rsid w:val="00105829"/>
    <w:rsid w:val="00105A1F"/>
    <w:rsid w:val="00105A20"/>
    <w:rsid w:val="00105B3E"/>
    <w:rsid w:val="00105E25"/>
    <w:rsid w:val="00105FFA"/>
    <w:rsid w:val="001060B1"/>
    <w:rsid w:val="001061DD"/>
    <w:rsid w:val="001061F6"/>
    <w:rsid w:val="001063BB"/>
    <w:rsid w:val="00106471"/>
    <w:rsid w:val="00106481"/>
    <w:rsid w:val="0010667E"/>
    <w:rsid w:val="00106AFD"/>
    <w:rsid w:val="00106BA9"/>
    <w:rsid w:val="00106D04"/>
    <w:rsid w:val="00106D2D"/>
    <w:rsid w:val="00106D68"/>
    <w:rsid w:val="00106EA3"/>
    <w:rsid w:val="00106F43"/>
    <w:rsid w:val="00107054"/>
    <w:rsid w:val="0010710A"/>
    <w:rsid w:val="001074E3"/>
    <w:rsid w:val="0010751D"/>
    <w:rsid w:val="001076B3"/>
    <w:rsid w:val="0010770C"/>
    <w:rsid w:val="00110125"/>
    <w:rsid w:val="001103EC"/>
    <w:rsid w:val="00110547"/>
    <w:rsid w:val="001108FB"/>
    <w:rsid w:val="00110ACF"/>
    <w:rsid w:val="00110F45"/>
    <w:rsid w:val="00111468"/>
    <w:rsid w:val="00111665"/>
    <w:rsid w:val="001116F3"/>
    <w:rsid w:val="00111B84"/>
    <w:rsid w:val="00112760"/>
    <w:rsid w:val="0011279A"/>
    <w:rsid w:val="00112A08"/>
    <w:rsid w:val="00112F1A"/>
    <w:rsid w:val="00112F48"/>
    <w:rsid w:val="00113001"/>
    <w:rsid w:val="0011338D"/>
    <w:rsid w:val="00113C22"/>
    <w:rsid w:val="00113DAC"/>
    <w:rsid w:val="00113E4A"/>
    <w:rsid w:val="0011426C"/>
    <w:rsid w:val="001142FF"/>
    <w:rsid w:val="001146BC"/>
    <w:rsid w:val="00114BDC"/>
    <w:rsid w:val="00114E60"/>
    <w:rsid w:val="0011520E"/>
    <w:rsid w:val="001153FB"/>
    <w:rsid w:val="00115636"/>
    <w:rsid w:val="001156F8"/>
    <w:rsid w:val="00115731"/>
    <w:rsid w:val="00115772"/>
    <w:rsid w:val="00115ED1"/>
    <w:rsid w:val="00115EE5"/>
    <w:rsid w:val="001160B0"/>
    <w:rsid w:val="0011628E"/>
    <w:rsid w:val="00116661"/>
    <w:rsid w:val="00116988"/>
    <w:rsid w:val="001169D8"/>
    <w:rsid w:val="00116A76"/>
    <w:rsid w:val="00116FC0"/>
    <w:rsid w:val="0011744E"/>
    <w:rsid w:val="001179DD"/>
    <w:rsid w:val="00117CE2"/>
    <w:rsid w:val="00117E53"/>
    <w:rsid w:val="0012007B"/>
    <w:rsid w:val="001202EA"/>
    <w:rsid w:val="001203DE"/>
    <w:rsid w:val="0012070D"/>
    <w:rsid w:val="0012090C"/>
    <w:rsid w:val="00120B7D"/>
    <w:rsid w:val="00120C96"/>
    <w:rsid w:val="00121B82"/>
    <w:rsid w:val="00121D1C"/>
    <w:rsid w:val="00121ED0"/>
    <w:rsid w:val="00122195"/>
    <w:rsid w:val="001221DA"/>
    <w:rsid w:val="00122315"/>
    <w:rsid w:val="0012240F"/>
    <w:rsid w:val="001225DA"/>
    <w:rsid w:val="001226A9"/>
    <w:rsid w:val="0012274A"/>
    <w:rsid w:val="001227F7"/>
    <w:rsid w:val="00122BCB"/>
    <w:rsid w:val="00122C8A"/>
    <w:rsid w:val="00122F4E"/>
    <w:rsid w:val="00122F94"/>
    <w:rsid w:val="0012300F"/>
    <w:rsid w:val="001231EA"/>
    <w:rsid w:val="00123312"/>
    <w:rsid w:val="0012340D"/>
    <w:rsid w:val="001235B2"/>
    <w:rsid w:val="0012372B"/>
    <w:rsid w:val="001237FE"/>
    <w:rsid w:val="0012394C"/>
    <w:rsid w:val="00123AD2"/>
    <w:rsid w:val="00123B02"/>
    <w:rsid w:val="00123B53"/>
    <w:rsid w:val="00123CAC"/>
    <w:rsid w:val="00123D15"/>
    <w:rsid w:val="00123DC8"/>
    <w:rsid w:val="00123F57"/>
    <w:rsid w:val="00123FFA"/>
    <w:rsid w:val="001241D0"/>
    <w:rsid w:val="00124595"/>
    <w:rsid w:val="00124726"/>
    <w:rsid w:val="00124B63"/>
    <w:rsid w:val="001259A4"/>
    <w:rsid w:val="00125F3D"/>
    <w:rsid w:val="00126058"/>
    <w:rsid w:val="00126103"/>
    <w:rsid w:val="00126413"/>
    <w:rsid w:val="001265A2"/>
    <w:rsid w:val="00126BBF"/>
    <w:rsid w:val="00126C02"/>
    <w:rsid w:val="00126CA2"/>
    <w:rsid w:val="00126D99"/>
    <w:rsid w:val="00126FDE"/>
    <w:rsid w:val="001276E8"/>
    <w:rsid w:val="00127B92"/>
    <w:rsid w:val="00127CE5"/>
    <w:rsid w:val="00127DB9"/>
    <w:rsid w:val="00127F30"/>
    <w:rsid w:val="00127F9C"/>
    <w:rsid w:val="0013015D"/>
    <w:rsid w:val="001301ED"/>
    <w:rsid w:val="0013066F"/>
    <w:rsid w:val="00130689"/>
    <w:rsid w:val="001306F7"/>
    <w:rsid w:val="00130B03"/>
    <w:rsid w:val="00130E7A"/>
    <w:rsid w:val="00131241"/>
    <w:rsid w:val="0013150B"/>
    <w:rsid w:val="001315F3"/>
    <w:rsid w:val="00131879"/>
    <w:rsid w:val="00131CF8"/>
    <w:rsid w:val="00131E52"/>
    <w:rsid w:val="00132368"/>
    <w:rsid w:val="0013247D"/>
    <w:rsid w:val="0013250C"/>
    <w:rsid w:val="0013283D"/>
    <w:rsid w:val="001328E5"/>
    <w:rsid w:val="001329D7"/>
    <w:rsid w:val="00133016"/>
    <w:rsid w:val="0013313C"/>
    <w:rsid w:val="00133772"/>
    <w:rsid w:val="00133843"/>
    <w:rsid w:val="00133954"/>
    <w:rsid w:val="00133AA0"/>
    <w:rsid w:val="00133AE5"/>
    <w:rsid w:val="00133D1C"/>
    <w:rsid w:val="00133DD5"/>
    <w:rsid w:val="00134156"/>
    <w:rsid w:val="001342FB"/>
    <w:rsid w:val="001343DC"/>
    <w:rsid w:val="001344FA"/>
    <w:rsid w:val="00134D19"/>
    <w:rsid w:val="00135422"/>
    <w:rsid w:val="00135528"/>
    <w:rsid w:val="001358E1"/>
    <w:rsid w:val="00135E9B"/>
    <w:rsid w:val="001361AD"/>
    <w:rsid w:val="00136274"/>
    <w:rsid w:val="0013645B"/>
    <w:rsid w:val="00136527"/>
    <w:rsid w:val="00136581"/>
    <w:rsid w:val="0013675B"/>
    <w:rsid w:val="001369DF"/>
    <w:rsid w:val="001369ED"/>
    <w:rsid w:val="00136BC0"/>
    <w:rsid w:val="00136BFA"/>
    <w:rsid w:val="00136DE5"/>
    <w:rsid w:val="0013709C"/>
    <w:rsid w:val="00137150"/>
    <w:rsid w:val="00137177"/>
    <w:rsid w:val="0013721B"/>
    <w:rsid w:val="001374B7"/>
    <w:rsid w:val="00137C8C"/>
    <w:rsid w:val="00137E5E"/>
    <w:rsid w:val="00137F13"/>
    <w:rsid w:val="00137F41"/>
    <w:rsid w:val="0014027E"/>
    <w:rsid w:val="001403AA"/>
    <w:rsid w:val="00140774"/>
    <w:rsid w:val="00140B53"/>
    <w:rsid w:val="00140B9F"/>
    <w:rsid w:val="00140D9B"/>
    <w:rsid w:val="00140F62"/>
    <w:rsid w:val="001411DA"/>
    <w:rsid w:val="00141268"/>
    <w:rsid w:val="001412D5"/>
    <w:rsid w:val="001416B6"/>
    <w:rsid w:val="0014184A"/>
    <w:rsid w:val="001419A2"/>
    <w:rsid w:val="00141B19"/>
    <w:rsid w:val="00141B8A"/>
    <w:rsid w:val="00141F4A"/>
    <w:rsid w:val="0014231E"/>
    <w:rsid w:val="00142561"/>
    <w:rsid w:val="001426E9"/>
    <w:rsid w:val="00142972"/>
    <w:rsid w:val="00142B94"/>
    <w:rsid w:val="001431DF"/>
    <w:rsid w:val="001434DE"/>
    <w:rsid w:val="00143677"/>
    <w:rsid w:val="00143BFF"/>
    <w:rsid w:val="00143C71"/>
    <w:rsid w:val="001443F6"/>
    <w:rsid w:val="001446EC"/>
    <w:rsid w:val="00144741"/>
    <w:rsid w:val="00144C9D"/>
    <w:rsid w:val="001456CC"/>
    <w:rsid w:val="00145873"/>
    <w:rsid w:val="0014599C"/>
    <w:rsid w:val="00145BB1"/>
    <w:rsid w:val="00145CB8"/>
    <w:rsid w:val="00145CFA"/>
    <w:rsid w:val="00145DA0"/>
    <w:rsid w:val="00146310"/>
    <w:rsid w:val="00146890"/>
    <w:rsid w:val="00146957"/>
    <w:rsid w:val="00146984"/>
    <w:rsid w:val="00146E56"/>
    <w:rsid w:val="0014706B"/>
    <w:rsid w:val="00147153"/>
    <w:rsid w:val="0014771D"/>
    <w:rsid w:val="00147732"/>
    <w:rsid w:val="001477F1"/>
    <w:rsid w:val="00147989"/>
    <w:rsid w:val="00147AD2"/>
    <w:rsid w:val="00147B93"/>
    <w:rsid w:val="0015001E"/>
    <w:rsid w:val="00150047"/>
    <w:rsid w:val="0015004B"/>
    <w:rsid w:val="00150233"/>
    <w:rsid w:val="0015031E"/>
    <w:rsid w:val="0015037C"/>
    <w:rsid w:val="00150565"/>
    <w:rsid w:val="00150744"/>
    <w:rsid w:val="001508AB"/>
    <w:rsid w:val="00150932"/>
    <w:rsid w:val="00150CB5"/>
    <w:rsid w:val="00150D14"/>
    <w:rsid w:val="00150D84"/>
    <w:rsid w:val="00150F36"/>
    <w:rsid w:val="00150F75"/>
    <w:rsid w:val="00151079"/>
    <w:rsid w:val="001515FE"/>
    <w:rsid w:val="00151814"/>
    <w:rsid w:val="00151CFA"/>
    <w:rsid w:val="00151F42"/>
    <w:rsid w:val="0015239A"/>
    <w:rsid w:val="00152435"/>
    <w:rsid w:val="00152455"/>
    <w:rsid w:val="00152585"/>
    <w:rsid w:val="00152A4D"/>
    <w:rsid w:val="00152B07"/>
    <w:rsid w:val="001530B9"/>
    <w:rsid w:val="001532C8"/>
    <w:rsid w:val="001532FD"/>
    <w:rsid w:val="0015358C"/>
    <w:rsid w:val="00153784"/>
    <w:rsid w:val="001539C3"/>
    <w:rsid w:val="00153BAE"/>
    <w:rsid w:val="00153C2D"/>
    <w:rsid w:val="00153ED5"/>
    <w:rsid w:val="00153F49"/>
    <w:rsid w:val="0015407F"/>
    <w:rsid w:val="001540B3"/>
    <w:rsid w:val="00154378"/>
    <w:rsid w:val="001543D7"/>
    <w:rsid w:val="001544C2"/>
    <w:rsid w:val="001545A0"/>
    <w:rsid w:val="001548A4"/>
    <w:rsid w:val="00154CCB"/>
    <w:rsid w:val="00154F10"/>
    <w:rsid w:val="0015560C"/>
    <w:rsid w:val="00155B20"/>
    <w:rsid w:val="00155B87"/>
    <w:rsid w:val="00155D81"/>
    <w:rsid w:val="00155DA7"/>
    <w:rsid w:val="00155E60"/>
    <w:rsid w:val="001561A8"/>
    <w:rsid w:val="00156332"/>
    <w:rsid w:val="001563F4"/>
    <w:rsid w:val="001564C8"/>
    <w:rsid w:val="0015697A"/>
    <w:rsid w:val="00156987"/>
    <w:rsid w:val="00156B95"/>
    <w:rsid w:val="001570A8"/>
    <w:rsid w:val="0015741C"/>
    <w:rsid w:val="001574FC"/>
    <w:rsid w:val="001578C4"/>
    <w:rsid w:val="00157984"/>
    <w:rsid w:val="00157A61"/>
    <w:rsid w:val="00157A65"/>
    <w:rsid w:val="00157A99"/>
    <w:rsid w:val="00157B01"/>
    <w:rsid w:val="00157F84"/>
    <w:rsid w:val="0016006C"/>
    <w:rsid w:val="00160424"/>
    <w:rsid w:val="001604AF"/>
    <w:rsid w:val="001604C9"/>
    <w:rsid w:val="00160556"/>
    <w:rsid w:val="001606C2"/>
    <w:rsid w:val="00160746"/>
    <w:rsid w:val="001608B8"/>
    <w:rsid w:val="00160A05"/>
    <w:rsid w:val="00160A63"/>
    <w:rsid w:val="00160B81"/>
    <w:rsid w:val="00160C0C"/>
    <w:rsid w:val="00160E79"/>
    <w:rsid w:val="00160EBB"/>
    <w:rsid w:val="00160FEF"/>
    <w:rsid w:val="001611D0"/>
    <w:rsid w:val="00161326"/>
    <w:rsid w:val="00161484"/>
    <w:rsid w:val="00161667"/>
    <w:rsid w:val="001616C1"/>
    <w:rsid w:val="001616C8"/>
    <w:rsid w:val="001618AC"/>
    <w:rsid w:val="001618CE"/>
    <w:rsid w:val="00161D0B"/>
    <w:rsid w:val="00161DDA"/>
    <w:rsid w:val="00162359"/>
    <w:rsid w:val="00162B78"/>
    <w:rsid w:val="00162B9F"/>
    <w:rsid w:val="00162D55"/>
    <w:rsid w:val="00162D93"/>
    <w:rsid w:val="00162F91"/>
    <w:rsid w:val="00162FEC"/>
    <w:rsid w:val="001630DF"/>
    <w:rsid w:val="00163424"/>
    <w:rsid w:val="0016349D"/>
    <w:rsid w:val="00163691"/>
    <w:rsid w:val="00163893"/>
    <w:rsid w:val="00163B75"/>
    <w:rsid w:val="00163BBA"/>
    <w:rsid w:val="001640AB"/>
    <w:rsid w:val="0016482B"/>
    <w:rsid w:val="00164A82"/>
    <w:rsid w:val="00164A91"/>
    <w:rsid w:val="00164DD8"/>
    <w:rsid w:val="00164E94"/>
    <w:rsid w:val="00164F57"/>
    <w:rsid w:val="001653D9"/>
    <w:rsid w:val="0016541E"/>
    <w:rsid w:val="001654AA"/>
    <w:rsid w:val="00165719"/>
    <w:rsid w:val="0016586F"/>
    <w:rsid w:val="00165A54"/>
    <w:rsid w:val="00165D76"/>
    <w:rsid w:val="001661DA"/>
    <w:rsid w:val="0016640A"/>
    <w:rsid w:val="00166725"/>
    <w:rsid w:val="00166784"/>
    <w:rsid w:val="0016681B"/>
    <w:rsid w:val="00166D0E"/>
    <w:rsid w:val="00166EF7"/>
    <w:rsid w:val="00167115"/>
    <w:rsid w:val="00167157"/>
    <w:rsid w:val="001671FC"/>
    <w:rsid w:val="0016784C"/>
    <w:rsid w:val="00167A48"/>
    <w:rsid w:val="00167E3D"/>
    <w:rsid w:val="00167EA3"/>
    <w:rsid w:val="00167EDB"/>
    <w:rsid w:val="001704B6"/>
    <w:rsid w:val="001705C3"/>
    <w:rsid w:val="0017065A"/>
    <w:rsid w:val="00170B57"/>
    <w:rsid w:val="00170BC5"/>
    <w:rsid w:val="00171BB1"/>
    <w:rsid w:val="00171BDB"/>
    <w:rsid w:val="00171D7D"/>
    <w:rsid w:val="00171DE4"/>
    <w:rsid w:val="00171FA3"/>
    <w:rsid w:val="00171FCC"/>
    <w:rsid w:val="00172756"/>
    <w:rsid w:val="00172FAD"/>
    <w:rsid w:val="0017339F"/>
    <w:rsid w:val="00173488"/>
    <w:rsid w:val="0017382F"/>
    <w:rsid w:val="001739EC"/>
    <w:rsid w:val="00173C64"/>
    <w:rsid w:val="00173C93"/>
    <w:rsid w:val="00174089"/>
    <w:rsid w:val="001746BA"/>
    <w:rsid w:val="00174B0E"/>
    <w:rsid w:val="00174B6C"/>
    <w:rsid w:val="00174E6A"/>
    <w:rsid w:val="001751D9"/>
    <w:rsid w:val="001752C8"/>
    <w:rsid w:val="0017531E"/>
    <w:rsid w:val="001758A1"/>
    <w:rsid w:val="00175BF1"/>
    <w:rsid w:val="00175F5D"/>
    <w:rsid w:val="001760E6"/>
    <w:rsid w:val="00176402"/>
    <w:rsid w:val="0017656B"/>
    <w:rsid w:val="00176699"/>
    <w:rsid w:val="0017681C"/>
    <w:rsid w:val="00176A28"/>
    <w:rsid w:val="0017733E"/>
    <w:rsid w:val="001774CB"/>
    <w:rsid w:val="0017754C"/>
    <w:rsid w:val="001775F0"/>
    <w:rsid w:val="001777A4"/>
    <w:rsid w:val="00177866"/>
    <w:rsid w:val="00177A62"/>
    <w:rsid w:val="00180252"/>
    <w:rsid w:val="0018069E"/>
    <w:rsid w:val="00180C22"/>
    <w:rsid w:val="00180F29"/>
    <w:rsid w:val="00181323"/>
    <w:rsid w:val="001814EC"/>
    <w:rsid w:val="001815B9"/>
    <w:rsid w:val="0018195B"/>
    <w:rsid w:val="00181B6B"/>
    <w:rsid w:val="00181D7B"/>
    <w:rsid w:val="00181E2C"/>
    <w:rsid w:val="00181EA6"/>
    <w:rsid w:val="00181F48"/>
    <w:rsid w:val="001821D1"/>
    <w:rsid w:val="00182B1F"/>
    <w:rsid w:val="00183069"/>
    <w:rsid w:val="00183074"/>
    <w:rsid w:val="001832E8"/>
    <w:rsid w:val="001834C4"/>
    <w:rsid w:val="0018352E"/>
    <w:rsid w:val="001839F2"/>
    <w:rsid w:val="00183C5C"/>
    <w:rsid w:val="00183CB9"/>
    <w:rsid w:val="00183E99"/>
    <w:rsid w:val="00183FF5"/>
    <w:rsid w:val="00184392"/>
    <w:rsid w:val="001843A4"/>
    <w:rsid w:val="00184632"/>
    <w:rsid w:val="00184697"/>
    <w:rsid w:val="001846C4"/>
    <w:rsid w:val="00184744"/>
    <w:rsid w:val="00184C7D"/>
    <w:rsid w:val="00184D9A"/>
    <w:rsid w:val="00184EAC"/>
    <w:rsid w:val="00184FE1"/>
    <w:rsid w:val="001850BA"/>
    <w:rsid w:val="00185446"/>
    <w:rsid w:val="00185836"/>
    <w:rsid w:val="00185CDA"/>
    <w:rsid w:val="00185F59"/>
    <w:rsid w:val="001862A4"/>
    <w:rsid w:val="001864E5"/>
    <w:rsid w:val="00186962"/>
    <w:rsid w:val="001869B9"/>
    <w:rsid w:val="00186BC1"/>
    <w:rsid w:val="00186C64"/>
    <w:rsid w:val="00187261"/>
    <w:rsid w:val="00187C1C"/>
    <w:rsid w:val="00187CA6"/>
    <w:rsid w:val="00187D51"/>
    <w:rsid w:val="001901F1"/>
    <w:rsid w:val="00190916"/>
    <w:rsid w:val="001909D5"/>
    <w:rsid w:val="00190B0A"/>
    <w:rsid w:val="00190B18"/>
    <w:rsid w:val="00190C73"/>
    <w:rsid w:val="00190DB7"/>
    <w:rsid w:val="00191105"/>
    <w:rsid w:val="00191158"/>
    <w:rsid w:val="00191404"/>
    <w:rsid w:val="00191551"/>
    <w:rsid w:val="0019155C"/>
    <w:rsid w:val="001915E7"/>
    <w:rsid w:val="00191FF0"/>
    <w:rsid w:val="001922A9"/>
    <w:rsid w:val="00192378"/>
    <w:rsid w:val="00192422"/>
    <w:rsid w:val="00192D31"/>
    <w:rsid w:val="00192DD4"/>
    <w:rsid w:val="001930B1"/>
    <w:rsid w:val="00193155"/>
    <w:rsid w:val="001931DB"/>
    <w:rsid w:val="00193314"/>
    <w:rsid w:val="00193355"/>
    <w:rsid w:val="0019346C"/>
    <w:rsid w:val="001934B7"/>
    <w:rsid w:val="00193532"/>
    <w:rsid w:val="0019370B"/>
    <w:rsid w:val="0019377C"/>
    <w:rsid w:val="00193DCE"/>
    <w:rsid w:val="00193F90"/>
    <w:rsid w:val="00193F97"/>
    <w:rsid w:val="001941FE"/>
    <w:rsid w:val="001942C9"/>
    <w:rsid w:val="001943AC"/>
    <w:rsid w:val="001945F9"/>
    <w:rsid w:val="0019469D"/>
    <w:rsid w:val="001946FB"/>
    <w:rsid w:val="001946FE"/>
    <w:rsid w:val="0019480B"/>
    <w:rsid w:val="00194878"/>
    <w:rsid w:val="001948C8"/>
    <w:rsid w:val="0019503A"/>
    <w:rsid w:val="00195202"/>
    <w:rsid w:val="00195233"/>
    <w:rsid w:val="0019529B"/>
    <w:rsid w:val="00195995"/>
    <w:rsid w:val="00195A4C"/>
    <w:rsid w:val="0019603A"/>
    <w:rsid w:val="001960EC"/>
    <w:rsid w:val="00196490"/>
    <w:rsid w:val="00196C0C"/>
    <w:rsid w:val="001974B2"/>
    <w:rsid w:val="00197504"/>
    <w:rsid w:val="001978BB"/>
    <w:rsid w:val="00197985"/>
    <w:rsid w:val="00197D95"/>
    <w:rsid w:val="001A0177"/>
    <w:rsid w:val="001A0A3A"/>
    <w:rsid w:val="001A0B44"/>
    <w:rsid w:val="001A0BBC"/>
    <w:rsid w:val="001A0C2E"/>
    <w:rsid w:val="001A0F5F"/>
    <w:rsid w:val="001A13C7"/>
    <w:rsid w:val="001A13E2"/>
    <w:rsid w:val="001A15F9"/>
    <w:rsid w:val="001A1622"/>
    <w:rsid w:val="001A1761"/>
    <w:rsid w:val="001A1E3F"/>
    <w:rsid w:val="001A1EA7"/>
    <w:rsid w:val="001A2206"/>
    <w:rsid w:val="001A2505"/>
    <w:rsid w:val="001A275D"/>
    <w:rsid w:val="001A2852"/>
    <w:rsid w:val="001A33AA"/>
    <w:rsid w:val="001A33F5"/>
    <w:rsid w:val="001A350E"/>
    <w:rsid w:val="001A35D0"/>
    <w:rsid w:val="001A394A"/>
    <w:rsid w:val="001A3C79"/>
    <w:rsid w:val="001A3E89"/>
    <w:rsid w:val="001A4027"/>
    <w:rsid w:val="001A4450"/>
    <w:rsid w:val="001A4498"/>
    <w:rsid w:val="001A477B"/>
    <w:rsid w:val="001A4B8E"/>
    <w:rsid w:val="001A4ECD"/>
    <w:rsid w:val="001A502C"/>
    <w:rsid w:val="001A53A2"/>
    <w:rsid w:val="001A53F8"/>
    <w:rsid w:val="001A555D"/>
    <w:rsid w:val="001A55EF"/>
    <w:rsid w:val="001A5FDE"/>
    <w:rsid w:val="001A63EF"/>
    <w:rsid w:val="001A6689"/>
    <w:rsid w:val="001A6772"/>
    <w:rsid w:val="001A6A2F"/>
    <w:rsid w:val="001A6BEC"/>
    <w:rsid w:val="001A6DE8"/>
    <w:rsid w:val="001A7139"/>
    <w:rsid w:val="001A7400"/>
    <w:rsid w:val="001A75F9"/>
    <w:rsid w:val="001A7699"/>
    <w:rsid w:val="001A77E6"/>
    <w:rsid w:val="001A7AFB"/>
    <w:rsid w:val="001A7B77"/>
    <w:rsid w:val="001A7E21"/>
    <w:rsid w:val="001A7FE5"/>
    <w:rsid w:val="001B00E1"/>
    <w:rsid w:val="001B035F"/>
    <w:rsid w:val="001B056B"/>
    <w:rsid w:val="001B0B0C"/>
    <w:rsid w:val="001B0E3B"/>
    <w:rsid w:val="001B0E8B"/>
    <w:rsid w:val="001B0F44"/>
    <w:rsid w:val="001B104E"/>
    <w:rsid w:val="001B1144"/>
    <w:rsid w:val="001B115A"/>
    <w:rsid w:val="001B12F3"/>
    <w:rsid w:val="001B153D"/>
    <w:rsid w:val="001B165C"/>
    <w:rsid w:val="001B1D25"/>
    <w:rsid w:val="001B2295"/>
    <w:rsid w:val="001B24FC"/>
    <w:rsid w:val="001B29B6"/>
    <w:rsid w:val="001B2B73"/>
    <w:rsid w:val="001B3067"/>
    <w:rsid w:val="001B3135"/>
    <w:rsid w:val="001B3255"/>
    <w:rsid w:val="001B36A5"/>
    <w:rsid w:val="001B38AD"/>
    <w:rsid w:val="001B38FC"/>
    <w:rsid w:val="001B393D"/>
    <w:rsid w:val="001B3E80"/>
    <w:rsid w:val="001B4062"/>
    <w:rsid w:val="001B46AB"/>
    <w:rsid w:val="001B48B3"/>
    <w:rsid w:val="001B4DF5"/>
    <w:rsid w:val="001B50C7"/>
    <w:rsid w:val="001B510F"/>
    <w:rsid w:val="001B515D"/>
    <w:rsid w:val="001B5433"/>
    <w:rsid w:val="001B55C1"/>
    <w:rsid w:val="001B57E0"/>
    <w:rsid w:val="001B5B22"/>
    <w:rsid w:val="001B5D7C"/>
    <w:rsid w:val="001B62B0"/>
    <w:rsid w:val="001B6893"/>
    <w:rsid w:val="001B694D"/>
    <w:rsid w:val="001B6C71"/>
    <w:rsid w:val="001B6C74"/>
    <w:rsid w:val="001B6CC4"/>
    <w:rsid w:val="001B6D35"/>
    <w:rsid w:val="001B6DF3"/>
    <w:rsid w:val="001B6FD1"/>
    <w:rsid w:val="001B74D5"/>
    <w:rsid w:val="001B7645"/>
    <w:rsid w:val="001B764F"/>
    <w:rsid w:val="001B76EA"/>
    <w:rsid w:val="001B7734"/>
    <w:rsid w:val="001B778D"/>
    <w:rsid w:val="001B78B0"/>
    <w:rsid w:val="001B7A21"/>
    <w:rsid w:val="001B7A4B"/>
    <w:rsid w:val="001B7A50"/>
    <w:rsid w:val="001B7AB7"/>
    <w:rsid w:val="001B7BA6"/>
    <w:rsid w:val="001B7F06"/>
    <w:rsid w:val="001B7F15"/>
    <w:rsid w:val="001B7F2F"/>
    <w:rsid w:val="001C00E5"/>
    <w:rsid w:val="001C01B8"/>
    <w:rsid w:val="001C0342"/>
    <w:rsid w:val="001C0456"/>
    <w:rsid w:val="001C04E0"/>
    <w:rsid w:val="001C06BF"/>
    <w:rsid w:val="001C06EF"/>
    <w:rsid w:val="001C0BB4"/>
    <w:rsid w:val="001C0D56"/>
    <w:rsid w:val="001C0EE8"/>
    <w:rsid w:val="001C0FC7"/>
    <w:rsid w:val="001C0FDF"/>
    <w:rsid w:val="001C1164"/>
    <w:rsid w:val="001C1430"/>
    <w:rsid w:val="001C1570"/>
    <w:rsid w:val="001C1667"/>
    <w:rsid w:val="001C1891"/>
    <w:rsid w:val="001C19A8"/>
    <w:rsid w:val="001C1C83"/>
    <w:rsid w:val="001C1DB9"/>
    <w:rsid w:val="001C1EFA"/>
    <w:rsid w:val="001C1F25"/>
    <w:rsid w:val="001C2008"/>
    <w:rsid w:val="001C2160"/>
    <w:rsid w:val="001C22A3"/>
    <w:rsid w:val="001C2391"/>
    <w:rsid w:val="001C24AE"/>
    <w:rsid w:val="001C24B2"/>
    <w:rsid w:val="001C27DF"/>
    <w:rsid w:val="001C29ED"/>
    <w:rsid w:val="001C2B59"/>
    <w:rsid w:val="001C2C50"/>
    <w:rsid w:val="001C300B"/>
    <w:rsid w:val="001C33B3"/>
    <w:rsid w:val="001C34D9"/>
    <w:rsid w:val="001C369F"/>
    <w:rsid w:val="001C3790"/>
    <w:rsid w:val="001C3A32"/>
    <w:rsid w:val="001C3D85"/>
    <w:rsid w:val="001C3F72"/>
    <w:rsid w:val="001C44F0"/>
    <w:rsid w:val="001C4DE4"/>
    <w:rsid w:val="001C52D9"/>
    <w:rsid w:val="001C5586"/>
    <w:rsid w:val="001C570B"/>
    <w:rsid w:val="001C58AA"/>
    <w:rsid w:val="001C5955"/>
    <w:rsid w:val="001C5C79"/>
    <w:rsid w:val="001C5E27"/>
    <w:rsid w:val="001C6107"/>
    <w:rsid w:val="001C61C7"/>
    <w:rsid w:val="001C6372"/>
    <w:rsid w:val="001C6384"/>
    <w:rsid w:val="001C6408"/>
    <w:rsid w:val="001C6667"/>
    <w:rsid w:val="001C66AB"/>
    <w:rsid w:val="001C6851"/>
    <w:rsid w:val="001C6C2B"/>
    <w:rsid w:val="001C6CDD"/>
    <w:rsid w:val="001C719D"/>
    <w:rsid w:val="001C7472"/>
    <w:rsid w:val="001C75DA"/>
    <w:rsid w:val="001C75FE"/>
    <w:rsid w:val="001C7706"/>
    <w:rsid w:val="001C7768"/>
    <w:rsid w:val="001C78F9"/>
    <w:rsid w:val="001C7A58"/>
    <w:rsid w:val="001C7AEE"/>
    <w:rsid w:val="001C7C2C"/>
    <w:rsid w:val="001C7D2C"/>
    <w:rsid w:val="001C7D65"/>
    <w:rsid w:val="001C7D7D"/>
    <w:rsid w:val="001C7FA0"/>
    <w:rsid w:val="001D001C"/>
    <w:rsid w:val="001D004A"/>
    <w:rsid w:val="001D0989"/>
    <w:rsid w:val="001D0AF1"/>
    <w:rsid w:val="001D0CEE"/>
    <w:rsid w:val="001D0E9F"/>
    <w:rsid w:val="001D114D"/>
    <w:rsid w:val="001D133E"/>
    <w:rsid w:val="001D14EF"/>
    <w:rsid w:val="001D14F8"/>
    <w:rsid w:val="001D1840"/>
    <w:rsid w:val="001D1860"/>
    <w:rsid w:val="001D1911"/>
    <w:rsid w:val="001D1D88"/>
    <w:rsid w:val="001D20A4"/>
    <w:rsid w:val="001D24BF"/>
    <w:rsid w:val="001D256A"/>
    <w:rsid w:val="001D2F6F"/>
    <w:rsid w:val="001D303C"/>
    <w:rsid w:val="001D33AF"/>
    <w:rsid w:val="001D36D4"/>
    <w:rsid w:val="001D39A9"/>
    <w:rsid w:val="001D39DB"/>
    <w:rsid w:val="001D3A84"/>
    <w:rsid w:val="001D3C2C"/>
    <w:rsid w:val="001D3CBC"/>
    <w:rsid w:val="001D4886"/>
    <w:rsid w:val="001D49A4"/>
    <w:rsid w:val="001D4FC1"/>
    <w:rsid w:val="001D5138"/>
    <w:rsid w:val="001D5218"/>
    <w:rsid w:val="001D548E"/>
    <w:rsid w:val="001D54D2"/>
    <w:rsid w:val="001D54D3"/>
    <w:rsid w:val="001D562D"/>
    <w:rsid w:val="001D579D"/>
    <w:rsid w:val="001D58EA"/>
    <w:rsid w:val="001D5C13"/>
    <w:rsid w:val="001D5E4B"/>
    <w:rsid w:val="001D5E69"/>
    <w:rsid w:val="001D5EB4"/>
    <w:rsid w:val="001D6191"/>
    <w:rsid w:val="001D6711"/>
    <w:rsid w:val="001D6FFD"/>
    <w:rsid w:val="001D71EF"/>
    <w:rsid w:val="001D7270"/>
    <w:rsid w:val="001D73C6"/>
    <w:rsid w:val="001D7565"/>
    <w:rsid w:val="001D774B"/>
    <w:rsid w:val="001D7865"/>
    <w:rsid w:val="001D78D8"/>
    <w:rsid w:val="001D792E"/>
    <w:rsid w:val="001D79A5"/>
    <w:rsid w:val="001D7F5B"/>
    <w:rsid w:val="001E01AA"/>
    <w:rsid w:val="001E0427"/>
    <w:rsid w:val="001E09EA"/>
    <w:rsid w:val="001E0D7A"/>
    <w:rsid w:val="001E0F09"/>
    <w:rsid w:val="001E1077"/>
    <w:rsid w:val="001E10F5"/>
    <w:rsid w:val="001E115E"/>
    <w:rsid w:val="001E11B2"/>
    <w:rsid w:val="001E120F"/>
    <w:rsid w:val="001E19A8"/>
    <w:rsid w:val="001E1B6A"/>
    <w:rsid w:val="001E1D05"/>
    <w:rsid w:val="001E1DF1"/>
    <w:rsid w:val="001E202B"/>
    <w:rsid w:val="001E220D"/>
    <w:rsid w:val="001E2401"/>
    <w:rsid w:val="001E2B04"/>
    <w:rsid w:val="001E2D5F"/>
    <w:rsid w:val="001E2EF3"/>
    <w:rsid w:val="001E34F9"/>
    <w:rsid w:val="001E366C"/>
    <w:rsid w:val="001E37F2"/>
    <w:rsid w:val="001E437D"/>
    <w:rsid w:val="001E440D"/>
    <w:rsid w:val="001E4457"/>
    <w:rsid w:val="001E45AE"/>
    <w:rsid w:val="001E46B6"/>
    <w:rsid w:val="001E491A"/>
    <w:rsid w:val="001E4989"/>
    <w:rsid w:val="001E4BD6"/>
    <w:rsid w:val="001E4F01"/>
    <w:rsid w:val="001E53D2"/>
    <w:rsid w:val="001E5740"/>
    <w:rsid w:val="001E5A91"/>
    <w:rsid w:val="001E5C39"/>
    <w:rsid w:val="001E5CDB"/>
    <w:rsid w:val="001E5D0A"/>
    <w:rsid w:val="001E5E85"/>
    <w:rsid w:val="001E5F4F"/>
    <w:rsid w:val="001E6543"/>
    <w:rsid w:val="001E6614"/>
    <w:rsid w:val="001E6AF2"/>
    <w:rsid w:val="001E6C8E"/>
    <w:rsid w:val="001E7445"/>
    <w:rsid w:val="001E7871"/>
    <w:rsid w:val="001E7BE6"/>
    <w:rsid w:val="001E7E68"/>
    <w:rsid w:val="001E7E96"/>
    <w:rsid w:val="001E7F60"/>
    <w:rsid w:val="001F0004"/>
    <w:rsid w:val="001F0046"/>
    <w:rsid w:val="001F01E4"/>
    <w:rsid w:val="001F03A8"/>
    <w:rsid w:val="001F09A8"/>
    <w:rsid w:val="001F0AB0"/>
    <w:rsid w:val="001F0C50"/>
    <w:rsid w:val="001F0FE1"/>
    <w:rsid w:val="001F1140"/>
    <w:rsid w:val="001F114B"/>
    <w:rsid w:val="001F1166"/>
    <w:rsid w:val="001F139C"/>
    <w:rsid w:val="001F1493"/>
    <w:rsid w:val="001F17B1"/>
    <w:rsid w:val="001F194F"/>
    <w:rsid w:val="001F1F4F"/>
    <w:rsid w:val="001F22B3"/>
    <w:rsid w:val="001F22E4"/>
    <w:rsid w:val="001F2309"/>
    <w:rsid w:val="001F253F"/>
    <w:rsid w:val="001F26E8"/>
    <w:rsid w:val="001F273A"/>
    <w:rsid w:val="001F2903"/>
    <w:rsid w:val="001F2E3A"/>
    <w:rsid w:val="001F3061"/>
    <w:rsid w:val="001F30B9"/>
    <w:rsid w:val="001F31C0"/>
    <w:rsid w:val="001F320F"/>
    <w:rsid w:val="001F3443"/>
    <w:rsid w:val="001F349D"/>
    <w:rsid w:val="001F356C"/>
    <w:rsid w:val="001F3661"/>
    <w:rsid w:val="001F3A51"/>
    <w:rsid w:val="001F3CEC"/>
    <w:rsid w:val="001F3D38"/>
    <w:rsid w:val="001F3D3E"/>
    <w:rsid w:val="001F4276"/>
    <w:rsid w:val="001F4534"/>
    <w:rsid w:val="001F48B4"/>
    <w:rsid w:val="001F4A1B"/>
    <w:rsid w:val="001F4AB0"/>
    <w:rsid w:val="001F4C7E"/>
    <w:rsid w:val="001F4D23"/>
    <w:rsid w:val="001F4D63"/>
    <w:rsid w:val="001F4E5E"/>
    <w:rsid w:val="001F544F"/>
    <w:rsid w:val="001F55CA"/>
    <w:rsid w:val="001F55E3"/>
    <w:rsid w:val="001F55EB"/>
    <w:rsid w:val="001F5E3E"/>
    <w:rsid w:val="001F5F18"/>
    <w:rsid w:val="001F5F28"/>
    <w:rsid w:val="001F6705"/>
    <w:rsid w:val="001F686A"/>
    <w:rsid w:val="001F6C57"/>
    <w:rsid w:val="001F6CF5"/>
    <w:rsid w:val="001F6D08"/>
    <w:rsid w:val="001F7083"/>
    <w:rsid w:val="001F72CB"/>
    <w:rsid w:val="001F7300"/>
    <w:rsid w:val="001F732D"/>
    <w:rsid w:val="001F7561"/>
    <w:rsid w:val="001F76AB"/>
    <w:rsid w:val="001F770E"/>
    <w:rsid w:val="001F7724"/>
    <w:rsid w:val="001F7814"/>
    <w:rsid w:val="001F79B8"/>
    <w:rsid w:val="001F7A47"/>
    <w:rsid w:val="001F7BFC"/>
    <w:rsid w:val="001F7F9A"/>
    <w:rsid w:val="00200288"/>
    <w:rsid w:val="00200299"/>
    <w:rsid w:val="002005EE"/>
    <w:rsid w:val="002007B7"/>
    <w:rsid w:val="00200D47"/>
    <w:rsid w:val="00200F5D"/>
    <w:rsid w:val="00200F7A"/>
    <w:rsid w:val="002011CE"/>
    <w:rsid w:val="00201289"/>
    <w:rsid w:val="002013B1"/>
    <w:rsid w:val="002013CF"/>
    <w:rsid w:val="00201636"/>
    <w:rsid w:val="002018E8"/>
    <w:rsid w:val="00201AC2"/>
    <w:rsid w:val="00201AD2"/>
    <w:rsid w:val="00201FAE"/>
    <w:rsid w:val="0020216F"/>
    <w:rsid w:val="00202441"/>
    <w:rsid w:val="0020244F"/>
    <w:rsid w:val="00202D8A"/>
    <w:rsid w:val="00202E6B"/>
    <w:rsid w:val="002030CB"/>
    <w:rsid w:val="002033A6"/>
    <w:rsid w:val="00203491"/>
    <w:rsid w:val="0020362D"/>
    <w:rsid w:val="00203860"/>
    <w:rsid w:val="00203955"/>
    <w:rsid w:val="00203A52"/>
    <w:rsid w:val="00203B97"/>
    <w:rsid w:val="00203C82"/>
    <w:rsid w:val="002042D3"/>
    <w:rsid w:val="00204314"/>
    <w:rsid w:val="0020432F"/>
    <w:rsid w:val="00204552"/>
    <w:rsid w:val="002048F1"/>
    <w:rsid w:val="00204B40"/>
    <w:rsid w:val="00205433"/>
    <w:rsid w:val="0020560A"/>
    <w:rsid w:val="0020592A"/>
    <w:rsid w:val="00205BDA"/>
    <w:rsid w:val="002060BE"/>
    <w:rsid w:val="002065FC"/>
    <w:rsid w:val="002066B0"/>
    <w:rsid w:val="00206711"/>
    <w:rsid w:val="0020681E"/>
    <w:rsid w:val="0020696B"/>
    <w:rsid w:val="00206EFE"/>
    <w:rsid w:val="00206F26"/>
    <w:rsid w:val="00206F34"/>
    <w:rsid w:val="002070A4"/>
    <w:rsid w:val="002070BB"/>
    <w:rsid w:val="002073C2"/>
    <w:rsid w:val="002073F5"/>
    <w:rsid w:val="0020743F"/>
    <w:rsid w:val="00207C85"/>
    <w:rsid w:val="00207FE0"/>
    <w:rsid w:val="002100BD"/>
    <w:rsid w:val="0021026B"/>
    <w:rsid w:val="002102F8"/>
    <w:rsid w:val="00210334"/>
    <w:rsid w:val="0021068A"/>
    <w:rsid w:val="00210796"/>
    <w:rsid w:val="0021092D"/>
    <w:rsid w:val="00210A7F"/>
    <w:rsid w:val="00210A81"/>
    <w:rsid w:val="00210C22"/>
    <w:rsid w:val="00210F48"/>
    <w:rsid w:val="002110C9"/>
    <w:rsid w:val="00211132"/>
    <w:rsid w:val="00211553"/>
    <w:rsid w:val="00211962"/>
    <w:rsid w:val="00212412"/>
    <w:rsid w:val="00212437"/>
    <w:rsid w:val="002125D8"/>
    <w:rsid w:val="002128E1"/>
    <w:rsid w:val="00212B61"/>
    <w:rsid w:val="00212D0A"/>
    <w:rsid w:val="002135F3"/>
    <w:rsid w:val="0021362D"/>
    <w:rsid w:val="002136C8"/>
    <w:rsid w:val="00213872"/>
    <w:rsid w:val="00213C3E"/>
    <w:rsid w:val="00214504"/>
    <w:rsid w:val="00214531"/>
    <w:rsid w:val="002147D2"/>
    <w:rsid w:val="0021481A"/>
    <w:rsid w:val="00214910"/>
    <w:rsid w:val="002149C4"/>
    <w:rsid w:val="00214BFE"/>
    <w:rsid w:val="00214E4C"/>
    <w:rsid w:val="00214F76"/>
    <w:rsid w:val="002158D4"/>
    <w:rsid w:val="00215E7D"/>
    <w:rsid w:val="00215F66"/>
    <w:rsid w:val="00216672"/>
    <w:rsid w:val="00216711"/>
    <w:rsid w:val="002168B8"/>
    <w:rsid w:val="002169D1"/>
    <w:rsid w:val="00216F22"/>
    <w:rsid w:val="00217060"/>
    <w:rsid w:val="00217094"/>
    <w:rsid w:val="00217394"/>
    <w:rsid w:val="00217431"/>
    <w:rsid w:val="00217517"/>
    <w:rsid w:val="002177A6"/>
    <w:rsid w:val="00217D60"/>
    <w:rsid w:val="00217F94"/>
    <w:rsid w:val="002200BE"/>
    <w:rsid w:val="00220208"/>
    <w:rsid w:val="002205C8"/>
    <w:rsid w:val="00220B2F"/>
    <w:rsid w:val="00220CDC"/>
    <w:rsid w:val="00220F9B"/>
    <w:rsid w:val="00221171"/>
    <w:rsid w:val="00221460"/>
    <w:rsid w:val="0022164C"/>
    <w:rsid w:val="002216D9"/>
    <w:rsid w:val="00221976"/>
    <w:rsid w:val="00221E70"/>
    <w:rsid w:val="00222136"/>
    <w:rsid w:val="0022217B"/>
    <w:rsid w:val="002222FF"/>
    <w:rsid w:val="0022267C"/>
    <w:rsid w:val="002227B8"/>
    <w:rsid w:val="002229E9"/>
    <w:rsid w:val="00222B31"/>
    <w:rsid w:val="00222DD2"/>
    <w:rsid w:val="00222FFE"/>
    <w:rsid w:val="00223373"/>
    <w:rsid w:val="002235A1"/>
    <w:rsid w:val="002236B9"/>
    <w:rsid w:val="00223A27"/>
    <w:rsid w:val="00223CD6"/>
    <w:rsid w:val="00223E46"/>
    <w:rsid w:val="002242C2"/>
    <w:rsid w:val="0022443E"/>
    <w:rsid w:val="0022480A"/>
    <w:rsid w:val="00224896"/>
    <w:rsid w:val="00224937"/>
    <w:rsid w:val="00224E7C"/>
    <w:rsid w:val="00224EAE"/>
    <w:rsid w:val="00225118"/>
    <w:rsid w:val="0022512C"/>
    <w:rsid w:val="002256A6"/>
    <w:rsid w:val="00225827"/>
    <w:rsid w:val="00225B9A"/>
    <w:rsid w:val="00225C9C"/>
    <w:rsid w:val="002261FF"/>
    <w:rsid w:val="0022627B"/>
    <w:rsid w:val="002262F9"/>
    <w:rsid w:val="00226570"/>
    <w:rsid w:val="00226948"/>
    <w:rsid w:val="00226BC9"/>
    <w:rsid w:val="0022726C"/>
    <w:rsid w:val="0022728B"/>
    <w:rsid w:val="002275B3"/>
    <w:rsid w:val="00227862"/>
    <w:rsid w:val="00227AA4"/>
    <w:rsid w:val="00227B5C"/>
    <w:rsid w:val="00227D12"/>
    <w:rsid w:val="00227D50"/>
    <w:rsid w:val="00230349"/>
    <w:rsid w:val="0023035A"/>
    <w:rsid w:val="0023039A"/>
    <w:rsid w:val="00230419"/>
    <w:rsid w:val="002305C5"/>
    <w:rsid w:val="0023066C"/>
    <w:rsid w:val="00230AA4"/>
    <w:rsid w:val="00230ACE"/>
    <w:rsid w:val="00230FC7"/>
    <w:rsid w:val="00230FE7"/>
    <w:rsid w:val="002312FA"/>
    <w:rsid w:val="0023135A"/>
    <w:rsid w:val="00231490"/>
    <w:rsid w:val="0023154F"/>
    <w:rsid w:val="002318A4"/>
    <w:rsid w:val="002318B5"/>
    <w:rsid w:val="00231C0B"/>
    <w:rsid w:val="00231EEF"/>
    <w:rsid w:val="00232038"/>
    <w:rsid w:val="0023224D"/>
    <w:rsid w:val="00232571"/>
    <w:rsid w:val="0023272A"/>
    <w:rsid w:val="00232943"/>
    <w:rsid w:val="00232B8E"/>
    <w:rsid w:val="00233310"/>
    <w:rsid w:val="002333B7"/>
    <w:rsid w:val="00233473"/>
    <w:rsid w:val="00233DE8"/>
    <w:rsid w:val="00233F07"/>
    <w:rsid w:val="00234160"/>
    <w:rsid w:val="002341E3"/>
    <w:rsid w:val="002343E0"/>
    <w:rsid w:val="002344FB"/>
    <w:rsid w:val="002346C6"/>
    <w:rsid w:val="0023491D"/>
    <w:rsid w:val="00234DD4"/>
    <w:rsid w:val="00234E54"/>
    <w:rsid w:val="0023569C"/>
    <w:rsid w:val="002357BF"/>
    <w:rsid w:val="00235A60"/>
    <w:rsid w:val="00235FFF"/>
    <w:rsid w:val="00236015"/>
    <w:rsid w:val="002361CD"/>
    <w:rsid w:val="00236477"/>
    <w:rsid w:val="00236774"/>
    <w:rsid w:val="002367DA"/>
    <w:rsid w:val="00236DA5"/>
    <w:rsid w:val="002370E0"/>
    <w:rsid w:val="0023716B"/>
    <w:rsid w:val="00237232"/>
    <w:rsid w:val="0023723C"/>
    <w:rsid w:val="002372D7"/>
    <w:rsid w:val="0023796F"/>
    <w:rsid w:val="002379B4"/>
    <w:rsid w:val="002379CC"/>
    <w:rsid w:val="00237A1E"/>
    <w:rsid w:val="00240120"/>
    <w:rsid w:val="00240584"/>
    <w:rsid w:val="002408C3"/>
    <w:rsid w:val="00240A82"/>
    <w:rsid w:val="00240B4B"/>
    <w:rsid w:val="00240E2B"/>
    <w:rsid w:val="00240E3D"/>
    <w:rsid w:val="00240FAD"/>
    <w:rsid w:val="00240FF4"/>
    <w:rsid w:val="00241292"/>
    <w:rsid w:val="0024159B"/>
    <w:rsid w:val="00241634"/>
    <w:rsid w:val="00241A65"/>
    <w:rsid w:val="00241B6B"/>
    <w:rsid w:val="00241C75"/>
    <w:rsid w:val="00241CD9"/>
    <w:rsid w:val="00241D69"/>
    <w:rsid w:val="00241F16"/>
    <w:rsid w:val="0024207C"/>
    <w:rsid w:val="002423E1"/>
    <w:rsid w:val="0024280E"/>
    <w:rsid w:val="00242AF7"/>
    <w:rsid w:val="00242B19"/>
    <w:rsid w:val="00242D00"/>
    <w:rsid w:val="00242FFB"/>
    <w:rsid w:val="00243077"/>
    <w:rsid w:val="00243101"/>
    <w:rsid w:val="002431A0"/>
    <w:rsid w:val="002431CC"/>
    <w:rsid w:val="00243704"/>
    <w:rsid w:val="00243878"/>
    <w:rsid w:val="0024399C"/>
    <w:rsid w:val="00243BDC"/>
    <w:rsid w:val="00243D47"/>
    <w:rsid w:val="00243E35"/>
    <w:rsid w:val="00243FDC"/>
    <w:rsid w:val="0024420F"/>
    <w:rsid w:val="002444DF"/>
    <w:rsid w:val="0024458B"/>
    <w:rsid w:val="002447E0"/>
    <w:rsid w:val="00244B02"/>
    <w:rsid w:val="00244C45"/>
    <w:rsid w:val="00244D53"/>
    <w:rsid w:val="00245387"/>
    <w:rsid w:val="002458AD"/>
    <w:rsid w:val="0024590C"/>
    <w:rsid w:val="00245957"/>
    <w:rsid w:val="00245E17"/>
    <w:rsid w:val="00245F71"/>
    <w:rsid w:val="002461AD"/>
    <w:rsid w:val="00246234"/>
    <w:rsid w:val="00246322"/>
    <w:rsid w:val="00246552"/>
    <w:rsid w:val="002466EE"/>
    <w:rsid w:val="002469E1"/>
    <w:rsid w:val="00247322"/>
    <w:rsid w:val="00247330"/>
    <w:rsid w:val="002473AC"/>
    <w:rsid w:val="00247615"/>
    <w:rsid w:val="00247894"/>
    <w:rsid w:val="00247959"/>
    <w:rsid w:val="00247AFC"/>
    <w:rsid w:val="00247CD4"/>
    <w:rsid w:val="00247DCD"/>
    <w:rsid w:val="002500C2"/>
    <w:rsid w:val="00250190"/>
    <w:rsid w:val="00250358"/>
    <w:rsid w:val="00250DB7"/>
    <w:rsid w:val="00250E26"/>
    <w:rsid w:val="00250FA4"/>
    <w:rsid w:val="002511D3"/>
    <w:rsid w:val="002512E2"/>
    <w:rsid w:val="00251312"/>
    <w:rsid w:val="00252711"/>
    <w:rsid w:val="002529E7"/>
    <w:rsid w:val="002530CA"/>
    <w:rsid w:val="002531F2"/>
    <w:rsid w:val="00253788"/>
    <w:rsid w:val="00253A7E"/>
    <w:rsid w:val="00253DDC"/>
    <w:rsid w:val="002541A3"/>
    <w:rsid w:val="0025438F"/>
    <w:rsid w:val="00254628"/>
    <w:rsid w:val="00254729"/>
    <w:rsid w:val="00254922"/>
    <w:rsid w:val="00254974"/>
    <w:rsid w:val="00254AC9"/>
    <w:rsid w:val="00254BC7"/>
    <w:rsid w:val="0025510C"/>
    <w:rsid w:val="002553AD"/>
    <w:rsid w:val="00255412"/>
    <w:rsid w:val="00255439"/>
    <w:rsid w:val="002559A3"/>
    <w:rsid w:val="00255B2A"/>
    <w:rsid w:val="00255C8C"/>
    <w:rsid w:val="00255E24"/>
    <w:rsid w:val="002561EE"/>
    <w:rsid w:val="00256606"/>
    <w:rsid w:val="00256767"/>
    <w:rsid w:val="00256797"/>
    <w:rsid w:val="00256A31"/>
    <w:rsid w:val="00256B49"/>
    <w:rsid w:val="00256BB6"/>
    <w:rsid w:val="00256D6B"/>
    <w:rsid w:val="00256D6C"/>
    <w:rsid w:val="00256F70"/>
    <w:rsid w:val="00257362"/>
    <w:rsid w:val="00257A23"/>
    <w:rsid w:val="00257A57"/>
    <w:rsid w:val="00257B72"/>
    <w:rsid w:val="00257D54"/>
    <w:rsid w:val="00260225"/>
    <w:rsid w:val="002603E5"/>
    <w:rsid w:val="002609EB"/>
    <w:rsid w:val="00260F6E"/>
    <w:rsid w:val="002610AA"/>
    <w:rsid w:val="00261426"/>
    <w:rsid w:val="002614AE"/>
    <w:rsid w:val="00261F5A"/>
    <w:rsid w:val="002620C5"/>
    <w:rsid w:val="00262319"/>
    <w:rsid w:val="0026257B"/>
    <w:rsid w:val="00262724"/>
    <w:rsid w:val="002628E9"/>
    <w:rsid w:val="00262CDA"/>
    <w:rsid w:val="00263440"/>
    <w:rsid w:val="0026355F"/>
    <w:rsid w:val="002639D0"/>
    <w:rsid w:val="00263B1E"/>
    <w:rsid w:val="00263CA9"/>
    <w:rsid w:val="0026473E"/>
    <w:rsid w:val="00264891"/>
    <w:rsid w:val="00264AA6"/>
    <w:rsid w:val="00264BFA"/>
    <w:rsid w:val="00264C96"/>
    <w:rsid w:val="00264F96"/>
    <w:rsid w:val="0026546A"/>
    <w:rsid w:val="00265BC5"/>
    <w:rsid w:val="00265DE6"/>
    <w:rsid w:val="0026617C"/>
    <w:rsid w:val="002663DB"/>
    <w:rsid w:val="00266876"/>
    <w:rsid w:val="002668BE"/>
    <w:rsid w:val="00266A31"/>
    <w:rsid w:val="00266C97"/>
    <w:rsid w:val="00266D46"/>
    <w:rsid w:val="00266FBC"/>
    <w:rsid w:val="0026705F"/>
    <w:rsid w:val="002671B7"/>
    <w:rsid w:val="0026783A"/>
    <w:rsid w:val="00267E0F"/>
    <w:rsid w:val="00270026"/>
    <w:rsid w:val="0027025E"/>
    <w:rsid w:val="002705C2"/>
    <w:rsid w:val="002707AF"/>
    <w:rsid w:val="002708FD"/>
    <w:rsid w:val="00270950"/>
    <w:rsid w:val="00270D0F"/>
    <w:rsid w:val="00270DE9"/>
    <w:rsid w:val="00270ECD"/>
    <w:rsid w:val="002715CB"/>
    <w:rsid w:val="00271607"/>
    <w:rsid w:val="00271653"/>
    <w:rsid w:val="002717B6"/>
    <w:rsid w:val="00271C30"/>
    <w:rsid w:val="00271EC1"/>
    <w:rsid w:val="00271F65"/>
    <w:rsid w:val="00272123"/>
    <w:rsid w:val="00272167"/>
    <w:rsid w:val="00272178"/>
    <w:rsid w:val="002726F5"/>
    <w:rsid w:val="00272886"/>
    <w:rsid w:val="00272891"/>
    <w:rsid w:val="00272946"/>
    <w:rsid w:val="002729D4"/>
    <w:rsid w:val="00272BF2"/>
    <w:rsid w:val="00272CC7"/>
    <w:rsid w:val="002732E5"/>
    <w:rsid w:val="002739A4"/>
    <w:rsid w:val="00273A8F"/>
    <w:rsid w:val="00273C1C"/>
    <w:rsid w:val="00273CC1"/>
    <w:rsid w:val="00273DB1"/>
    <w:rsid w:val="00274661"/>
    <w:rsid w:val="00274923"/>
    <w:rsid w:val="00274A14"/>
    <w:rsid w:val="00274E0C"/>
    <w:rsid w:val="00274E5D"/>
    <w:rsid w:val="002751A3"/>
    <w:rsid w:val="00275474"/>
    <w:rsid w:val="00275486"/>
    <w:rsid w:val="00275581"/>
    <w:rsid w:val="002755E3"/>
    <w:rsid w:val="00275805"/>
    <w:rsid w:val="002759D5"/>
    <w:rsid w:val="002759FF"/>
    <w:rsid w:val="00275EBC"/>
    <w:rsid w:val="0027622E"/>
    <w:rsid w:val="0027629D"/>
    <w:rsid w:val="0027689C"/>
    <w:rsid w:val="002769B9"/>
    <w:rsid w:val="00276B3F"/>
    <w:rsid w:val="00276C81"/>
    <w:rsid w:val="00276DC2"/>
    <w:rsid w:val="00277015"/>
    <w:rsid w:val="00277314"/>
    <w:rsid w:val="002774DC"/>
    <w:rsid w:val="002777AF"/>
    <w:rsid w:val="00277920"/>
    <w:rsid w:val="00277BEB"/>
    <w:rsid w:val="00277E53"/>
    <w:rsid w:val="002800C3"/>
    <w:rsid w:val="0028049A"/>
    <w:rsid w:val="0028054C"/>
    <w:rsid w:val="00280671"/>
    <w:rsid w:val="00280A2B"/>
    <w:rsid w:val="00280FAA"/>
    <w:rsid w:val="0028130A"/>
    <w:rsid w:val="00281401"/>
    <w:rsid w:val="002814AC"/>
    <w:rsid w:val="002814DE"/>
    <w:rsid w:val="0028167E"/>
    <w:rsid w:val="00281741"/>
    <w:rsid w:val="00281879"/>
    <w:rsid w:val="002818A7"/>
    <w:rsid w:val="00281919"/>
    <w:rsid w:val="00281B2F"/>
    <w:rsid w:val="00281C0F"/>
    <w:rsid w:val="00281C83"/>
    <w:rsid w:val="00282081"/>
    <w:rsid w:val="0028217E"/>
    <w:rsid w:val="00282259"/>
    <w:rsid w:val="00282689"/>
    <w:rsid w:val="0028278E"/>
    <w:rsid w:val="00282994"/>
    <w:rsid w:val="00282A6B"/>
    <w:rsid w:val="00282EB5"/>
    <w:rsid w:val="00282F80"/>
    <w:rsid w:val="00283219"/>
    <w:rsid w:val="00283408"/>
    <w:rsid w:val="0028343F"/>
    <w:rsid w:val="00283741"/>
    <w:rsid w:val="002837FA"/>
    <w:rsid w:val="00283986"/>
    <w:rsid w:val="00283CF7"/>
    <w:rsid w:val="00284130"/>
    <w:rsid w:val="002847A2"/>
    <w:rsid w:val="0028482D"/>
    <w:rsid w:val="00284A0F"/>
    <w:rsid w:val="00284B11"/>
    <w:rsid w:val="00284F18"/>
    <w:rsid w:val="00284F56"/>
    <w:rsid w:val="002850E5"/>
    <w:rsid w:val="00285365"/>
    <w:rsid w:val="00285386"/>
    <w:rsid w:val="0028540A"/>
    <w:rsid w:val="00285772"/>
    <w:rsid w:val="002857DE"/>
    <w:rsid w:val="00285935"/>
    <w:rsid w:val="00285C4A"/>
    <w:rsid w:val="00285CD9"/>
    <w:rsid w:val="00285D04"/>
    <w:rsid w:val="00285D83"/>
    <w:rsid w:val="00285FB7"/>
    <w:rsid w:val="002863A0"/>
    <w:rsid w:val="0028647E"/>
    <w:rsid w:val="002865CE"/>
    <w:rsid w:val="00286679"/>
    <w:rsid w:val="002867B7"/>
    <w:rsid w:val="00286933"/>
    <w:rsid w:val="00286A0B"/>
    <w:rsid w:val="00286AFC"/>
    <w:rsid w:val="00286C8A"/>
    <w:rsid w:val="0028706E"/>
    <w:rsid w:val="00287132"/>
    <w:rsid w:val="002877E1"/>
    <w:rsid w:val="00287A20"/>
    <w:rsid w:val="00287BD2"/>
    <w:rsid w:val="00287CC0"/>
    <w:rsid w:val="00287E3E"/>
    <w:rsid w:val="00287ED6"/>
    <w:rsid w:val="00287F96"/>
    <w:rsid w:val="00290474"/>
    <w:rsid w:val="0029061E"/>
    <w:rsid w:val="0029065D"/>
    <w:rsid w:val="00290A75"/>
    <w:rsid w:val="00290D10"/>
    <w:rsid w:val="00290D60"/>
    <w:rsid w:val="00290D88"/>
    <w:rsid w:val="002910A4"/>
    <w:rsid w:val="002910FC"/>
    <w:rsid w:val="002911B0"/>
    <w:rsid w:val="002913DD"/>
    <w:rsid w:val="002913DF"/>
    <w:rsid w:val="00292029"/>
    <w:rsid w:val="002920FA"/>
    <w:rsid w:val="00292275"/>
    <w:rsid w:val="00292369"/>
    <w:rsid w:val="0029242A"/>
    <w:rsid w:val="0029274F"/>
    <w:rsid w:val="00292C54"/>
    <w:rsid w:val="00292C8D"/>
    <w:rsid w:val="00292CC6"/>
    <w:rsid w:val="002930D1"/>
    <w:rsid w:val="0029320C"/>
    <w:rsid w:val="0029323C"/>
    <w:rsid w:val="00293303"/>
    <w:rsid w:val="002935E0"/>
    <w:rsid w:val="0029378C"/>
    <w:rsid w:val="00293CC9"/>
    <w:rsid w:val="00294069"/>
    <w:rsid w:val="0029409A"/>
    <w:rsid w:val="00294208"/>
    <w:rsid w:val="002947A4"/>
    <w:rsid w:val="00294B2A"/>
    <w:rsid w:val="00294CDF"/>
    <w:rsid w:val="00294E20"/>
    <w:rsid w:val="00294ED3"/>
    <w:rsid w:val="00294F8A"/>
    <w:rsid w:val="0029500B"/>
    <w:rsid w:val="002952B8"/>
    <w:rsid w:val="00295353"/>
    <w:rsid w:val="0029538A"/>
    <w:rsid w:val="00295448"/>
    <w:rsid w:val="002955E9"/>
    <w:rsid w:val="0029573E"/>
    <w:rsid w:val="00295805"/>
    <w:rsid w:val="002959B5"/>
    <w:rsid w:val="002962F5"/>
    <w:rsid w:val="00296390"/>
    <w:rsid w:val="00296392"/>
    <w:rsid w:val="002963AB"/>
    <w:rsid w:val="002963B1"/>
    <w:rsid w:val="0029645D"/>
    <w:rsid w:val="0029646F"/>
    <w:rsid w:val="00296957"/>
    <w:rsid w:val="00296FBE"/>
    <w:rsid w:val="0029721D"/>
    <w:rsid w:val="00297330"/>
    <w:rsid w:val="002976ED"/>
    <w:rsid w:val="00297A5E"/>
    <w:rsid w:val="00297B35"/>
    <w:rsid w:val="00297EE1"/>
    <w:rsid w:val="002A01A0"/>
    <w:rsid w:val="002A01C3"/>
    <w:rsid w:val="002A048A"/>
    <w:rsid w:val="002A05D3"/>
    <w:rsid w:val="002A080B"/>
    <w:rsid w:val="002A0BC9"/>
    <w:rsid w:val="002A0D7F"/>
    <w:rsid w:val="002A1419"/>
    <w:rsid w:val="002A167A"/>
    <w:rsid w:val="002A16F4"/>
    <w:rsid w:val="002A1A3B"/>
    <w:rsid w:val="002A1F57"/>
    <w:rsid w:val="002A2016"/>
    <w:rsid w:val="002A2085"/>
    <w:rsid w:val="002A22AF"/>
    <w:rsid w:val="002A23F2"/>
    <w:rsid w:val="002A2A84"/>
    <w:rsid w:val="002A2ABC"/>
    <w:rsid w:val="002A2CD0"/>
    <w:rsid w:val="002A2F8C"/>
    <w:rsid w:val="002A306F"/>
    <w:rsid w:val="002A327B"/>
    <w:rsid w:val="002A36F6"/>
    <w:rsid w:val="002A3718"/>
    <w:rsid w:val="002A387D"/>
    <w:rsid w:val="002A3888"/>
    <w:rsid w:val="002A3AEF"/>
    <w:rsid w:val="002A3D3B"/>
    <w:rsid w:val="002A3F2B"/>
    <w:rsid w:val="002A455E"/>
    <w:rsid w:val="002A466B"/>
    <w:rsid w:val="002A4B71"/>
    <w:rsid w:val="002A4C41"/>
    <w:rsid w:val="002A5336"/>
    <w:rsid w:val="002A5612"/>
    <w:rsid w:val="002A57A3"/>
    <w:rsid w:val="002A5B23"/>
    <w:rsid w:val="002A5BC5"/>
    <w:rsid w:val="002A5CF2"/>
    <w:rsid w:val="002A5D6D"/>
    <w:rsid w:val="002A5E22"/>
    <w:rsid w:val="002A5FA7"/>
    <w:rsid w:val="002A6194"/>
    <w:rsid w:val="002A68C6"/>
    <w:rsid w:val="002A68C9"/>
    <w:rsid w:val="002A696A"/>
    <w:rsid w:val="002A69F0"/>
    <w:rsid w:val="002A6B98"/>
    <w:rsid w:val="002A6D70"/>
    <w:rsid w:val="002A6E4C"/>
    <w:rsid w:val="002A6F47"/>
    <w:rsid w:val="002A72C5"/>
    <w:rsid w:val="002A75B5"/>
    <w:rsid w:val="002A75E3"/>
    <w:rsid w:val="002A762A"/>
    <w:rsid w:val="002A7747"/>
    <w:rsid w:val="002A77DC"/>
    <w:rsid w:val="002A7AE3"/>
    <w:rsid w:val="002A7ECD"/>
    <w:rsid w:val="002B0409"/>
    <w:rsid w:val="002B10B1"/>
    <w:rsid w:val="002B166D"/>
    <w:rsid w:val="002B1C76"/>
    <w:rsid w:val="002B1DE0"/>
    <w:rsid w:val="002B1F59"/>
    <w:rsid w:val="002B2276"/>
    <w:rsid w:val="002B2395"/>
    <w:rsid w:val="002B26C7"/>
    <w:rsid w:val="002B2A04"/>
    <w:rsid w:val="002B2A7A"/>
    <w:rsid w:val="002B324D"/>
    <w:rsid w:val="002B3468"/>
    <w:rsid w:val="002B3741"/>
    <w:rsid w:val="002B3B3A"/>
    <w:rsid w:val="002B3BF9"/>
    <w:rsid w:val="002B3C49"/>
    <w:rsid w:val="002B3F0F"/>
    <w:rsid w:val="002B42B6"/>
    <w:rsid w:val="002B4373"/>
    <w:rsid w:val="002B4509"/>
    <w:rsid w:val="002B4552"/>
    <w:rsid w:val="002B45C0"/>
    <w:rsid w:val="002B494E"/>
    <w:rsid w:val="002B4E82"/>
    <w:rsid w:val="002B4F26"/>
    <w:rsid w:val="002B4FC8"/>
    <w:rsid w:val="002B5031"/>
    <w:rsid w:val="002B524D"/>
    <w:rsid w:val="002B56CB"/>
    <w:rsid w:val="002B57E0"/>
    <w:rsid w:val="002B5B31"/>
    <w:rsid w:val="002B5B8D"/>
    <w:rsid w:val="002B5FD3"/>
    <w:rsid w:val="002B5FF1"/>
    <w:rsid w:val="002B620F"/>
    <w:rsid w:val="002B6233"/>
    <w:rsid w:val="002B6D52"/>
    <w:rsid w:val="002B6FFF"/>
    <w:rsid w:val="002B72BB"/>
    <w:rsid w:val="002B7804"/>
    <w:rsid w:val="002B7919"/>
    <w:rsid w:val="002B7F36"/>
    <w:rsid w:val="002C099F"/>
    <w:rsid w:val="002C09E4"/>
    <w:rsid w:val="002C09EC"/>
    <w:rsid w:val="002C0B58"/>
    <w:rsid w:val="002C0D04"/>
    <w:rsid w:val="002C0FA4"/>
    <w:rsid w:val="002C1306"/>
    <w:rsid w:val="002C1314"/>
    <w:rsid w:val="002C1355"/>
    <w:rsid w:val="002C1383"/>
    <w:rsid w:val="002C160A"/>
    <w:rsid w:val="002C1B6C"/>
    <w:rsid w:val="002C1EB9"/>
    <w:rsid w:val="002C2041"/>
    <w:rsid w:val="002C215F"/>
    <w:rsid w:val="002C2173"/>
    <w:rsid w:val="002C2347"/>
    <w:rsid w:val="002C2648"/>
    <w:rsid w:val="002C2759"/>
    <w:rsid w:val="002C2AE9"/>
    <w:rsid w:val="002C2D79"/>
    <w:rsid w:val="002C2F22"/>
    <w:rsid w:val="002C32B3"/>
    <w:rsid w:val="002C32EB"/>
    <w:rsid w:val="002C3636"/>
    <w:rsid w:val="002C39D4"/>
    <w:rsid w:val="002C3C02"/>
    <w:rsid w:val="002C3C64"/>
    <w:rsid w:val="002C3D9E"/>
    <w:rsid w:val="002C3DC8"/>
    <w:rsid w:val="002C40AD"/>
    <w:rsid w:val="002C4394"/>
    <w:rsid w:val="002C4520"/>
    <w:rsid w:val="002C4736"/>
    <w:rsid w:val="002C4E7E"/>
    <w:rsid w:val="002C5071"/>
    <w:rsid w:val="002C5369"/>
    <w:rsid w:val="002C556D"/>
    <w:rsid w:val="002C5695"/>
    <w:rsid w:val="002C57C8"/>
    <w:rsid w:val="002C5968"/>
    <w:rsid w:val="002C5B00"/>
    <w:rsid w:val="002C5B12"/>
    <w:rsid w:val="002C5C57"/>
    <w:rsid w:val="002C5CA4"/>
    <w:rsid w:val="002C5E14"/>
    <w:rsid w:val="002C5E4A"/>
    <w:rsid w:val="002C5F91"/>
    <w:rsid w:val="002C601F"/>
    <w:rsid w:val="002C60F9"/>
    <w:rsid w:val="002C62F2"/>
    <w:rsid w:val="002C6305"/>
    <w:rsid w:val="002C63C0"/>
    <w:rsid w:val="002C63D2"/>
    <w:rsid w:val="002C64AA"/>
    <w:rsid w:val="002C64FF"/>
    <w:rsid w:val="002C66A6"/>
    <w:rsid w:val="002C671C"/>
    <w:rsid w:val="002C6BE9"/>
    <w:rsid w:val="002C6CFA"/>
    <w:rsid w:val="002C6DE2"/>
    <w:rsid w:val="002C6E71"/>
    <w:rsid w:val="002C6ECD"/>
    <w:rsid w:val="002C765B"/>
    <w:rsid w:val="002C777F"/>
    <w:rsid w:val="002C790F"/>
    <w:rsid w:val="002C7E52"/>
    <w:rsid w:val="002C7EB3"/>
    <w:rsid w:val="002C7FD2"/>
    <w:rsid w:val="002D010E"/>
    <w:rsid w:val="002D03C9"/>
    <w:rsid w:val="002D0A64"/>
    <w:rsid w:val="002D0BF0"/>
    <w:rsid w:val="002D0CC5"/>
    <w:rsid w:val="002D0CF1"/>
    <w:rsid w:val="002D0D57"/>
    <w:rsid w:val="002D16A4"/>
    <w:rsid w:val="002D19F3"/>
    <w:rsid w:val="002D1B7B"/>
    <w:rsid w:val="002D1ED6"/>
    <w:rsid w:val="002D1FC3"/>
    <w:rsid w:val="002D1FD5"/>
    <w:rsid w:val="002D2046"/>
    <w:rsid w:val="002D2338"/>
    <w:rsid w:val="002D25A5"/>
    <w:rsid w:val="002D2614"/>
    <w:rsid w:val="002D26E2"/>
    <w:rsid w:val="002D283A"/>
    <w:rsid w:val="002D2F30"/>
    <w:rsid w:val="002D2F3C"/>
    <w:rsid w:val="002D2F82"/>
    <w:rsid w:val="002D35C0"/>
    <w:rsid w:val="002D395B"/>
    <w:rsid w:val="002D3ADD"/>
    <w:rsid w:val="002D3B2B"/>
    <w:rsid w:val="002D3B60"/>
    <w:rsid w:val="002D3FF5"/>
    <w:rsid w:val="002D433B"/>
    <w:rsid w:val="002D442C"/>
    <w:rsid w:val="002D4709"/>
    <w:rsid w:val="002D490F"/>
    <w:rsid w:val="002D4A6F"/>
    <w:rsid w:val="002D4B68"/>
    <w:rsid w:val="002D4C9C"/>
    <w:rsid w:val="002D4D28"/>
    <w:rsid w:val="002D50E1"/>
    <w:rsid w:val="002D5338"/>
    <w:rsid w:val="002D582D"/>
    <w:rsid w:val="002D604C"/>
    <w:rsid w:val="002D62EC"/>
    <w:rsid w:val="002D6586"/>
    <w:rsid w:val="002D65BC"/>
    <w:rsid w:val="002D6BD1"/>
    <w:rsid w:val="002D6C51"/>
    <w:rsid w:val="002D6C7E"/>
    <w:rsid w:val="002D7382"/>
    <w:rsid w:val="002D763C"/>
    <w:rsid w:val="002D7701"/>
    <w:rsid w:val="002D797B"/>
    <w:rsid w:val="002D7B66"/>
    <w:rsid w:val="002D7FBE"/>
    <w:rsid w:val="002D7FD8"/>
    <w:rsid w:val="002E0086"/>
    <w:rsid w:val="002E03FE"/>
    <w:rsid w:val="002E0719"/>
    <w:rsid w:val="002E07F8"/>
    <w:rsid w:val="002E0D03"/>
    <w:rsid w:val="002E0E03"/>
    <w:rsid w:val="002E120C"/>
    <w:rsid w:val="002E1268"/>
    <w:rsid w:val="002E1776"/>
    <w:rsid w:val="002E1866"/>
    <w:rsid w:val="002E18A5"/>
    <w:rsid w:val="002E1ABB"/>
    <w:rsid w:val="002E1C30"/>
    <w:rsid w:val="002E1D22"/>
    <w:rsid w:val="002E1E11"/>
    <w:rsid w:val="002E1FA4"/>
    <w:rsid w:val="002E21E5"/>
    <w:rsid w:val="002E2219"/>
    <w:rsid w:val="002E2489"/>
    <w:rsid w:val="002E25C1"/>
    <w:rsid w:val="002E26EA"/>
    <w:rsid w:val="002E2973"/>
    <w:rsid w:val="002E2C30"/>
    <w:rsid w:val="002E31A5"/>
    <w:rsid w:val="002E32F3"/>
    <w:rsid w:val="002E353F"/>
    <w:rsid w:val="002E3ACE"/>
    <w:rsid w:val="002E3B49"/>
    <w:rsid w:val="002E3B84"/>
    <w:rsid w:val="002E40BF"/>
    <w:rsid w:val="002E4410"/>
    <w:rsid w:val="002E460A"/>
    <w:rsid w:val="002E4878"/>
    <w:rsid w:val="002E48F9"/>
    <w:rsid w:val="002E4BE3"/>
    <w:rsid w:val="002E4EE9"/>
    <w:rsid w:val="002E5277"/>
    <w:rsid w:val="002E533B"/>
    <w:rsid w:val="002E55F3"/>
    <w:rsid w:val="002E56DD"/>
    <w:rsid w:val="002E57C0"/>
    <w:rsid w:val="002E5B74"/>
    <w:rsid w:val="002E5D49"/>
    <w:rsid w:val="002E5D65"/>
    <w:rsid w:val="002E5E7C"/>
    <w:rsid w:val="002E5ED3"/>
    <w:rsid w:val="002E60E8"/>
    <w:rsid w:val="002E62C8"/>
    <w:rsid w:val="002E66F5"/>
    <w:rsid w:val="002E67CA"/>
    <w:rsid w:val="002E69E2"/>
    <w:rsid w:val="002E6DF0"/>
    <w:rsid w:val="002E6FEF"/>
    <w:rsid w:val="002E7168"/>
    <w:rsid w:val="002E73DC"/>
    <w:rsid w:val="002E742F"/>
    <w:rsid w:val="002E751F"/>
    <w:rsid w:val="002E75CB"/>
    <w:rsid w:val="002E7607"/>
    <w:rsid w:val="002E7804"/>
    <w:rsid w:val="002E7930"/>
    <w:rsid w:val="002E7E08"/>
    <w:rsid w:val="002E7EF1"/>
    <w:rsid w:val="002F00A7"/>
    <w:rsid w:val="002F00BE"/>
    <w:rsid w:val="002F0128"/>
    <w:rsid w:val="002F01BC"/>
    <w:rsid w:val="002F0337"/>
    <w:rsid w:val="002F07D0"/>
    <w:rsid w:val="002F084E"/>
    <w:rsid w:val="002F0A16"/>
    <w:rsid w:val="002F1101"/>
    <w:rsid w:val="002F1298"/>
    <w:rsid w:val="002F14FB"/>
    <w:rsid w:val="002F173A"/>
    <w:rsid w:val="002F18D3"/>
    <w:rsid w:val="002F194B"/>
    <w:rsid w:val="002F1A22"/>
    <w:rsid w:val="002F1AC3"/>
    <w:rsid w:val="002F1B38"/>
    <w:rsid w:val="002F1C39"/>
    <w:rsid w:val="002F1C62"/>
    <w:rsid w:val="002F208E"/>
    <w:rsid w:val="002F20EA"/>
    <w:rsid w:val="002F2415"/>
    <w:rsid w:val="002F25D4"/>
    <w:rsid w:val="002F291B"/>
    <w:rsid w:val="002F2988"/>
    <w:rsid w:val="002F2A4A"/>
    <w:rsid w:val="002F2A9C"/>
    <w:rsid w:val="002F2CA5"/>
    <w:rsid w:val="002F2D51"/>
    <w:rsid w:val="002F3165"/>
    <w:rsid w:val="002F3372"/>
    <w:rsid w:val="002F35E3"/>
    <w:rsid w:val="002F3605"/>
    <w:rsid w:val="002F369E"/>
    <w:rsid w:val="002F3AD5"/>
    <w:rsid w:val="002F3C04"/>
    <w:rsid w:val="002F3E52"/>
    <w:rsid w:val="002F415A"/>
    <w:rsid w:val="002F4188"/>
    <w:rsid w:val="002F418D"/>
    <w:rsid w:val="002F43F2"/>
    <w:rsid w:val="002F4449"/>
    <w:rsid w:val="002F4516"/>
    <w:rsid w:val="002F4B36"/>
    <w:rsid w:val="002F4D34"/>
    <w:rsid w:val="002F4ED5"/>
    <w:rsid w:val="002F52BD"/>
    <w:rsid w:val="002F5356"/>
    <w:rsid w:val="002F5734"/>
    <w:rsid w:val="002F58A3"/>
    <w:rsid w:val="002F5AF0"/>
    <w:rsid w:val="002F5C12"/>
    <w:rsid w:val="002F5E12"/>
    <w:rsid w:val="002F601C"/>
    <w:rsid w:val="002F6421"/>
    <w:rsid w:val="002F65FA"/>
    <w:rsid w:val="002F6620"/>
    <w:rsid w:val="002F691C"/>
    <w:rsid w:val="002F694A"/>
    <w:rsid w:val="002F69F3"/>
    <w:rsid w:val="002F6C69"/>
    <w:rsid w:val="002F705D"/>
    <w:rsid w:val="002F71A1"/>
    <w:rsid w:val="002F774A"/>
    <w:rsid w:val="002F780A"/>
    <w:rsid w:val="002F798F"/>
    <w:rsid w:val="002F7A25"/>
    <w:rsid w:val="002F7B73"/>
    <w:rsid w:val="002F7EEC"/>
    <w:rsid w:val="00300BF0"/>
    <w:rsid w:val="00300F63"/>
    <w:rsid w:val="003010D9"/>
    <w:rsid w:val="0030138A"/>
    <w:rsid w:val="003013F0"/>
    <w:rsid w:val="00301BAD"/>
    <w:rsid w:val="00301EBC"/>
    <w:rsid w:val="00301EFF"/>
    <w:rsid w:val="00301F77"/>
    <w:rsid w:val="0030218D"/>
    <w:rsid w:val="0030265C"/>
    <w:rsid w:val="00302829"/>
    <w:rsid w:val="00302A35"/>
    <w:rsid w:val="00302D71"/>
    <w:rsid w:val="00302DD2"/>
    <w:rsid w:val="00302E2E"/>
    <w:rsid w:val="00302F4E"/>
    <w:rsid w:val="00303267"/>
    <w:rsid w:val="00303490"/>
    <w:rsid w:val="00303576"/>
    <w:rsid w:val="00303C79"/>
    <w:rsid w:val="00303C87"/>
    <w:rsid w:val="00303F96"/>
    <w:rsid w:val="00304110"/>
    <w:rsid w:val="0030441C"/>
    <w:rsid w:val="00304715"/>
    <w:rsid w:val="0030478B"/>
    <w:rsid w:val="003049F6"/>
    <w:rsid w:val="00304A56"/>
    <w:rsid w:val="00304E3C"/>
    <w:rsid w:val="00304EC9"/>
    <w:rsid w:val="00304EE6"/>
    <w:rsid w:val="003050F6"/>
    <w:rsid w:val="0030525D"/>
    <w:rsid w:val="003053C6"/>
    <w:rsid w:val="00305556"/>
    <w:rsid w:val="003056DC"/>
    <w:rsid w:val="00305796"/>
    <w:rsid w:val="00305825"/>
    <w:rsid w:val="00305AE1"/>
    <w:rsid w:val="00305B42"/>
    <w:rsid w:val="00305CB2"/>
    <w:rsid w:val="00305CCF"/>
    <w:rsid w:val="00305EFB"/>
    <w:rsid w:val="00305F92"/>
    <w:rsid w:val="003061D9"/>
    <w:rsid w:val="00306529"/>
    <w:rsid w:val="003066C8"/>
    <w:rsid w:val="00306725"/>
    <w:rsid w:val="00306F7A"/>
    <w:rsid w:val="003070D0"/>
    <w:rsid w:val="003071CE"/>
    <w:rsid w:val="003072C4"/>
    <w:rsid w:val="003072FD"/>
    <w:rsid w:val="00307382"/>
    <w:rsid w:val="00307799"/>
    <w:rsid w:val="003078A5"/>
    <w:rsid w:val="003079B5"/>
    <w:rsid w:val="00307A08"/>
    <w:rsid w:val="00310126"/>
    <w:rsid w:val="003103D0"/>
    <w:rsid w:val="003103D6"/>
    <w:rsid w:val="00310AB8"/>
    <w:rsid w:val="00310FE2"/>
    <w:rsid w:val="00311297"/>
    <w:rsid w:val="00311397"/>
    <w:rsid w:val="003118C0"/>
    <w:rsid w:val="00311905"/>
    <w:rsid w:val="00311908"/>
    <w:rsid w:val="00311B24"/>
    <w:rsid w:val="00311B9A"/>
    <w:rsid w:val="0031259E"/>
    <w:rsid w:val="003126E5"/>
    <w:rsid w:val="003126FD"/>
    <w:rsid w:val="00312737"/>
    <w:rsid w:val="00312B88"/>
    <w:rsid w:val="00312C51"/>
    <w:rsid w:val="00312D60"/>
    <w:rsid w:val="00312DAD"/>
    <w:rsid w:val="0031300A"/>
    <w:rsid w:val="0031391F"/>
    <w:rsid w:val="00313BAA"/>
    <w:rsid w:val="00313E56"/>
    <w:rsid w:val="00314034"/>
    <w:rsid w:val="003140FF"/>
    <w:rsid w:val="003142B5"/>
    <w:rsid w:val="00314383"/>
    <w:rsid w:val="00314613"/>
    <w:rsid w:val="003148A6"/>
    <w:rsid w:val="00314BA7"/>
    <w:rsid w:val="00314BE0"/>
    <w:rsid w:val="00314E1E"/>
    <w:rsid w:val="00314F56"/>
    <w:rsid w:val="00314FDD"/>
    <w:rsid w:val="0031507E"/>
    <w:rsid w:val="00315365"/>
    <w:rsid w:val="0031561C"/>
    <w:rsid w:val="00315AC8"/>
    <w:rsid w:val="00315CDC"/>
    <w:rsid w:val="00315E9F"/>
    <w:rsid w:val="00315EA5"/>
    <w:rsid w:val="00316007"/>
    <w:rsid w:val="00316B7D"/>
    <w:rsid w:val="00316E95"/>
    <w:rsid w:val="0031733A"/>
    <w:rsid w:val="0031743A"/>
    <w:rsid w:val="00317464"/>
    <w:rsid w:val="003175A9"/>
    <w:rsid w:val="00317662"/>
    <w:rsid w:val="00317896"/>
    <w:rsid w:val="00317B28"/>
    <w:rsid w:val="00317DF9"/>
    <w:rsid w:val="00317E07"/>
    <w:rsid w:val="00320076"/>
    <w:rsid w:val="003200CF"/>
    <w:rsid w:val="0032037A"/>
    <w:rsid w:val="00320415"/>
    <w:rsid w:val="00320460"/>
    <w:rsid w:val="00320546"/>
    <w:rsid w:val="003205A2"/>
    <w:rsid w:val="00320668"/>
    <w:rsid w:val="003206B3"/>
    <w:rsid w:val="00320752"/>
    <w:rsid w:val="003207C1"/>
    <w:rsid w:val="00320837"/>
    <w:rsid w:val="00320A63"/>
    <w:rsid w:val="00320B39"/>
    <w:rsid w:val="00320F1B"/>
    <w:rsid w:val="00320F45"/>
    <w:rsid w:val="00320F49"/>
    <w:rsid w:val="00320F64"/>
    <w:rsid w:val="003210B5"/>
    <w:rsid w:val="00321369"/>
    <w:rsid w:val="003213DD"/>
    <w:rsid w:val="003214B3"/>
    <w:rsid w:val="00321B6F"/>
    <w:rsid w:val="00321C14"/>
    <w:rsid w:val="00321CA6"/>
    <w:rsid w:val="00321CEF"/>
    <w:rsid w:val="0032201B"/>
    <w:rsid w:val="00322114"/>
    <w:rsid w:val="003221D9"/>
    <w:rsid w:val="00322382"/>
    <w:rsid w:val="00322449"/>
    <w:rsid w:val="00322540"/>
    <w:rsid w:val="00322557"/>
    <w:rsid w:val="00322FA6"/>
    <w:rsid w:val="0032348F"/>
    <w:rsid w:val="00323EB9"/>
    <w:rsid w:val="00323F78"/>
    <w:rsid w:val="00323FFA"/>
    <w:rsid w:val="003241F2"/>
    <w:rsid w:val="003245DE"/>
    <w:rsid w:val="0032465C"/>
    <w:rsid w:val="00324756"/>
    <w:rsid w:val="00324BCB"/>
    <w:rsid w:val="00324C43"/>
    <w:rsid w:val="0032503F"/>
    <w:rsid w:val="003250E4"/>
    <w:rsid w:val="00325142"/>
    <w:rsid w:val="0032551A"/>
    <w:rsid w:val="00325649"/>
    <w:rsid w:val="003256FA"/>
    <w:rsid w:val="00325A9B"/>
    <w:rsid w:val="00325B5C"/>
    <w:rsid w:val="00325B5E"/>
    <w:rsid w:val="00326121"/>
    <w:rsid w:val="0032618C"/>
    <w:rsid w:val="00326632"/>
    <w:rsid w:val="003266A0"/>
    <w:rsid w:val="00326DA0"/>
    <w:rsid w:val="0032712A"/>
    <w:rsid w:val="00327171"/>
    <w:rsid w:val="003271C6"/>
    <w:rsid w:val="003274B6"/>
    <w:rsid w:val="00327726"/>
    <w:rsid w:val="00327933"/>
    <w:rsid w:val="00327D7C"/>
    <w:rsid w:val="00327EBB"/>
    <w:rsid w:val="00327FED"/>
    <w:rsid w:val="003300B1"/>
    <w:rsid w:val="003300FE"/>
    <w:rsid w:val="003301E4"/>
    <w:rsid w:val="00330DAD"/>
    <w:rsid w:val="00330E4F"/>
    <w:rsid w:val="0033110D"/>
    <w:rsid w:val="0033111C"/>
    <w:rsid w:val="00331319"/>
    <w:rsid w:val="0033171A"/>
    <w:rsid w:val="003317BC"/>
    <w:rsid w:val="00331A63"/>
    <w:rsid w:val="00331A78"/>
    <w:rsid w:val="00331AD6"/>
    <w:rsid w:val="00331B39"/>
    <w:rsid w:val="00331EB0"/>
    <w:rsid w:val="00331F94"/>
    <w:rsid w:val="0033207E"/>
    <w:rsid w:val="0033217A"/>
    <w:rsid w:val="0033239E"/>
    <w:rsid w:val="003324CE"/>
    <w:rsid w:val="00332D7D"/>
    <w:rsid w:val="00332E5C"/>
    <w:rsid w:val="0033302C"/>
    <w:rsid w:val="003333DF"/>
    <w:rsid w:val="003333F4"/>
    <w:rsid w:val="003335A9"/>
    <w:rsid w:val="00333AAF"/>
    <w:rsid w:val="00333BC7"/>
    <w:rsid w:val="00333CFE"/>
    <w:rsid w:val="00333E24"/>
    <w:rsid w:val="003347B2"/>
    <w:rsid w:val="0033489E"/>
    <w:rsid w:val="00334971"/>
    <w:rsid w:val="00334A58"/>
    <w:rsid w:val="00334B60"/>
    <w:rsid w:val="00334D74"/>
    <w:rsid w:val="00334FBC"/>
    <w:rsid w:val="00335066"/>
    <w:rsid w:val="003351D0"/>
    <w:rsid w:val="003353AC"/>
    <w:rsid w:val="003359CC"/>
    <w:rsid w:val="00335F9A"/>
    <w:rsid w:val="00336207"/>
    <w:rsid w:val="003364E5"/>
    <w:rsid w:val="00336615"/>
    <w:rsid w:val="00336853"/>
    <w:rsid w:val="003369D4"/>
    <w:rsid w:val="00336AD6"/>
    <w:rsid w:val="00336B01"/>
    <w:rsid w:val="00336B4D"/>
    <w:rsid w:val="00336C54"/>
    <w:rsid w:val="00336CEE"/>
    <w:rsid w:val="00336E38"/>
    <w:rsid w:val="00336E6F"/>
    <w:rsid w:val="00336E71"/>
    <w:rsid w:val="0033724F"/>
    <w:rsid w:val="0033741F"/>
    <w:rsid w:val="00337630"/>
    <w:rsid w:val="00337649"/>
    <w:rsid w:val="003378DA"/>
    <w:rsid w:val="00337C47"/>
    <w:rsid w:val="00337EDC"/>
    <w:rsid w:val="00340163"/>
    <w:rsid w:val="003402EC"/>
    <w:rsid w:val="003404D5"/>
    <w:rsid w:val="003404DB"/>
    <w:rsid w:val="0034054E"/>
    <w:rsid w:val="0034086C"/>
    <w:rsid w:val="00340E45"/>
    <w:rsid w:val="00340E9E"/>
    <w:rsid w:val="00340FBD"/>
    <w:rsid w:val="00341017"/>
    <w:rsid w:val="0034112B"/>
    <w:rsid w:val="0034125A"/>
    <w:rsid w:val="0034138F"/>
    <w:rsid w:val="00342281"/>
    <w:rsid w:val="003425F4"/>
    <w:rsid w:val="00342EA6"/>
    <w:rsid w:val="00342FC3"/>
    <w:rsid w:val="003431CC"/>
    <w:rsid w:val="003433DC"/>
    <w:rsid w:val="003437A7"/>
    <w:rsid w:val="003438F7"/>
    <w:rsid w:val="00343AE3"/>
    <w:rsid w:val="00343C21"/>
    <w:rsid w:val="00343D19"/>
    <w:rsid w:val="00343DB2"/>
    <w:rsid w:val="00343ED0"/>
    <w:rsid w:val="003441E5"/>
    <w:rsid w:val="00344342"/>
    <w:rsid w:val="00344511"/>
    <w:rsid w:val="00344714"/>
    <w:rsid w:val="003449B8"/>
    <w:rsid w:val="00344AF3"/>
    <w:rsid w:val="00344BBB"/>
    <w:rsid w:val="00344D2C"/>
    <w:rsid w:val="0034500F"/>
    <w:rsid w:val="00345283"/>
    <w:rsid w:val="0034533F"/>
    <w:rsid w:val="00345383"/>
    <w:rsid w:val="00345406"/>
    <w:rsid w:val="003457B4"/>
    <w:rsid w:val="00345867"/>
    <w:rsid w:val="003463A9"/>
    <w:rsid w:val="00346675"/>
    <w:rsid w:val="00346869"/>
    <w:rsid w:val="00346A68"/>
    <w:rsid w:val="00346E13"/>
    <w:rsid w:val="00346E17"/>
    <w:rsid w:val="00346F2F"/>
    <w:rsid w:val="0034713C"/>
    <w:rsid w:val="00347553"/>
    <w:rsid w:val="00347760"/>
    <w:rsid w:val="00347E87"/>
    <w:rsid w:val="00347F80"/>
    <w:rsid w:val="003500FD"/>
    <w:rsid w:val="0035011B"/>
    <w:rsid w:val="00350AF0"/>
    <w:rsid w:val="00350D65"/>
    <w:rsid w:val="00350E4B"/>
    <w:rsid w:val="0035112F"/>
    <w:rsid w:val="00351505"/>
    <w:rsid w:val="00351607"/>
    <w:rsid w:val="00351800"/>
    <w:rsid w:val="0035186B"/>
    <w:rsid w:val="003518F6"/>
    <w:rsid w:val="00351966"/>
    <w:rsid w:val="00351980"/>
    <w:rsid w:val="00351C91"/>
    <w:rsid w:val="00351D50"/>
    <w:rsid w:val="00351DD0"/>
    <w:rsid w:val="00351EC5"/>
    <w:rsid w:val="00351EF0"/>
    <w:rsid w:val="0035202E"/>
    <w:rsid w:val="0035213A"/>
    <w:rsid w:val="00352559"/>
    <w:rsid w:val="0035257B"/>
    <w:rsid w:val="00352A22"/>
    <w:rsid w:val="00352A87"/>
    <w:rsid w:val="00352B16"/>
    <w:rsid w:val="00352BF6"/>
    <w:rsid w:val="00352C83"/>
    <w:rsid w:val="00352CC7"/>
    <w:rsid w:val="00352E61"/>
    <w:rsid w:val="003530CC"/>
    <w:rsid w:val="00353416"/>
    <w:rsid w:val="003534B7"/>
    <w:rsid w:val="00353543"/>
    <w:rsid w:val="00353564"/>
    <w:rsid w:val="0035359E"/>
    <w:rsid w:val="00353608"/>
    <w:rsid w:val="00353983"/>
    <w:rsid w:val="00353AD0"/>
    <w:rsid w:val="00353B6C"/>
    <w:rsid w:val="00353BAE"/>
    <w:rsid w:val="00353E76"/>
    <w:rsid w:val="00353F2F"/>
    <w:rsid w:val="0035419A"/>
    <w:rsid w:val="00354201"/>
    <w:rsid w:val="0035435B"/>
    <w:rsid w:val="0035482A"/>
    <w:rsid w:val="00354D62"/>
    <w:rsid w:val="00354D65"/>
    <w:rsid w:val="00354E3A"/>
    <w:rsid w:val="00355158"/>
    <w:rsid w:val="003552C5"/>
    <w:rsid w:val="003553EC"/>
    <w:rsid w:val="003553FF"/>
    <w:rsid w:val="003557D5"/>
    <w:rsid w:val="00355856"/>
    <w:rsid w:val="0035597E"/>
    <w:rsid w:val="00355C22"/>
    <w:rsid w:val="00355C38"/>
    <w:rsid w:val="00355D81"/>
    <w:rsid w:val="0035600F"/>
    <w:rsid w:val="00356012"/>
    <w:rsid w:val="003560AA"/>
    <w:rsid w:val="00356192"/>
    <w:rsid w:val="0035663B"/>
    <w:rsid w:val="00356AA8"/>
    <w:rsid w:val="00356B3F"/>
    <w:rsid w:val="00356C19"/>
    <w:rsid w:val="00356F29"/>
    <w:rsid w:val="00356F49"/>
    <w:rsid w:val="0035715D"/>
    <w:rsid w:val="003572CA"/>
    <w:rsid w:val="0035736D"/>
    <w:rsid w:val="00357485"/>
    <w:rsid w:val="003575C5"/>
    <w:rsid w:val="00357618"/>
    <w:rsid w:val="003576A6"/>
    <w:rsid w:val="00357731"/>
    <w:rsid w:val="00357785"/>
    <w:rsid w:val="00357A15"/>
    <w:rsid w:val="00357B4F"/>
    <w:rsid w:val="00357E96"/>
    <w:rsid w:val="00357F99"/>
    <w:rsid w:val="00357FAA"/>
    <w:rsid w:val="00357FB2"/>
    <w:rsid w:val="00357FEF"/>
    <w:rsid w:val="003601CE"/>
    <w:rsid w:val="0036027A"/>
    <w:rsid w:val="003602CE"/>
    <w:rsid w:val="00360590"/>
    <w:rsid w:val="00360993"/>
    <w:rsid w:val="00360CDE"/>
    <w:rsid w:val="00360D35"/>
    <w:rsid w:val="003614A1"/>
    <w:rsid w:val="0036158C"/>
    <w:rsid w:val="00361613"/>
    <w:rsid w:val="00361E02"/>
    <w:rsid w:val="00361E05"/>
    <w:rsid w:val="00361ED4"/>
    <w:rsid w:val="00362002"/>
    <w:rsid w:val="00362019"/>
    <w:rsid w:val="00362139"/>
    <w:rsid w:val="0036231F"/>
    <w:rsid w:val="003623D9"/>
    <w:rsid w:val="003623E9"/>
    <w:rsid w:val="00362437"/>
    <w:rsid w:val="003625CF"/>
    <w:rsid w:val="003626B1"/>
    <w:rsid w:val="00362F5F"/>
    <w:rsid w:val="00363371"/>
    <w:rsid w:val="003634D3"/>
    <w:rsid w:val="00363797"/>
    <w:rsid w:val="003638AF"/>
    <w:rsid w:val="003638DC"/>
    <w:rsid w:val="00363DAD"/>
    <w:rsid w:val="00363DEE"/>
    <w:rsid w:val="00363E3C"/>
    <w:rsid w:val="00363E93"/>
    <w:rsid w:val="00363FAF"/>
    <w:rsid w:val="0036405F"/>
    <w:rsid w:val="00364400"/>
    <w:rsid w:val="0036445A"/>
    <w:rsid w:val="0036474B"/>
    <w:rsid w:val="003648A6"/>
    <w:rsid w:val="00364AA9"/>
    <w:rsid w:val="00364B8F"/>
    <w:rsid w:val="00364C95"/>
    <w:rsid w:val="00364DC0"/>
    <w:rsid w:val="00364E57"/>
    <w:rsid w:val="003650C2"/>
    <w:rsid w:val="00365521"/>
    <w:rsid w:val="0036571B"/>
    <w:rsid w:val="00365CC1"/>
    <w:rsid w:val="00366F08"/>
    <w:rsid w:val="00366FF7"/>
    <w:rsid w:val="0036760A"/>
    <w:rsid w:val="003677FB"/>
    <w:rsid w:val="003679EB"/>
    <w:rsid w:val="00367C23"/>
    <w:rsid w:val="00367C2F"/>
    <w:rsid w:val="00367C5B"/>
    <w:rsid w:val="00367DD6"/>
    <w:rsid w:val="0037028F"/>
    <w:rsid w:val="0037050E"/>
    <w:rsid w:val="0037061F"/>
    <w:rsid w:val="003706F4"/>
    <w:rsid w:val="00370C5D"/>
    <w:rsid w:val="00370CF3"/>
    <w:rsid w:val="00370E2E"/>
    <w:rsid w:val="003715D2"/>
    <w:rsid w:val="003715E8"/>
    <w:rsid w:val="00371920"/>
    <w:rsid w:val="00371B18"/>
    <w:rsid w:val="00371BC2"/>
    <w:rsid w:val="00371CE1"/>
    <w:rsid w:val="00371D1B"/>
    <w:rsid w:val="00371E91"/>
    <w:rsid w:val="00371ECF"/>
    <w:rsid w:val="0037244D"/>
    <w:rsid w:val="003724E1"/>
    <w:rsid w:val="00372687"/>
    <w:rsid w:val="003726E2"/>
    <w:rsid w:val="00372CEA"/>
    <w:rsid w:val="003731A3"/>
    <w:rsid w:val="003732AB"/>
    <w:rsid w:val="003732B7"/>
    <w:rsid w:val="003738EC"/>
    <w:rsid w:val="00373BBE"/>
    <w:rsid w:val="00373DA3"/>
    <w:rsid w:val="00373F63"/>
    <w:rsid w:val="003742D0"/>
    <w:rsid w:val="00374539"/>
    <w:rsid w:val="0037457C"/>
    <w:rsid w:val="00374A00"/>
    <w:rsid w:val="00374A90"/>
    <w:rsid w:val="00374CB2"/>
    <w:rsid w:val="00374D62"/>
    <w:rsid w:val="00374F15"/>
    <w:rsid w:val="00374F7E"/>
    <w:rsid w:val="00374FD1"/>
    <w:rsid w:val="00375127"/>
    <w:rsid w:val="003755B4"/>
    <w:rsid w:val="003757C3"/>
    <w:rsid w:val="00375880"/>
    <w:rsid w:val="00375B54"/>
    <w:rsid w:val="003764B3"/>
    <w:rsid w:val="003768A3"/>
    <w:rsid w:val="00376A73"/>
    <w:rsid w:val="00376CEC"/>
    <w:rsid w:val="00376D82"/>
    <w:rsid w:val="00376DC0"/>
    <w:rsid w:val="00377117"/>
    <w:rsid w:val="0037713F"/>
    <w:rsid w:val="0037716D"/>
    <w:rsid w:val="003772B4"/>
    <w:rsid w:val="003773CB"/>
    <w:rsid w:val="003774A5"/>
    <w:rsid w:val="00377748"/>
    <w:rsid w:val="00377816"/>
    <w:rsid w:val="0037796D"/>
    <w:rsid w:val="00377A1F"/>
    <w:rsid w:val="00377BC8"/>
    <w:rsid w:val="00377D9F"/>
    <w:rsid w:val="00380001"/>
    <w:rsid w:val="00380048"/>
    <w:rsid w:val="003803B4"/>
    <w:rsid w:val="003803D4"/>
    <w:rsid w:val="0038047A"/>
    <w:rsid w:val="003804A0"/>
    <w:rsid w:val="003805B9"/>
    <w:rsid w:val="00380A28"/>
    <w:rsid w:val="00380B24"/>
    <w:rsid w:val="00380C02"/>
    <w:rsid w:val="003810D0"/>
    <w:rsid w:val="0038143A"/>
    <w:rsid w:val="003814CE"/>
    <w:rsid w:val="0038177F"/>
    <w:rsid w:val="00381A4B"/>
    <w:rsid w:val="00381A51"/>
    <w:rsid w:val="00381BD2"/>
    <w:rsid w:val="00381CD0"/>
    <w:rsid w:val="0038200F"/>
    <w:rsid w:val="00382779"/>
    <w:rsid w:val="003829F4"/>
    <w:rsid w:val="00383170"/>
    <w:rsid w:val="00383249"/>
    <w:rsid w:val="003832E0"/>
    <w:rsid w:val="00383391"/>
    <w:rsid w:val="003833C5"/>
    <w:rsid w:val="003835C7"/>
    <w:rsid w:val="0038378F"/>
    <w:rsid w:val="003837B5"/>
    <w:rsid w:val="0038393C"/>
    <w:rsid w:val="0038398A"/>
    <w:rsid w:val="00383B19"/>
    <w:rsid w:val="003842B3"/>
    <w:rsid w:val="0038443F"/>
    <w:rsid w:val="00384879"/>
    <w:rsid w:val="00384B34"/>
    <w:rsid w:val="00384C99"/>
    <w:rsid w:val="00384F0E"/>
    <w:rsid w:val="003853AC"/>
    <w:rsid w:val="0038561C"/>
    <w:rsid w:val="0038578D"/>
    <w:rsid w:val="00385C5D"/>
    <w:rsid w:val="00385EFF"/>
    <w:rsid w:val="0038608A"/>
    <w:rsid w:val="003861C8"/>
    <w:rsid w:val="00386207"/>
    <w:rsid w:val="003864D2"/>
    <w:rsid w:val="003869F3"/>
    <w:rsid w:val="00386DAF"/>
    <w:rsid w:val="00387467"/>
    <w:rsid w:val="003874FA"/>
    <w:rsid w:val="00387621"/>
    <w:rsid w:val="0038797C"/>
    <w:rsid w:val="00387D2B"/>
    <w:rsid w:val="003900BB"/>
    <w:rsid w:val="003902FD"/>
    <w:rsid w:val="0039095B"/>
    <w:rsid w:val="00390CC5"/>
    <w:rsid w:val="00390F33"/>
    <w:rsid w:val="003911C1"/>
    <w:rsid w:val="00391361"/>
    <w:rsid w:val="00391576"/>
    <w:rsid w:val="003916A7"/>
    <w:rsid w:val="003918E2"/>
    <w:rsid w:val="003919E6"/>
    <w:rsid w:val="00391D94"/>
    <w:rsid w:val="00391E97"/>
    <w:rsid w:val="00391F85"/>
    <w:rsid w:val="003922C5"/>
    <w:rsid w:val="003923F4"/>
    <w:rsid w:val="003924B7"/>
    <w:rsid w:val="00392634"/>
    <w:rsid w:val="003926D9"/>
    <w:rsid w:val="00392B44"/>
    <w:rsid w:val="00392CD9"/>
    <w:rsid w:val="00393205"/>
    <w:rsid w:val="003932DC"/>
    <w:rsid w:val="0039349A"/>
    <w:rsid w:val="003939CD"/>
    <w:rsid w:val="00393EC5"/>
    <w:rsid w:val="0039448C"/>
    <w:rsid w:val="00394506"/>
    <w:rsid w:val="003945B7"/>
    <w:rsid w:val="00394937"/>
    <w:rsid w:val="0039495A"/>
    <w:rsid w:val="003949AF"/>
    <w:rsid w:val="00394AEF"/>
    <w:rsid w:val="00394B90"/>
    <w:rsid w:val="00394CF1"/>
    <w:rsid w:val="00394E32"/>
    <w:rsid w:val="00394F9D"/>
    <w:rsid w:val="0039515D"/>
    <w:rsid w:val="00395358"/>
    <w:rsid w:val="00395478"/>
    <w:rsid w:val="00395725"/>
    <w:rsid w:val="00395735"/>
    <w:rsid w:val="00395771"/>
    <w:rsid w:val="00395A19"/>
    <w:rsid w:val="00395C65"/>
    <w:rsid w:val="00395D0C"/>
    <w:rsid w:val="003960F5"/>
    <w:rsid w:val="00396166"/>
    <w:rsid w:val="00396762"/>
    <w:rsid w:val="00396849"/>
    <w:rsid w:val="00396D88"/>
    <w:rsid w:val="00396D91"/>
    <w:rsid w:val="00396FDD"/>
    <w:rsid w:val="0039723C"/>
    <w:rsid w:val="00397909"/>
    <w:rsid w:val="003979D8"/>
    <w:rsid w:val="00397A9E"/>
    <w:rsid w:val="003A0072"/>
    <w:rsid w:val="003A01D9"/>
    <w:rsid w:val="003A04B6"/>
    <w:rsid w:val="003A050F"/>
    <w:rsid w:val="003A0614"/>
    <w:rsid w:val="003A0756"/>
    <w:rsid w:val="003A0843"/>
    <w:rsid w:val="003A0AF9"/>
    <w:rsid w:val="003A0C70"/>
    <w:rsid w:val="003A0CC2"/>
    <w:rsid w:val="003A0D92"/>
    <w:rsid w:val="003A0E6E"/>
    <w:rsid w:val="003A0FA0"/>
    <w:rsid w:val="003A0FDD"/>
    <w:rsid w:val="003A10D2"/>
    <w:rsid w:val="003A130C"/>
    <w:rsid w:val="003A139C"/>
    <w:rsid w:val="003A198B"/>
    <w:rsid w:val="003A1AC2"/>
    <w:rsid w:val="003A1B72"/>
    <w:rsid w:val="003A1D74"/>
    <w:rsid w:val="003A1EFB"/>
    <w:rsid w:val="003A20E5"/>
    <w:rsid w:val="003A243F"/>
    <w:rsid w:val="003A261D"/>
    <w:rsid w:val="003A29A5"/>
    <w:rsid w:val="003A2E41"/>
    <w:rsid w:val="003A317B"/>
    <w:rsid w:val="003A3246"/>
    <w:rsid w:val="003A3806"/>
    <w:rsid w:val="003A3A06"/>
    <w:rsid w:val="003A3B79"/>
    <w:rsid w:val="003A3C8D"/>
    <w:rsid w:val="003A3D45"/>
    <w:rsid w:val="003A4041"/>
    <w:rsid w:val="003A41CE"/>
    <w:rsid w:val="003A48AC"/>
    <w:rsid w:val="003A48C3"/>
    <w:rsid w:val="003A4B67"/>
    <w:rsid w:val="003A50B6"/>
    <w:rsid w:val="003A5240"/>
    <w:rsid w:val="003A52B8"/>
    <w:rsid w:val="003A55D7"/>
    <w:rsid w:val="003A604E"/>
    <w:rsid w:val="003A62F7"/>
    <w:rsid w:val="003A6415"/>
    <w:rsid w:val="003A65A5"/>
    <w:rsid w:val="003A6987"/>
    <w:rsid w:val="003A6A9B"/>
    <w:rsid w:val="003A70E8"/>
    <w:rsid w:val="003A7355"/>
    <w:rsid w:val="003A7619"/>
    <w:rsid w:val="003A7A8B"/>
    <w:rsid w:val="003A7AA5"/>
    <w:rsid w:val="003A7C9C"/>
    <w:rsid w:val="003A7D53"/>
    <w:rsid w:val="003A7F35"/>
    <w:rsid w:val="003A7FA8"/>
    <w:rsid w:val="003B003A"/>
    <w:rsid w:val="003B00A9"/>
    <w:rsid w:val="003B038C"/>
    <w:rsid w:val="003B0396"/>
    <w:rsid w:val="003B08BD"/>
    <w:rsid w:val="003B10B9"/>
    <w:rsid w:val="003B1360"/>
    <w:rsid w:val="003B1493"/>
    <w:rsid w:val="003B17AE"/>
    <w:rsid w:val="003B1868"/>
    <w:rsid w:val="003B1AC1"/>
    <w:rsid w:val="003B1ADF"/>
    <w:rsid w:val="003B1E93"/>
    <w:rsid w:val="003B2227"/>
    <w:rsid w:val="003B2580"/>
    <w:rsid w:val="003B2B0A"/>
    <w:rsid w:val="003B2EA8"/>
    <w:rsid w:val="003B2FB5"/>
    <w:rsid w:val="003B3146"/>
    <w:rsid w:val="003B335A"/>
    <w:rsid w:val="003B346F"/>
    <w:rsid w:val="003B35D8"/>
    <w:rsid w:val="003B3EFF"/>
    <w:rsid w:val="003B3F11"/>
    <w:rsid w:val="003B3F9F"/>
    <w:rsid w:val="003B40B2"/>
    <w:rsid w:val="003B4638"/>
    <w:rsid w:val="003B477F"/>
    <w:rsid w:val="003B4840"/>
    <w:rsid w:val="003B49B5"/>
    <w:rsid w:val="003B4BBB"/>
    <w:rsid w:val="003B4CD7"/>
    <w:rsid w:val="003B4E96"/>
    <w:rsid w:val="003B51F7"/>
    <w:rsid w:val="003B5227"/>
    <w:rsid w:val="003B52DF"/>
    <w:rsid w:val="003B533F"/>
    <w:rsid w:val="003B5407"/>
    <w:rsid w:val="003B56AD"/>
    <w:rsid w:val="003B58C6"/>
    <w:rsid w:val="003B59FE"/>
    <w:rsid w:val="003B5AD2"/>
    <w:rsid w:val="003B5C85"/>
    <w:rsid w:val="003B5E6F"/>
    <w:rsid w:val="003B619E"/>
    <w:rsid w:val="003B63E7"/>
    <w:rsid w:val="003B640A"/>
    <w:rsid w:val="003B6582"/>
    <w:rsid w:val="003B65EE"/>
    <w:rsid w:val="003B65FA"/>
    <w:rsid w:val="003B6839"/>
    <w:rsid w:val="003B693F"/>
    <w:rsid w:val="003B6BB8"/>
    <w:rsid w:val="003B7014"/>
    <w:rsid w:val="003B7071"/>
    <w:rsid w:val="003B70DD"/>
    <w:rsid w:val="003B71A8"/>
    <w:rsid w:val="003B7595"/>
    <w:rsid w:val="003B765A"/>
    <w:rsid w:val="003B77B9"/>
    <w:rsid w:val="003B7866"/>
    <w:rsid w:val="003B7885"/>
    <w:rsid w:val="003B78A9"/>
    <w:rsid w:val="003B7954"/>
    <w:rsid w:val="003B7B52"/>
    <w:rsid w:val="003B7B62"/>
    <w:rsid w:val="003B7B6B"/>
    <w:rsid w:val="003B7BAC"/>
    <w:rsid w:val="003B7C7F"/>
    <w:rsid w:val="003B7C97"/>
    <w:rsid w:val="003B7EC1"/>
    <w:rsid w:val="003B7F87"/>
    <w:rsid w:val="003C013B"/>
    <w:rsid w:val="003C01A9"/>
    <w:rsid w:val="003C0214"/>
    <w:rsid w:val="003C0346"/>
    <w:rsid w:val="003C063E"/>
    <w:rsid w:val="003C0848"/>
    <w:rsid w:val="003C0958"/>
    <w:rsid w:val="003C0A65"/>
    <w:rsid w:val="003C0F78"/>
    <w:rsid w:val="003C1673"/>
    <w:rsid w:val="003C16ED"/>
    <w:rsid w:val="003C19E7"/>
    <w:rsid w:val="003C228B"/>
    <w:rsid w:val="003C25F8"/>
    <w:rsid w:val="003C2716"/>
    <w:rsid w:val="003C2911"/>
    <w:rsid w:val="003C2916"/>
    <w:rsid w:val="003C2B89"/>
    <w:rsid w:val="003C2BAE"/>
    <w:rsid w:val="003C2C81"/>
    <w:rsid w:val="003C2F1D"/>
    <w:rsid w:val="003C370D"/>
    <w:rsid w:val="003C395B"/>
    <w:rsid w:val="003C3B83"/>
    <w:rsid w:val="003C3C8E"/>
    <w:rsid w:val="003C3F0B"/>
    <w:rsid w:val="003C3F78"/>
    <w:rsid w:val="003C40A2"/>
    <w:rsid w:val="003C418C"/>
    <w:rsid w:val="003C43B5"/>
    <w:rsid w:val="003C45A4"/>
    <w:rsid w:val="003C4755"/>
    <w:rsid w:val="003C4D69"/>
    <w:rsid w:val="003C5300"/>
    <w:rsid w:val="003C565F"/>
    <w:rsid w:val="003C5885"/>
    <w:rsid w:val="003C59F0"/>
    <w:rsid w:val="003C5AC0"/>
    <w:rsid w:val="003C6130"/>
    <w:rsid w:val="003C6472"/>
    <w:rsid w:val="003C65BD"/>
    <w:rsid w:val="003C687C"/>
    <w:rsid w:val="003C6888"/>
    <w:rsid w:val="003C6F06"/>
    <w:rsid w:val="003C74C5"/>
    <w:rsid w:val="003C7791"/>
    <w:rsid w:val="003C7AEE"/>
    <w:rsid w:val="003C7CBA"/>
    <w:rsid w:val="003D00E5"/>
    <w:rsid w:val="003D03B8"/>
    <w:rsid w:val="003D03DC"/>
    <w:rsid w:val="003D070A"/>
    <w:rsid w:val="003D08E8"/>
    <w:rsid w:val="003D0C1F"/>
    <w:rsid w:val="003D0D28"/>
    <w:rsid w:val="003D0EB8"/>
    <w:rsid w:val="003D0F88"/>
    <w:rsid w:val="003D0FAB"/>
    <w:rsid w:val="003D1175"/>
    <w:rsid w:val="003D120A"/>
    <w:rsid w:val="003D141E"/>
    <w:rsid w:val="003D171E"/>
    <w:rsid w:val="003D17E1"/>
    <w:rsid w:val="003D180B"/>
    <w:rsid w:val="003D19A9"/>
    <w:rsid w:val="003D22E8"/>
    <w:rsid w:val="003D2634"/>
    <w:rsid w:val="003D2762"/>
    <w:rsid w:val="003D2791"/>
    <w:rsid w:val="003D297E"/>
    <w:rsid w:val="003D29F2"/>
    <w:rsid w:val="003D2A10"/>
    <w:rsid w:val="003D2A39"/>
    <w:rsid w:val="003D2A69"/>
    <w:rsid w:val="003D2AA8"/>
    <w:rsid w:val="003D2D15"/>
    <w:rsid w:val="003D2DF9"/>
    <w:rsid w:val="003D2F40"/>
    <w:rsid w:val="003D308C"/>
    <w:rsid w:val="003D3372"/>
    <w:rsid w:val="003D33A6"/>
    <w:rsid w:val="003D3737"/>
    <w:rsid w:val="003D376D"/>
    <w:rsid w:val="003D3774"/>
    <w:rsid w:val="003D377D"/>
    <w:rsid w:val="003D37B9"/>
    <w:rsid w:val="003D40BB"/>
    <w:rsid w:val="003D42B8"/>
    <w:rsid w:val="003D4540"/>
    <w:rsid w:val="003D4614"/>
    <w:rsid w:val="003D46A5"/>
    <w:rsid w:val="003D4A71"/>
    <w:rsid w:val="003D4A81"/>
    <w:rsid w:val="003D4DFF"/>
    <w:rsid w:val="003D4F77"/>
    <w:rsid w:val="003D56A3"/>
    <w:rsid w:val="003D56F7"/>
    <w:rsid w:val="003D58BC"/>
    <w:rsid w:val="003D58F3"/>
    <w:rsid w:val="003D591A"/>
    <w:rsid w:val="003D597C"/>
    <w:rsid w:val="003D5ADD"/>
    <w:rsid w:val="003D5DAE"/>
    <w:rsid w:val="003D5F54"/>
    <w:rsid w:val="003D6C6B"/>
    <w:rsid w:val="003D6EC2"/>
    <w:rsid w:val="003D6FFE"/>
    <w:rsid w:val="003D74D5"/>
    <w:rsid w:val="003D78A1"/>
    <w:rsid w:val="003D7E2B"/>
    <w:rsid w:val="003D7E88"/>
    <w:rsid w:val="003E01C9"/>
    <w:rsid w:val="003E02BA"/>
    <w:rsid w:val="003E05DD"/>
    <w:rsid w:val="003E067F"/>
    <w:rsid w:val="003E0761"/>
    <w:rsid w:val="003E11FC"/>
    <w:rsid w:val="003E175B"/>
    <w:rsid w:val="003E189A"/>
    <w:rsid w:val="003E193A"/>
    <w:rsid w:val="003E1A11"/>
    <w:rsid w:val="003E2268"/>
    <w:rsid w:val="003E2805"/>
    <w:rsid w:val="003E2C79"/>
    <w:rsid w:val="003E2D6B"/>
    <w:rsid w:val="003E2E4C"/>
    <w:rsid w:val="003E3585"/>
    <w:rsid w:val="003E35E7"/>
    <w:rsid w:val="003E3698"/>
    <w:rsid w:val="003E371B"/>
    <w:rsid w:val="003E42A5"/>
    <w:rsid w:val="003E448B"/>
    <w:rsid w:val="003E4561"/>
    <w:rsid w:val="003E45A1"/>
    <w:rsid w:val="003E4693"/>
    <w:rsid w:val="003E4805"/>
    <w:rsid w:val="003E4909"/>
    <w:rsid w:val="003E4ACE"/>
    <w:rsid w:val="003E4BBA"/>
    <w:rsid w:val="003E4BC8"/>
    <w:rsid w:val="003E4C37"/>
    <w:rsid w:val="003E4FDB"/>
    <w:rsid w:val="003E50A3"/>
    <w:rsid w:val="003E51E3"/>
    <w:rsid w:val="003E5442"/>
    <w:rsid w:val="003E56DA"/>
    <w:rsid w:val="003E59B4"/>
    <w:rsid w:val="003E5A54"/>
    <w:rsid w:val="003E5BBE"/>
    <w:rsid w:val="003E5DE5"/>
    <w:rsid w:val="003E6192"/>
    <w:rsid w:val="003E629F"/>
    <w:rsid w:val="003E6902"/>
    <w:rsid w:val="003E6931"/>
    <w:rsid w:val="003E6A2E"/>
    <w:rsid w:val="003E6B03"/>
    <w:rsid w:val="003E6DB8"/>
    <w:rsid w:val="003E7590"/>
    <w:rsid w:val="003E7751"/>
    <w:rsid w:val="003E77F0"/>
    <w:rsid w:val="003E7F8A"/>
    <w:rsid w:val="003F01BC"/>
    <w:rsid w:val="003F0543"/>
    <w:rsid w:val="003F11B4"/>
    <w:rsid w:val="003F1401"/>
    <w:rsid w:val="003F15E1"/>
    <w:rsid w:val="003F1940"/>
    <w:rsid w:val="003F1AC1"/>
    <w:rsid w:val="003F20ED"/>
    <w:rsid w:val="003F2296"/>
    <w:rsid w:val="003F251C"/>
    <w:rsid w:val="003F2ED7"/>
    <w:rsid w:val="003F30B1"/>
    <w:rsid w:val="003F30EE"/>
    <w:rsid w:val="003F32AD"/>
    <w:rsid w:val="003F3CC7"/>
    <w:rsid w:val="003F3CF0"/>
    <w:rsid w:val="003F3CF1"/>
    <w:rsid w:val="003F3E07"/>
    <w:rsid w:val="003F3E2D"/>
    <w:rsid w:val="003F3EB1"/>
    <w:rsid w:val="003F3FCB"/>
    <w:rsid w:val="003F4465"/>
    <w:rsid w:val="003F46B4"/>
    <w:rsid w:val="003F4759"/>
    <w:rsid w:val="003F4849"/>
    <w:rsid w:val="003F4B09"/>
    <w:rsid w:val="003F4C48"/>
    <w:rsid w:val="003F4E3D"/>
    <w:rsid w:val="003F4E70"/>
    <w:rsid w:val="003F4F24"/>
    <w:rsid w:val="003F4FE7"/>
    <w:rsid w:val="003F5002"/>
    <w:rsid w:val="003F506C"/>
    <w:rsid w:val="003F529F"/>
    <w:rsid w:val="003F542D"/>
    <w:rsid w:val="003F5773"/>
    <w:rsid w:val="003F5879"/>
    <w:rsid w:val="003F5999"/>
    <w:rsid w:val="003F599F"/>
    <w:rsid w:val="003F5AC1"/>
    <w:rsid w:val="003F5D1E"/>
    <w:rsid w:val="003F61D5"/>
    <w:rsid w:val="003F61E3"/>
    <w:rsid w:val="003F640B"/>
    <w:rsid w:val="003F659F"/>
    <w:rsid w:val="003F65CF"/>
    <w:rsid w:val="003F71E5"/>
    <w:rsid w:val="003F7541"/>
    <w:rsid w:val="003F77FD"/>
    <w:rsid w:val="003F79FB"/>
    <w:rsid w:val="003F7A34"/>
    <w:rsid w:val="003F7D96"/>
    <w:rsid w:val="0040001C"/>
    <w:rsid w:val="0040007A"/>
    <w:rsid w:val="0040011C"/>
    <w:rsid w:val="00400185"/>
    <w:rsid w:val="00400694"/>
    <w:rsid w:val="0040091E"/>
    <w:rsid w:val="00400F56"/>
    <w:rsid w:val="004011EC"/>
    <w:rsid w:val="00401222"/>
    <w:rsid w:val="004012B4"/>
    <w:rsid w:val="00401824"/>
    <w:rsid w:val="0040191B"/>
    <w:rsid w:val="00401C48"/>
    <w:rsid w:val="00401C85"/>
    <w:rsid w:val="00401D3A"/>
    <w:rsid w:val="00401DB2"/>
    <w:rsid w:val="0040219D"/>
    <w:rsid w:val="004021E4"/>
    <w:rsid w:val="00402CCE"/>
    <w:rsid w:val="00402F86"/>
    <w:rsid w:val="0040303F"/>
    <w:rsid w:val="00403158"/>
    <w:rsid w:val="00403468"/>
    <w:rsid w:val="00403669"/>
    <w:rsid w:val="004037DA"/>
    <w:rsid w:val="00403B9B"/>
    <w:rsid w:val="00404277"/>
    <w:rsid w:val="00404539"/>
    <w:rsid w:val="004047E0"/>
    <w:rsid w:val="00404A7B"/>
    <w:rsid w:val="00404F05"/>
    <w:rsid w:val="00404F15"/>
    <w:rsid w:val="00404F1F"/>
    <w:rsid w:val="00405178"/>
    <w:rsid w:val="004052E9"/>
    <w:rsid w:val="004054D1"/>
    <w:rsid w:val="004059D0"/>
    <w:rsid w:val="0040607A"/>
    <w:rsid w:val="004060A5"/>
    <w:rsid w:val="004060A9"/>
    <w:rsid w:val="00406559"/>
    <w:rsid w:val="00406574"/>
    <w:rsid w:val="0040674B"/>
    <w:rsid w:val="00406A2A"/>
    <w:rsid w:val="00406B88"/>
    <w:rsid w:val="00406B8D"/>
    <w:rsid w:val="00406E1F"/>
    <w:rsid w:val="00407354"/>
    <w:rsid w:val="004076DE"/>
    <w:rsid w:val="00407D16"/>
    <w:rsid w:val="004103C0"/>
    <w:rsid w:val="004104BF"/>
    <w:rsid w:val="00410886"/>
    <w:rsid w:val="00410C27"/>
    <w:rsid w:val="00410DE2"/>
    <w:rsid w:val="00410E22"/>
    <w:rsid w:val="0041100C"/>
    <w:rsid w:val="00411362"/>
    <w:rsid w:val="00411363"/>
    <w:rsid w:val="004116C2"/>
    <w:rsid w:val="0041186C"/>
    <w:rsid w:val="00411FC7"/>
    <w:rsid w:val="00412242"/>
    <w:rsid w:val="004129D1"/>
    <w:rsid w:val="00412D06"/>
    <w:rsid w:val="00412F45"/>
    <w:rsid w:val="0041310D"/>
    <w:rsid w:val="00413245"/>
    <w:rsid w:val="004134AA"/>
    <w:rsid w:val="00413601"/>
    <w:rsid w:val="004138B5"/>
    <w:rsid w:val="00413DF6"/>
    <w:rsid w:val="004140FD"/>
    <w:rsid w:val="004143B6"/>
    <w:rsid w:val="004146B1"/>
    <w:rsid w:val="004146DA"/>
    <w:rsid w:val="004147F0"/>
    <w:rsid w:val="00414B76"/>
    <w:rsid w:val="00414BC7"/>
    <w:rsid w:val="00414BE5"/>
    <w:rsid w:val="00414E55"/>
    <w:rsid w:val="00414F7A"/>
    <w:rsid w:val="0041534C"/>
    <w:rsid w:val="0041537A"/>
    <w:rsid w:val="00415553"/>
    <w:rsid w:val="00415960"/>
    <w:rsid w:val="00415AB9"/>
    <w:rsid w:val="00415D68"/>
    <w:rsid w:val="00416323"/>
    <w:rsid w:val="0041648E"/>
    <w:rsid w:val="004164F0"/>
    <w:rsid w:val="004165D7"/>
    <w:rsid w:val="0041668E"/>
    <w:rsid w:val="0041674A"/>
    <w:rsid w:val="00416BD2"/>
    <w:rsid w:val="00416C43"/>
    <w:rsid w:val="00416D46"/>
    <w:rsid w:val="00416EAE"/>
    <w:rsid w:val="00417082"/>
    <w:rsid w:val="004170DF"/>
    <w:rsid w:val="004172E8"/>
    <w:rsid w:val="00417705"/>
    <w:rsid w:val="00417739"/>
    <w:rsid w:val="0041775E"/>
    <w:rsid w:val="00417BE5"/>
    <w:rsid w:val="00417BFE"/>
    <w:rsid w:val="00417E64"/>
    <w:rsid w:val="00420008"/>
    <w:rsid w:val="004202F5"/>
    <w:rsid w:val="00420487"/>
    <w:rsid w:val="004208DC"/>
    <w:rsid w:val="00420A0C"/>
    <w:rsid w:val="00420B12"/>
    <w:rsid w:val="00420DF4"/>
    <w:rsid w:val="004214B6"/>
    <w:rsid w:val="004215DC"/>
    <w:rsid w:val="00421B08"/>
    <w:rsid w:val="00421B6E"/>
    <w:rsid w:val="00421CAC"/>
    <w:rsid w:val="00421CF6"/>
    <w:rsid w:val="00421E9A"/>
    <w:rsid w:val="00421EE3"/>
    <w:rsid w:val="00422096"/>
    <w:rsid w:val="00422102"/>
    <w:rsid w:val="0042251C"/>
    <w:rsid w:val="004227C4"/>
    <w:rsid w:val="00422D04"/>
    <w:rsid w:val="00422F28"/>
    <w:rsid w:val="00422FD7"/>
    <w:rsid w:val="004230C3"/>
    <w:rsid w:val="0042332D"/>
    <w:rsid w:val="00423334"/>
    <w:rsid w:val="00423452"/>
    <w:rsid w:val="0042347D"/>
    <w:rsid w:val="0042353D"/>
    <w:rsid w:val="00423C94"/>
    <w:rsid w:val="00423CA0"/>
    <w:rsid w:val="00423D23"/>
    <w:rsid w:val="00423D9D"/>
    <w:rsid w:val="00423EFD"/>
    <w:rsid w:val="004241F1"/>
    <w:rsid w:val="00424588"/>
    <w:rsid w:val="0042460B"/>
    <w:rsid w:val="0042498D"/>
    <w:rsid w:val="00424A1B"/>
    <w:rsid w:val="00424AAD"/>
    <w:rsid w:val="00424E06"/>
    <w:rsid w:val="004252DE"/>
    <w:rsid w:val="00425309"/>
    <w:rsid w:val="0042552D"/>
    <w:rsid w:val="0042564B"/>
    <w:rsid w:val="004257CC"/>
    <w:rsid w:val="004258A6"/>
    <w:rsid w:val="00425953"/>
    <w:rsid w:val="00425F0C"/>
    <w:rsid w:val="0042608C"/>
    <w:rsid w:val="004262C1"/>
    <w:rsid w:val="004262FD"/>
    <w:rsid w:val="00426395"/>
    <w:rsid w:val="0042644A"/>
    <w:rsid w:val="00426908"/>
    <w:rsid w:val="00426EB2"/>
    <w:rsid w:val="00426FE6"/>
    <w:rsid w:val="004271A8"/>
    <w:rsid w:val="004271B7"/>
    <w:rsid w:val="004273FE"/>
    <w:rsid w:val="00427562"/>
    <w:rsid w:val="004275C6"/>
    <w:rsid w:val="0042773F"/>
    <w:rsid w:val="004300B9"/>
    <w:rsid w:val="004304D2"/>
    <w:rsid w:val="004307E1"/>
    <w:rsid w:val="00430A03"/>
    <w:rsid w:val="00430D01"/>
    <w:rsid w:val="00430D31"/>
    <w:rsid w:val="00430DAD"/>
    <w:rsid w:val="00430EDE"/>
    <w:rsid w:val="004311D8"/>
    <w:rsid w:val="00431219"/>
    <w:rsid w:val="004314D9"/>
    <w:rsid w:val="0043188F"/>
    <w:rsid w:val="004318E7"/>
    <w:rsid w:val="00431994"/>
    <w:rsid w:val="00431BC1"/>
    <w:rsid w:val="00431CAB"/>
    <w:rsid w:val="004320DC"/>
    <w:rsid w:val="00432146"/>
    <w:rsid w:val="004321CD"/>
    <w:rsid w:val="00432273"/>
    <w:rsid w:val="0043240C"/>
    <w:rsid w:val="004326F2"/>
    <w:rsid w:val="00432A70"/>
    <w:rsid w:val="0043304A"/>
    <w:rsid w:val="00433330"/>
    <w:rsid w:val="00433359"/>
    <w:rsid w:val="00433763"/>
    <w:rsid w:val="00433C83"/>
    <w:rsid w:val="00433E00"/>
    <w:rsid w:val="00434A36"/>
    <w:rsid w:val="00434AF6"/>
    <w:rsid w:val="00434C8F"/>
    <w:rsid w:val="00434F67"/>
    <w:rsid w:val="0043528C"/>
    <w:rsid w:val="00435848"/>
    <w:rsid w:val="0043587B"/>
    <w:rsid w:val="00435AAF"/>
    <w:rsid w:val="00435ACB"/>
    <w:rsid w:val="00435B41"/>
    <w:rsid w:val="00435CAC"/>
    <w:rsid w:val="00435D40"/>
    <w:rsid w:val="00435EBD"/>
    <w:rsid w:val="00436072"/>
    <w:rsid w:val="00436092"/>
    <w:rsid w:val="00436D76"/>
    <w:rsid w:val="00436EF7"/>
    <w:rsid w:val="00437159"/>
    <w:rsid w:val="0043727A"/>
    <w:rsid w:val="00437320"/>
    <w:rsid w:val="0043732B"/>
    <w:rsid w:val="00437451"/>
    <w:rsid w:val="0043787D"/>
    <w:rsid w:val="004378DC"/>
    <w:rsid w:val="00437C0A"/>
    <w:rsid w:val="00437E74"/>
    <w:rsid w:val="004404C0"/>
    <w:rsid w:val="004404C2"/>
    <w:rsid w:val="00440787"/>
    <w:rsid w:val="004409DC"/>
    <w:rsid w:val="00440EAB"/>
    <w:rsid w:val="00441124"/>
    <w:rsid w:val="0044121D"/>
    <w:rsid w:val="00441320"/>
    <w:rsid w:val="0044143A"/>
    <w:rsid w:val="00441508"/>
    <w:rsid w:val="00441972"/>
    <w:rsid w:val="00441A32"/>
    <w:rsid w:val="00441BDC"/>
    <w:rsid w:val="00441E61"/>
    <w:rsid w:val="00441F9B"/>
    <w:rsid w:val="00442207"/>
    <w:rsid w:val="00442450"/>
    <w:rsid w:val="004424AB"/>
    <w:rsid w:val="0044253E"/>
    <w:rsid w:val="0044262F"/>
    <w:rsid w:val="0044289E"/>
    <w:rsid w:val="00442BAD"/>
    <w:rsid w:val="00442C9F"/>
    <w:rsid w:val="00443096"/>
    <w:rsid w:val="004432F3"/>
    <w:rsid w:val="004434F8"/>
    <w:rsid w:val="004435C2"/>
    <w:rsid w:val="00443960"/>
    <w:rsid w:val="00443A50"/>
    <w:rsid w:val="00443ADC"/>
    <w:rsid w:val="00443C4D"/>
    <w:rsid w:val="00443CAF"/>
    <w:rsid w:val="00443DBD"/>
    <w:rsid w:val="00443F29"/>
    <w:rsid w:val="004444A9"/>
    <w:rsid w:val="0044465F"/>
    <w:rsid w:val="004453BD"/>
    <w:rsid w:val="00445B68"/>
    <w:rsid w:val="00445C54"/>
    <w:rsid w:val="00445C5A"/>
    <w:rsid w:val="00445CAC"/>
    <w:rsid w:val="004462AE"/>
    <w:rsid w:val="00446B4B"/>
    <w:rsid w:val="00446CF9"/>
    <w:rsid w:val="00447036"/>
    <w:rsid w:val="004474E0"/>
    <w:rsid w:val="0044770F"/>
    <w:rsid w:val="00447EC7"/>
    <w:rsid w:val="00447F16"/>
    <w:rsid w:val="0045045F"/>
    <w:rsid w:val="004504FB"/>
    <w:rsid w:val="00450AD4"/>
    <w:rsid w:val="00450AE6"/>
    <w:rsid w:val="00450C6B"/>
    <w:rsid w:val="00450D00"/>
    <w:rsid w:val="00451E81"/>
    <w:rsid w:val="00452122"/>
    <w:rsid w:val="0045242F"/>
    <w:rsid w:val="00452A86"/>
    <w:rsid w:val="00452B98"/>
    <w:rsid w:val="00452C3F"/>
    <w:rsid w:val="00452E19"/>
    <w:rsid w:val="00452EAD"/>
    <w:rsid w:val="00452ED6"/>
    <w:rsid w:val="004534EE"/>
    <w:rsid w:val="0045364F"/>
    <w:rsid w:val="004538C4"/>
    <w:rsid w:val="00453958"/>
    <w:rsid w:val="00453FC9"/>
    <w:rsid w:val="00454320"/>
    <w:rsid w:val="004543AB"/>
    <w:rsid w:val="00454501"/>
    <w:rsid w:val="004548CD"/>
    <w:rsid w:val="0045499C"/>
    <w:rsid w:val="00454D05"/>
    <w:rsid w:val="00455248"/>
    <w:rsid w:val="004552E3"/>
    <w:rsid w:val="004552E7"/>
    <w:rsid w:val="00455629"/>
    <w:rsid w:val="004557B7"/>
    <w:rsid w:val="00455989"/>
    <w:rsid w:val="00455C38"/>
    <w:rsid w:val="00456081"/>
    <w:rsid w:val="004560E5"/>
    <w:rsid w:val="00456260"/>
    <w:rsid w:val="0045652A"/>
    <w:rsid w:val="0045658D"/>
    <w:rsid w:val="004566A6"/>
    <w:rsid w:val="004566F6"/>
    <w:rsid w:val="00456974"/>
    <w:rsid w:val="00456A79"/>
    <w:rsid w:val="00456B8A"/>
    <w:rsid w:val="00456DC3"/>
    <w:rsid w:val="004570AA"/>
    <w:rsid w:val="004570D8"/>
    <w:rsid w:val="00457483"/>
    <w:rsid w:val="004574C0"/>
    <w:rsid w:val="004575C8"/>
    <w:rsid w:val="00457A6C"/>
    <w:rsid w:val="00457B32"/>
    <w:rsid w:val="00457FBF"/>
    <w:rsid w:val="00457FF7"/>
    <w:rsid w:val="004601C3"/>
    <w:rsid w:val="004603CA"/>
    <w:rsid w:val="004603CB"/>
    <w:rsid w:val="00460601"/>
    <w:rsid w:val="00460621"/>
    <w:rsid w:val="0046091B"/>
    <w:rsid w:val="004609DF"/>
    <w:rsid w:val="00461002"/>
    <w:rsid w:val="00461069"/>
    <w:rsid w:val="0046133A"/>
    <w:rsid w:val="004615DD"/>
    <w:rsid w:val="004616E6"/>
    <w:rsid w:val="00461823"/>
    <w:rsid w:val="00461830"/>
    <w:rsid w:val="00461883"/>
    <w:rsid w:val="004618A8"/>
    <w:rsid w:val="00461AC3"/>
    <w:rsid w:val="00461BA0"/>
    <w:rsid w:val="00461ED9"/>
    <w:rsid w:val="00461EF9"/>
    <w:rsid w:val="00462057"/>
    <w:rsid w:val="004627E2"/>
    <w:rsid w:val="00462B7D"/>
    <w:rsid w:val="00462CFF"/>
    <w:rsid w:val="004631B5"/>
    <w:rsid w:val="00463248"/>
    <w:rsid w:val="00463320"/>
    <w:rsid w:val="00463370"/>
    <w:rsid w:val="00463D5F"/>
    <w:rsid w:val="004640B1"/>
    <w:rsid w:val="00464173"/>
    <w:rsid w:val="00464531"/>
    <w:rsid w:val="0046470D"/>
    <w:rsid w:val="00464EA2"/>
    <w:rsid w:val="00464F01"/>
    <w:rsid w:val="0046504D"/>
    <w:rsid w:val="004651B7"/>
    <w:rsid w:val="00465228"/>
    <w:rsid w:val="0046550F"/>
    <w:rsid w:val="00465552"/>
    <w:rsid w:val="0046559B"/>
    <w:rsid w:val="00465844"/>
    <w:rsid w:val="00465C85"/>
    <w:rsid w:val="00465F8B"/>
    <w:rsid w:val="0046603E"/>
    <w:rsid w:val="0046637F"/>
    <w:rsid w:val="00466616"/>
    <w:rsid w:val="004666A6"/>
    <w:rsid w:val="00466E1A"/>
    <w:rsid w:val="004672C8"/>
    <w:rsid w:val="004673C6"/>
    <w:rsid w:val="004674C8"/>
    <w:rsid w:val="00467763"/>
    <w:rsid w:val="00467986"/>
    <w:rsid w:val="00467CE7"/>
    <w:rsid w:val="00467D9B"/>
    <w:rsid w:val="00467F93"/>
    <w:rsid w:val="00470011"/>
    <w:rsid w:val="0047032F"/>
    <w:rsid w:val="00470562"/>
    <w:rsid w:val="004709D8"/>
    <w:rsid w:val="00470CE1"/>
    <w:rsid w:val="00470D89"/>
    <w:rsid w:val="00470E9D"/>
    <w:rsid w:val="0047108D"/>
    <w:rsid w:val="004717B1"/>
    <w:rsid w:val="0047194B"/>
    <w:rsid w:val="00471AC4"/>
    <w:rsid w:val="00471B35"/>
    <w:rsid w:val="00471C74"/>
    <w:rsid w:val="00471D21"/>
    <w:rsid w:val="00471D6C"/>
    <w:rsid w:val="00471E16"/>
    <w:rsid w:val="00471EE9"/>
    <w:rsid w:val="00471F50"/>
    <w:rsid w:val="004723AE"/>
    <w:rsid w:val="00472765"/>
    <w:rsid w:val="004729C9"/>
    <w:rsid w:val="004731AC"/>
    <w:rsid w:val="004731C5"/>
    <w:rsid w:val="004733BB"/>
    <w:rsid w:val="004734DF"/>
    <w:rsid w:val="004735C9"/>
    <w:rsid w:val="00473656"/>
    <w:rsid w:val="00473702"/>
    <w:rsid w:val="00473879"/>
    <w:rsid w:val="00473923"/>
    <w:rsid w:val="00473BC5"/>
    <w:rsid w:val="00473CBC"/>
    <w:rsid w:val="00473E5E"/>
    <w:rsid w:val="00473E8F"/>
    <w:rsid w:val="00473FDB"/>
    <w:rsid w:val="0047404D"/>
    <w:rsid w:val="004744D9"/>
    <w:rsid w:val="004745C4"/>
    <w:rsid w:val="004746D8"/>
    <w:rsid w:val="004747FD"/>
    <w:rsid w:val="00474AC8"/>
    <w:rsid w:val="00474AF9"/>
    <w:rsid w:val="00474BD1"/>
    <w:rsid w:val="00474D67"/>
    <w:rsid w:val="00475013"/>
    <w:rsid w:val="004752C9"/>
    <w:rsid w:val="00475598"/>
    <w:rsid w:val="00475992"/>
    <w:rsid w:val="00475B59"/>
    <w:rsid w:val="00475F02"/>
    <w:rsid w:val="00476046"/>
    <w:rsid w:val="004765E9"/>
    <w:rsid w:val="004769D4"/>
    <w:rsid w:val="00476EB4"/>
    <w:rsid w:val="00476F37"/>
    <w:rsid w:val="004778D8"/>
    <w:rsid w:val="00477AFE"/>
    <w:rsid w:val="00477C49"/>
    <w:rsid w:val="00477CFA"/>
    <w:rsid w:val="00477E9C"/>
    <w:rsid w:val="00477F02"/>
    <w:rsid w:val="00477F68"/>
    <w:rsid w:val="00477F6E"/>
    <w:rsid w:val="0048042A"/>
    <w:rsid w:val="0048049F"/>
    <w:rsid w:val="00480551"/>
    <w:rsid w:val="00480A9B"/>
    <w:rsid w:val="00481054"/>
    <w:rsid w:val="00481396"/>
    <w:rsid w:val="00481982"/>
    <w:rsid w:val="00481A22"/>
    <w:rsid w:val="00481A95"/>
    <w:rsid w:val="00481B1D"/>
    <w:rsid w:val="00481E66"/>
    <w:rsid w:val="00481E8A"/>
    <w:rsid w:val="00482237"/>
    <w:rsid w:val="0048269D"/>
    <w:rsid w:val="004827F0"/>
    <w:rsid w:val="004827F6"/>
    <w:rsid w:val="004828E4"/>
    <w:rsid w:val="00482BA0"/>
    <w:rsid w:val="00482F12"/>
    <w:rsid w:val="004831B9"/>
    <w:rsid w:val="004832E9"/>
    <w:rsid w:val="0048363D"/>
    <w:rsid w:val="004837DA"/>
    <w:rsid w:val="00483A4E"/>
    <w:rsid w:val="00483BEF"/>
    <w:rsid w:val="00484165"/>
    <w:rsid w:val="004841D4"/>
    <w:rsid w:val="0048439F"/>
    <w:rsid w:val="00484D15"/>
    <w:rsid w:val="00484D48"/>
    <w:rsid w:val="00484DC7"/>
    <w:rsid w:val="004855A3"/>
    <w:rsid w:val="004857F1"/>
    <w:rsid w:val="004859E8"/>
    <w:rsid w:val="00485A4A"/>
    <w:rsid w:val="00485A9F"/>
    <w:rsid w:val="00485AED"/>
    <w:rsid w:val="00485B45"/>
    <w:rsid w:val="00486299"/>
    <w:rsid w:val="004862B8"/>
    <w:rsid w:val="00486507"/>
    <w:rsid w:val="0048658B"/>
    <w:rsid w:val="004867CE"/>
    <w:rsid w:val="004872D4"/>
    <w:rsid w:val="004874FD"/>
    <w:rsid w:val="00487799"/>
    <w:rsid w:val="00487F2D"/>
    <w:rsid w:val="00490281"/>
    <w:rsid w:val="004904C5"/>
    <w:rsid w:val="0049077A"/>
    <w:rsid w:val="00490B58"/>
    <w:rsid w:val="00490B6B"/>
    <w:rsid w:val="00490BE3"/>
    <w:rsid w:val="00490CF7"/>
    <w:rsid w:val="00490F94"/>
    <w:rsid w:val="0049121F"/>
    <w:rsid w:val="004914A3"/>
    <w:rsid w:val="00491563"/>
    <w:rsid w:val="004917DC"/>
    <w:rsid w:val="00491DC7"/>
    <w:rsid w:val="00491E53"/>
    <w:rsid w:val="00492505"/>
    <w:rsid w:val="0049251B"/>
    <w:rsid w:val="0049274B"/>
    <w:rsid w:val="0049289C"/>
    <w:rsid w:val="00492E5E"/>
    <w:rsid w:val="00492EC8"/>
    <w:rsid w:val="0049312F"/>
    <w:rsid w:val="004936EE"/>
    <w:rsid w:val="0049375B"/>
    <w:rsid w:val="00493BDC"/>
    <w:rsid w:val="00493C36"/>
    <w:rsid w:val="00493D2A"/>
    <w:rsid w:val="00493F7B"/>
    <w:rsid w:val="00493FA5"/>
    <w:rsid w:val="00493FBC"/>
    <w:rsid w:val="004945AB"/>
    <w:rsid w:val="00494614"/>
    <w:rsid w:val="0049484A"/>
    <w:rsid w:val="00494982"/>
    <w:rsid w:val="00494C4F"/>
    <w:rsid w:val="00494EB8"/>
    <w:rsid w:val="00494F13"/>
    <w:rsid w:val="00495095"/>
    <w:rsid w:val="0049552F"/>
    <w:rsid w:val="00495619"/>
    <w:rsid w:val="004958B1"/>
    <w:rsid w:val="00495962"/>
    <w:rsid w:val="00495978"/>
    <w:rsid w:val="00495A8A"/>
    <w:rsid w:val="00495C2C"/>
    <w:rsid w:val="00495CB3"/>
    <w:rsid w:val="004960CC"/>
    <w:rsid w:val="004961EF"/>
    <w:rsid w:val="00496459"/>
    <w:rsid w:val="004966E2"/>
    <w:rsid w:val="004969FB"/>
    <w:rsid w:val="00496B99"/>
    <w:rsid w:val="0049780C"/>
    <w:rsid w:val="004979B3"/>
    <w:rsid w:val="004979DC"/>
    <w:rsid w:val="00497D17"/>
    <w:rsid w:val="00497F38"/>
    <w:rsid w:val="00497F88"/>
    <w:rsid w:val="004A02FC"/>
    <w:rsid w:val="004A0302"/>
    <w:rsid w:val="004A0477"/>
    <w:rsid w:val="004A09C9"/>
    <w:rsid w:val="004A0FE6"/>
    <w:rsid w:val="004A106A"/>
    <w:rsid w:val="004A12AA"/>
    <w:rsid w:val="004A1659"/>
    <w:rsid w:val="004A173A"/>
    <w:rsid w:val="004A1981"/>
    <w:rsid w:val="004A1997"/>
    <w:rsid w:val="004A19E3"/>
    <w:rsid w:val="004A1B23"/>
    <w:rsid w:val="004A213B"/>
    <w:rsid w:val="004A2350"/>
    <w:rsid w:val="004A2479"/>
    <w:rsid w:val="004A26E9"/>
    <w:rsid w:val="004A2828"/>
    <w:rsid w:val="004A2ABA"/>
    <w:rsid w:val="004A2C02"/>
    <w:rsid w:val="004A2DBD"/>
    <w:rsid w:val="004A31B1"/>
    <w:rsid w:val="004A3413"/>
    <w:rsid w:val="004A34AF"/>
    <w:rsid w:val="004A3B4B"/>
    <w:rsid w:val="004A3F8A"/>
    <w:rsid w:val="004A42F6"/>
    <w:rsid w:val="004A4543"/>
    <w:rsid w:val="004A5496"/>
    <w:rsid w:val="004A5805"/>
    <w:rsid w:val="004A58BB"/>
    <w:rsid w:val="004A5990"/>
    <w:rsid w:val="004A5EF1"/>
    <w:rsid w:val="004A60DF"/>
    <w:rsid w:val="004A619C"/>
    <w:rsid w:val="004A6853"/>
    <w:rsid w:val="004A69B6"/>
    <w:rsid w:val="004A6F3F"/>
    <w:rsid w:val="004A7018"/>
    <w:rsid w:val="004A745B"/>
    <w:rsid w:val="004A74DB"/>
    <w:rsid w:val="004A7967"/>
    <w:rsid w:val="004A7A5E"/>
    <w:rsid w:val="004B017B"/>
    <w:rsid w:val="004B0250"/>
    <w:rsid w:val="004B0737"/>
    <w:rsid w:val="004B0785"/>
    <w:rsid w:val="004B098F"/>
    <w:rsid w:val="004B0D9A"/>
    <w:rsid w:val="004B0F84"/>
    <w:rsid w:val="004B17F2"/>
    <w:rsid w:val="004B180C"/>
    <w:rsid w:val="004B188D"/>
    <w:rsid w:val="004B1ADF"/>
    <w:rsid w:val="004B1C2F"/>
    <w:rsid w:val="004B1C33"/>
    <w:rsid w:val="004B1C97"/>
    <w:rsid w:val="004B1D5F"/>
    <w:rsid w:val="004B238B"/>
    <w:rsid w:val="004B2463"/>
    <w:rsid w:val="004B2500"/>
    <w:rsid w:val="004B2A1A"/>
    <w:rsid w:val="004B31C5"/>
    <w:rsid w:val="004B3356"/>
    <w:rsid w:val="004B3407"/>
    <w:rsid w:val="004B361E"/>
    <w:rsid w:val="004B3A9D"/>
    <w:rsid w:val="004B3C75"/>
    <w:rsid w:val="004B3CDA"/>
    <w:rsid w:val="004B3DF5"/>
    <w:rsid w:val="004B4063"/>
    <w:rsid w:val="004B49E7"/>
    <w:rsid w:val="004B4E0A"/>
    <w:rsid w:val="004B50E7"/>
    <w:rsid w:val="004B5628"/>
    <w:rsid w:val="004B5679"/>
    <w:rsid w:val="004B57B0"/>
    <w:rsid w:val="004B5B4B"/>
    <w:rsid w:val="004B5EA1"/>
    <w:rsid w:val="004B5F9D"/>
    <w:rsid w:val="004B5FDE"/>
    <w:rsid w:val="004B617A"/>
    <w:rsid w:val="004B6A89"/>
    <w:rsid w:val="004B6D82"/>
    <w:rsid w:val="004B6D84"/>
    <w:rsid w:val="004B7258"/>
    <w:rsid w:val="004B7856"/>
    <w:rsid w:val="004B7BF4"/>
    <w:rsid w:val="004B7CF6"/>
    <w:rsid w:val="004C054A"/>
    <w:rsid w:val="004C05B9"/>
    <w:rsid w:val="004C0648"/>
    <w:rsid w:val="004C07C9"/>
    <w:rsid w:val="004C09F9"/>
    <w:rsid w:val="004C0A78"/>
    <w:rsid w:val="004C0B66"/>
    <w:rsid w:val="004C0E6D"/>
    <w:rsid w:val="004C1399"/>
    <w:rsid w:val="004C1515"/>
    <w:rsid w:val="004C15D2"/>
    <w:rsid w:val="004C1771"/>
    <w:rsid w:val="004C1773"/>
    <w:rsid w:val="004C1AE4"/>
    <w:rsid w:val="004C1AF9"/>
    <w:rsid w:val="004C1CAF"/>
    <w:rsid w:val="004C204C"/>
    <w:rsid w:val="004C2087"/>
    <w:rsid w:val="004C256C"/>
    <w:rsid w:val="004C2603"/>
    <w:rsid w:val="004C271F"/>
    <w:rsid w:val="004C27BF"/>
    <w:rsid w:val="004C2BAD"/>
    <w:rsid w:val="004C2E46"/>
    <w:rsid w:val="004C30BB"/>
    <w:rsid w:val="004C3255"/>
    <w:rsid w:val="004C34BD"/>
    <w:rsid w:val="004C3791"/>
    <w:rsid w:val="004C3904"/>
    <w:rsid w:val="004C3CE2"/>
    <w:rsid w:val="004C3E9A"/>
    <w:rsid w:val="004C450F"/>
    <w:rsid w:val="004C4582"/>
    <w:rsid w:val="004C4AE6"/>
    <w:rsid w:val="004C4C50"/>
    <w:rsid w:val="004C4CB6"/>
    <w:rsid w:val="004C5301"/>
    <w:rsid w:val="004C54F0"/>
    <w:rsid w:val="004C5C2E"/>
    <w:rsid w:val="004C5C3C"/>
    <w:rsid w:val="004C5E1A"/>
    <w:rsid w:val="004C5F30"/>
    <w:rsid w:val="004C60DA"/>
    <w:rsid w:val="004C620E"/>
    <w:rsid w:val="004C6252"/>
    <w:rsid w:val="004C63E2"/>
    <w:rsid w:val="004C66DB"/>
    <w:rsid w:val="004C6788"/>
    <w:rsid w:val="004C682D"/>
    <w:rsid w:val="004C6B4F"/>
    <w:rsid w:val="004C6BA6"/>
    <w:rsid w:val="004C6BD0"/>
    <w:rsid w:val="004C6BFD"/>
    <w:rsid w:val="004C6E1E"/>
    <w:rsid w:val="004C6F88"/>
    <w:rsid w:val="004C7EF6"/>
    <w:rsid w:val="004C7F06"/>
    <w:rsid w:val="004C7F28"/>
    <w:rsid w:val="004D003F"/>
    <w:rsid w:val="004D0079"/>
    <w:rsid w:val="004D016C"/>
    <w:rsid w:val="004D0207"/>
    <w:rsid w:val="004D0827"/>
    <w:rsid w:val="004D09A6"/>
    <w:rsid w:val="004D0EE9"/>
    <w:rsid w:val="004D0F69"/>
    <w:rsid w:val="004D10C1"/>
    <w:rsid w:val="004D1157"/>
    <w:rsid w:val="004D12F3"/>
    <w:rsid w:val="004D1420"/>
    <w:rsid w:val="004D1424"/>
    <w:rsid w:val="004D16D1"/>
    <w:rsid w:val="004D18D8"/>
    <w:rsid w:val="004D1A19"/>
    <w:rsid w:val="004D1E30"/>
    <w:rsid w:val="004D1FAC"/>
    <w:rsid w:val="004D2055"/>
    <w:rsid w:val="004D2089"/>
    <w:rsid w:val="004D26E0"/>
    <w:rsid w:val="004D2704"/>
    <w:rsid w:val="004D2918"/>
    <w:rsid w:val="004D2A56"/>
    <w:rsid w:val="004D2E62"/>
    <w:rsid w:val="004D37FA"/>
    <w:rsid w:val="004D3A93"/>
    <w:rsid w:val="004D3E40"/>
    <w:rsid w:val="004D3E90"/>
    <w:rsid w:val="004D3FCA"/>
    <w:rsid w:val="004D47A0"/>
    <w:rsid w:val="004D4B5E"/>
    <w:rsid w:val="004D4D5B"/>
    <w:rsid w:val="004D526C"/>
    <w:rsid w:val="004D539B"/>
    <w:rsid w:val="004D5592"/>
    <w:rsid w:val="004D5976"/>
    <w:rsid w:val="004D5AB4"/>
    <w:rsid w:val="004D5C51"/>
    <w:rsid w:val="004D5D0D"/>
    <w:rsid w:val="004D5DFF"/>
    <w:rsid w:val="004D631D"/>
    <w:rsid w:val="004D64F1"/>
    <w:rsid w:val="004D6A13"/>
    <w:rsid w:val="004D6AC9"/>
    <w:rsid w:val="004D6B35"/>
    <w:rsid w:val="004D6BCF"/>
    <w:rsid w:val="004D6BED"/>
    <w:rsid w:val="004D6D48"/>
    <w:rsid w:val="004D6ED1"/>
    <w:rsid w:val="004D7456"/>
    <w:rsid w:val="004D75BB"/>
    <w:rsid w:val="004D7A38"/>
    <w:rsid w:val="004D7D6A"/>
    <w:rsid w:val="004D7E62"/>
    <w:rsid w:val="004E00E3"/>
    <w:rsid w:val="004E03EB"/>
    <w:rsid w:val="004E0614"/>
    <w:rsid w:val="004E06CA"/>
    <w:rsid w:val="004E076E"/>
    <w:rsid w:val="004E0B37"/>
    <w:rsid w:val="004E0C5B"/>
    <w:rsid w:val="004E0DB5"/>
    <w:rsid w:val="004E0DD2"/>
    <w:rsid w:val="004E0E09"/>
    <w:rsid w:val="004E0E2E"/>
    <w:rsid w:val="004E108F"/>
    <w:rsid w:val="004E1579"/>
    <w:rsid w:val="004E168E"/>
    <w:rsid w:val="004E17CC"/>
    <w:rsid w:val="004E1802"/>
    <w:rsid w:val="004E1BF4"/>
    <w:rsid w:val="004E2133"/>
    <w:rsid w:val="004E2167"/>
    <w:rsid w:val="004E2382"/>
    <w:rsid w:val="004E2577"/>
    <w:rsid w:val="004E257C"/>
    <w:rsid w:val="004E2727"/>
    <w:rsid w:val="004E27AB"/>
    <w:rsid w:val="004E2984"/>
    <w:rsid w:val="004E2A50"/>
    <w:rsid w:val="004E2B2D"/>
    <w:rsid w:val="004E2CED"/>
    <w:rsid w:val="004E308C"/>
    <w:rsid w:val="004E3141"/>
    <w:rsid w:val="004E3192"/>
    <w:rsid w:val="004E31C3"/>
    <w:rsid w:val="004E3457"/>
    <w:rsid w:val="004E3470"/>
    <w:rsid w:val="004E3810"/>
    <w:rsid w:val="004E3A0C"/>
    <w:rsid w:val="004E3C0F"/>
    <w:rsid w:val="004E40E9"/>
    <w:rsid w:val="004E4201"/>
    <w:rsid w:val="004E4752"/>
    <w:rsid w:val="004E48CB"/>
    <w:rsid w:val="004E4941"/>
    <w:rsid w:val="004E4B0F"/>
    <w:rsid w:val="004E4C62"/>
    <w:rsid w:val="004E4FCB"/>
    <w:rsid w:val="004E50D6"/>
    <w:rsid w:val="004E572A"/>
    <w:rsid w:val="004E57D4"/>
    <w:rsid w:val="004E5809"/>
    <w:rsid w:val="004E5AB8"/>
    <w:rsid w:val="004E5E16"/>
    <w:rsid w:val="004E61CD"/>
    <w:rsid w:val="004E628A"/>
    <w:rsid w:val="004E635D"/>
    <w:rsid w:val="004E64B5"/>
    <w:rsid w:val="004E6AEF"/>
    <w:rsid w:val="004E6D57"/>
    <w:rsid w:val="004E709D"/>
    <w:rsid w:val="004E7348"/>
    <w:rsid w:val="004E7770"/>
    <w:rsid w:val="004E7919"/>
    <w:rsid w:val="004E7A59"/>
    <w:rsid w:val="004E7D37"/>
    <w:rsid w:val="004F00C3"/>
    <w:rsid w:val="004F01C4"/>
    <w:rsid w:val="004F06FE"/>
    <w:rsid w:val="004F07D3"/>
    <w:rsid w:val="004F0CA5"/>
    <w:rsid w:val="004F0DD1"/>
    <w:rsid w:val="004F0F7E"/>
    <w:rsid w:val="004F105A"/>
    <w:rsid w:val="004F1062"/>
    <w:rsid w:val="004F12BB"/>
    <w:rsid w:val="004F13B2"/>
    <w:rsid w:val="004F14B2"/>
    <w:rsid w:val="004F1761"/>
    <w:rsid w:val="004F176C"/>
    <w:rsid w:val="004F1787"/>
    <w:rsid w:val="004F1867"/>
    <w:rsid w:val="004F1AD6"/>
    <w:rsid w:val="004F1F40"/>
    <w:rsid w:val="004F21E2"/>
    <w:rsid w:val="004F2268"/>
    <w:rsid w:val="004F26D9"/>
    <w:rsid w:val="004F26E7"/>
    <w:rsid w:val="004F28D8"/>
    <w:rsid w:val="004F29FC"/>
    <w:rsid w:val="004F2CAE"/>
    <w:rsid w:val="004F2D0B"/>
    <w:rsid w:val="004F2D66"/>
    <w:rsid w:val="004F2E4A"/>
    <w:rsid w:val="004F327F"/>
    <w:rsid w:val="004F356D"/>
    <w:rsid w:val="004F35DB"/>
    <w:rsid w:val="004F3729"/>
    <w:rsid w:val="004F3800"/>
    <w:rsid w:val="004F3D87"/>
    <w:rsid w:val="004F3E32"/>
    <w:rsid w:val="004F3F14"/>
    <w:rsid w:val="004F3F51"/>
    <w:rsid w:val="004F42A0"/>
    <w:rsid w:val="004F4323"/>
    <w:rsid w:val="004F433A"/>
    <w:rsid w:val="004F44CA"/>
    <w:rsid w:val="004F4579"/>
    <w:rsid w:val="004F4B87"/>
    <w:rsid w:val="004F4F4C"/>
    <w:rsid w:val="004F505C"/>
    <w:rsid w:val="004F5731"/>
    <w:rsid w:val="004F5CE9"/>
    <w:rsid w:val="004F5E94"/>
    <w:rsid w:val="004F5FE9"/>
    <w:rsid w:val="004F6083"/>
    <w:rsid w:val="004F6293"/>
    <w:rsid w:val="004F64D1"/>
    <w:rsid w:val="004F6997"/>
    <w:rsid w:val="004F6A1E"/>
    <w:rsid w:val="004F6A24"/>
    <w:rsid w:val="004F6A40"/>
    <w:rsid w:val="004F6D09"/>
    <w:rsid w:val="004F6D38"/>
    <w:rsid w:val="004F704D"/>
    <w:rsid w:val="004F7055"/>
    <w:rsid w:val="004F7141"/>
    <w:rsid w:val="004F757A"/>
    <w:rsid w:val="004F7598"/>
    <w:rsid w:val="004F783A"/>
    <w:rsid w:val="004F78E3"/>
    <w:rsid w:val="004F7D24"/>
    <w:rsid w:val="004F7D3A"/>
    <w:rsid w:val="004F7DF8"/>
    <w:rsid w:val="004F7F10"/>
    <w:rsid w:val="00500045"/>
    <w:rsid w:val="00500587"/>
    <w:rsid w:val="0050074C"/>
    <w:rsid w:val="00500895"/>
    <w:rsid w:val="00500985"/>
    <w:rsid w:val="00500A79"/>
    <w:rsid w:val="00500AB7"/>
    <w:rsid w:val="005010EC"/>
    <w:rsid w:val="0050119A"/>
    <w:rsid w:val="005011E1"/>
    <w:rsid w:val="005014E6"/>
    <w:rsid w:val="00501609"/>
    <w:rsid w:val="0050160B"/>
    <w:rsid w:val="005016C5"/>
    <w:rsid w:val="00501A7E"/>
    <w:rsid w:val="00501AD1"/>
    <w:rsid w:val="00501B72"/>
    <w:rsid w:val="00501BEB"/>
    <w:rsid w:val="00501CB5"/>
    <w:rsid w:val="00501E02"/>
    <w:rsid w:val="005020C2"/>
    <w:rsid w:val="005022D7"/>
    <w:rsid w:val="005023A1"/>
    <w:rsid w:val="005024C0"/>
    <w:rsid w:val="00502595"/>
    <w:rsid w:val="00502666"/>
    <w:rsid w:val="005029A5"/>
    <w:rsid w:val="0050338C"/>
    <w:rsid w:val="005033F2"/>
    <w:rsid w:val="00503B3C"/>
    <w:rsid w:val="00503D64"/>
    <w:rsid w:val="00503E70"/>
    <w:rsid w:val="00503F1B"/>
    <w:rsid w:val="00504108"/>
    <w:rsid w:val="00504724"/>
    <w:rsid w:val="005048BA"/>
    <w:rsid w:val="00504AF9"/>
    <w:rsid w:val="00504E12"/>
    <w:rsid w:val="00504EFF"/>
    <w:rsid w:val="00504FB3"/>
    <w:rsid w:val="0050517E"/>
    <w:rsid w:val="005052DC"/>
    <w:rsid w:val="00505691"/>
    <w:rsid w:val="00505841"/>
    <w:rsid w:val="00505C30"/>
    <w:rsid w:val="00505E00"/>
    <w:rsid w:val="00505F2A"/>
    <w:rsid w:val="005061CD"/>
    <w:rsid w:val="00506646"/>
    <w:rsid w:val="0050669A"/>
    <w:rsid w:val="00506ABD"/>
    <w:rsid w:val="00506D0D"/>
    <w:rsid w:val="00506D1A"/>
    <w:rsid w:val="00506D9F"/>
    <w:rsid w:val="005075C4"/>
    <w:rsid w:val="00507730"/>
    <w:rsid w:val="0050775F"/>
    <w:rsid w:val="00507C53"/>
    <w:rsid w:val="00507CC2"/>
    <w:rsid w:val="00507E2B"/>
    <w:rsid w:val="00510151"/>
    <w:rsid w:val="00510562"/>
    <w:rsid w:val="0051077D"/>
    <w:rsid w:val="00510939"/>
    <w:rsid w:val="00510D67"/>
    <w:rsid w:val="00510EA5"/>
    <w:rsid w:val="00511195"/>
    <w:rsid w:val="00511216"/>
    <w:rsid w:val="005112C1"/>
    <w:rsid w:val="005113FA"/>
    <w:rsid w:val="00511546"/>
    <w:rsid w:val="00511722"/>
    <w:rsid w:val="00511837"/>
    <w:rsid w:val="00511B10"/>
    <w:rsid w:val="00511C09"/>
    <w:rsid w:val="00511CBB"/>
    <w:rsid w:val="00512132"/>
    <w:rsid w:val="0051239B"/>
    <w:rsid w:val="005123F4"/>
    <w:rsid w:val="00512425"/>
    <w:rsid w:val="00512426"/>
    <w:rsid w:val="00512546"/>
    <w:rsid w:val="00512615"/>
    <w:rsid w:val="00512681"/>
    <w:rsid w:val="00512709"/>
    <w:rsid w:val="00512C9D"/>
    <w:rsid w:val="00512E15"/>
    <w:rsid w:val="00512FC5"/>
    <w:rsid w:val="0051311E"/>
    <w:rsid w:val="0051319E"/>
    <w:rsid w:val="005132A6"/>
    <w:rsid w:val="005135E8"/>
    <w:rsid w:val="005137AD"/>
    <w:rsid w:val="00513864"/>
    <w:rsid w:val="00513A68"/>
    <w:rsid w:val="00513A7B"/>
    <w:rsid w:val="00513DCB"/>
    <w:rsid w:val="00513EDE"/>
    <w:rsid w:val="005149C3"/>
    <w:rsid w:val="00514DB6"/>
    <w:rsid w:val="00514E1E"/>
    <w:rsid w:val="00514E35"/>
    <w:rsid w:val="0051539A"/>
    <w:rsid w:val="005155A9"/>
    <w:rsid w:val="00515D67"/>
    <w:rsid w:val="0051605E"/>
    <w:rsid w:val="0051667F"/>
    <w:rsid w:val="00516699"/>
    <w:rsid w:val="00516BAC"/>
    <w:rsid w:val="00516DDE"/>
    <w:rsid w:val="00517226"/>
    <w:rsid w:val="005173C7"/>
    <w:rsid w:val="00517625"/>
    <w:rsid w:val="005176CE"/>
    <w:rsid w:val="005177DE"/>
    <w:rsid w:val="00517A20"/>
    <w:rsid w:val="00517CBA"/>
    <w:rsid w:val="00520578"/>
    <w:rsid w:val="0052060C"/>
    <w:rsid w:val="00520757"/>
    <w:rsid w:val="00520803"/>
    <w:rsid w:val="00520B48"/>
    <w:rsid w:val="00520BBC"/>
    <w:rsid w:val="00520BDA"/>
    <w:rsid w:val="00520C04"/>
    <w:rsid w:val="0052119F"/>
    <w:rsid w:val="00521317"/>
    <w:rsid w:val="005219E4"/>
    <w:rsid w:val="0052202A"/>
    <w:rsid w:val="0052245D"/>
    <w:rsid w:val="005229E5"/>
    <w:rsid w:val="00522EE4"/>
    <w:rsid w:val="00523083"/>
    <w:rsid w:val="0052326A"/>
    <w:rsid w:val="00523367"/>
    <w:rsid w:val="00523411"/>
    <w:rsid w:val="005235A6"/>
    <w:rsid w:val="00523640"/>
    <w:rsid w:val="005236FC"/>
    <w:rsid w:val="00523A6A"/>
    <w:rsid w:val="00523FF8"/>
    <w:rsid w:val="005240D6"/>
    <w:rsid w:val="0052433D"/>
    <w:rsid w:val="005245BD"/>
    <w:rsid w:val="00524662"/>
    <w:rsid w:val="005247EF"/>
    <w:rsid w:val="00524CA1"/>
    <w:rsid w:val="00525152"/>
    <w:rsid w:val="00525756"/>
    <w:rsid w:val="005258EC"/>
    <w:rsid w:val="00525A5A"/>
    <w:rsid w:val="00525A84"/>
    <w:rsid w:val="00525B7B"/>
    <w:rsid w:val="00525BAF"/>
    <w:rsid w:val="00525E77"/>
    <w:rsid w:val="00525E82"/>
    <w:rsid w:val="0052617A"/>
    <w:rsid w:val="005261E0"/>
    <w:rsid w:val="0052627B"/>
    <w:rsid w:val="0052667D"/>
    <w:rsid w:val="00526DB5"/>
    <w:rsid w:val="0052727B"/>
    <w:rsid w:val="00527363"/>
    <w:rsid w:val="005273AF"/>
    <w:rsid w:val="00527BFD"/>
    <w:rsid w:val="00527FEE"/>
    <w:rsid w:val="00527FF0"/>
    <w:rsid w:val="00530189"/>
    <w:rsid w:val="00530333"/>
    <w:rsid w:val="00530558"/>
    <w:rsid w:val="00530726"/>
    <w:rsid w:val="005308AB"/>
    <w:rsid w:val="0053096B"/>
    <w:rsid w:val="00530DBD"/>
    <w:rsid w:val="00530DCD"/>
    <w:rsid w:val="00530E2F"/>
    <w:rsid w:val="005311A1"/>
    <w:rsid w:val="0053120A"/>
    <w:rsid w:val="00531386"/>
    <w:rsid w:val="0053152C"/>
    <w:rsid w:val="00531844"/>
    <w:rsid w:val="00531C07"/>
    <w:rsid w:val="00531C1B"/>
    <w:rsid w:val="00531C57"/>
    <w:rsid w:val="00531CD7"/>
    <w:rsid w:val="00531EFC"/>
    <w:rsid w:val="00531FEB"/>
    <w:rsid w:val="00532656"/>
    <w:rsid w:val="00532791"/>
    <w:rsid w:val="0053280B"/>
    <w:rsid w:val="00532956"/>
    <w:rsid w:val="00532B71"/>
    <w:rsid w:val="00532B91"/>
    <w:rsid w:val="00532E73"/>
    <w:rsid w:val="00532F1F"/>
    <w:rsid w:val="0053335E"/>
    <w:rsid w:val="00533388"/>
    <w:rsid w:val="00533567"/>
    <w:rsid w:val="00533818"/>
    <w:rsid w:val="005338D1"/>
    <w:rsid w:val="00533A82"/>
    <w:rsid w:val="0053414A"/>
    <w:rsid w:val="005341D9"/>
    <w:rsid w:val="00534583"/>
    <w:rsid w:val="005347AE"/>
    <w:rsid w:val="00534D06"/>
    <w:rsid w:val="00534D52"/>
    <w:rsid w:val="00534E18"/>
    <w:rsid w:val="0053529A"/>
    <w:rsid w:val="005355DC"/>
    <w:rsid w:val="0053570E"/>
    <w:rsid w:val="0053589B"/>
    <w:rsid w:val="00535E9A"/>
    <w:rsid w:val="00535F42"/>
    <w:rsid w:val="005363A0"/>
    <w:rsid w:val="005365A6"/>
    <w:rsid w:val="00536B23"/>
    <w:rsid w:val="00536BCB"/>
    <w:rsid w:val="00536BE4"/>
    <w:rsid w:val="00536C05"/>
    <w:rsid w:val="00536FEF"/>
    <w:rsid w:val="00537053"/>
    <w:rsid w:val="00537509"/>
    <w:rsid w:val="00537C8B"/>
    <w:rsid w:val="00537DF4"/>
    <w:rsid w:val="00537E42"/>
    <w:rsid w:val="00537E6E"/>
    <w:rsid w:val="00540162"/>
    <w:rsid w:val="005403F6"/>
    <w:rsid w:val="00540407"/>
    <w:rsid w:val="00540427"/>
    <w:rsid w:val="005404BC"/>
    <w:rsid w:val="0054067A"/>
    <w:rsid w:val="00540840"/>
    <w:rsid w:val="0054090F"/>
    <w:rsid w:val="00540D8C"/>
    <w:rsid w:val="00540DEC"/>
    <w:rsid w:val="005410F1"/>
    <w:rsid w:val="005411E4"/>
    <w:rsid w:val="005414E3"/>
    <w:rsid w:val="00541647"/>
    <w:rsid w:val="005419EE"/>
    <w:rsid w:val="00541A81"/>
    <w:rsid w:val="00541CBE"/>
    <w:rsid w:val="00542061"/>
    <w:rsid w:val="0054213E"/>
    <w:rsid w:val="005421C2"/>
    <w:rsid w:val="00542336"/>
    <w:rsid w:val="005423BB"/>
    <w:rsid w:val="00542489"/>
    <w:rsid w:val="0054248C"/>
    <w:rsid w:val="00542672"/>
    <w:rsid w:val="00542892"/>
    <w:rsid w:val="005429EC"/>
    <w:rsid w:val="00542A03"/>
    <w:rsid w:val="00542CCC"/>
    <w:rsid w:val="00542DA5"/>
    <w:rsid w:val="00542EB2"/>
    <w:rsid w:val="00542FEB"/>
    <w:rsid w:val="0054338B"/>
    <w:rsid w:val="005438F6"/>
    <w:rsid w:val="00543BAD"/>
    <w:rsid w:val="005442D0"/>
    <w:rsid w:val="0054435F"/>
    <w:rsid w:val="005447CE"/>
    <w:rsid w:val="0054483C"/>
    <w:rsid w:val="00544C7C"/>
    <w:rsid w:val="00544E66"/>
    <w:rsid w:val="00545157"/>
    <w:rsid w:val="005458F4"/>
    <w:rsid w:val="00546035"/>
    <w:rsid w:val="00546378"/>
    <w:rsid w:val="00546535"/>
    <w:rsid w:val="00546AEE"/>
    <w:rsid w:val="00546CF3"/>
    <w:rsid w:val="00546EAB"/>
    <w:rsid w:val="005470E1"/>
    <w:rsid w:val="005474E6"/>
    <w:rsid w:val="0054791D"/>
    <w:rsid w:val="00547DC5"/>
    <w:rsid w:val="00547EC9"/>
    <w:rsid w:val="00550082"/>
    <w:rsid w:val="00551255"/>
    <w:rsid w:val="00551297"/>
    <w:rsid w:val="005514CF"/>
    <w:rsid w:val="0055152C"/>
    <w:rsid w:val="005515D4"/>
    <w:rsid w:val="005515ED"/>
    <w:rsid w:val="005517C4"/>
    <w:rsid w:val="0055185F"/>
    <w:rsid w:val="00551A04"/>
    <w:rsid w:val="00551DEE"/>
    <w:rsid w:val="005520D8"/>
    <w:rsid w:val="0055215D"/>
    <w:rsid w:val="005525B1"/>
    <w:rsid w:val="0055261D"/>
    <w:rsid w:val="00552888"/>
    <w:rsid w:val="0055299A"/>
    <w:rsid w:val="00552A94"/>
    <w:rsid w:val="00552BB9"/>
    <w:rsid w:val="00552CB3"/>
    <w:rsid w:val="00552DBE"/>
    <w:rsid w:val="00552F52"/>
    <w:rsid w:val="00552FA8"/>
    <w:rsid w:val="00553243"/>
    <w:rsid w:val="0055332A"/>
    <w:rsid w:val="00553825"/>
    <w:rsid w:val="00553F73"/>
    <w:rsid w:val="0055407F"/>
    <w:rsid w:val="0055408F"/>
    <w:rsid w:val="00554142"/>
    <w:rsid w:val="00554223"/>
    <w:rsid w:val="00554C68"/>
    <w:rsid w:val="00554CA7"/>
    <w:rsid w:val="00554F2C"/>
    <w:rsid w:val="00554FE0"/>
    <w:rsid w:val="00555112"/>
    <w:rsid w:val="0055528C"/>
    <w:rsid w:val="00555328"/>
    <w:rsid w:val="0055545C"/>
    <w:rsid w:val="00555BE6"/>
    <w:rsid w:val="00555CB8"/>
    <w:rsid w:val="00555F36"/>
    <w:rsid w:val="00555FA0"/>
    <w:rsid w:val="0055629D"/>
    <w:rsid w:val="00556710"/>
    <w:rsid w:val="005569BC"/>
    <w:rsid w:val="00556F1D"/>
    <w:rsid w:val="0055709D"/>
    <w:rsid w:val="0055713C"/>
    <w:rsid w:val="005572DF"/>
    <w:rsid w:val="0055742B"/>
    <w:rsid w:val="0055742F"/>
    <w:rsid w:val="00557487"/>
    <w:rsid w:val="00557575"/>
    <w:rsid w:val="005575E1"/>
    <w:rsid w:val="005578B2"/>
    <w:rsid w:val="00557C24"/>
    <w:rsid w:val="00557F81"/>
    <w:rsid w:val="0056006B"/>
    <w:rsid w:val="00560415"/>
    <w:rsid w:val="005604DB"/>
    <w:rsid w:val="005610F6"/>
    <w:rsid w:val="00561114"/>
    <w:rsid w:val="00561366"/>
    <w:rsid w:val="0056143D"/>
    <w:rsid w:val="00561669"/>
    <w:rsid w:val="00561F22"/>
    <w:rsid w:val="0056203D"/>
    <w:rsid w:val="0056208B"/>
    <w:rsid w:val="00562844"/>
    <w:rsid w:val="005629F5"/>
    <w:rsid w:val="00562F12"/>
    <w:rsid w:val="00563036"/>
    <w:rsid w:val="005630A2"/>
    <w:rsid w:val="005630EB"/>
    <w:rsid w:val="005632B8"/>
    <w:rsid w:val="00563760"/>
    <w:rsid w:val="00563BC1"/>
    <w:rsid w:val="00563CAF"/>
    <w:rsid w:val="0056473D"/>
    <w:rsid w:val="00564D17"/>
    <w:rsid w:val="0056525F"/>
    <w:rsid w:val="005657C1"/>
    <w:rsid w:val="00565B9B"/>
    <w:rsid w:val="00565EC0"/>
    <w:rsid w:val="0056605E"/>
    <w:rsid w:val="00566071"/>
    <w:rsid w:val="005660D9"/>
    <w:rsid w:val="00566316"/>
    <w:rsid w:val="005666E3"/>
    <w:rsid w:val="00566B22"/>
    <w:rsid w:val="00566BA1"/>
    <w:rsid w:val="00567239"/>
    <w:rsid w:val="00567396"/>
    <w:rsid w:val="0056787C"/>
    <w:rsid w:val="00567AC8"/>
    <w:rsid w:val="00567E63"/>
    <w:rsid w:val="00567EA7"/>
    <w:rsid w:val="00567F05"/>
    <w:rsid w:val="00570100"/>
    <w:rsid w:val="005702BC"/>
    <w:rsid w:val="005703A7"/>
    <w:rsid w:val="00570491"/>
    <w:rsid w:val="005705E5"/>
    <w:rsid w:val="0057075B"/>
    <w:rsid w:val="00570931"/>
    <w:rsid w:val="00570962"/>
    <w:rsid w:val="00570B44"/>
    <w:rsid w:val="00570B79"/>
    <w:rsid w:val="00570E7B"/>
    <w:rsid w:val="00571035"/>
    <w:rsid w:val="0057106E"/>
    <w:rsid w:val="00571198"/>
    <w:rsid w:val="0057134E"/>
    <w:rsid w:val="005713BA"/>
    <w:rsid w:val="0057146E"/>
    <w:rsid w:val="0057161A"/>
    <w:rsid w:val="0057193E"/>
    <w:rsid w:val="005719B2"/>
    <w:rsid w:val="005719CC"/>
    <w:rsid w:val="00571B29"/>
    <w:rsid w:val="00571B8D"/>
    <w:rsid w:val="00571C4A"/>
    <w:rsid w:val="00571F94"/>
    <w:rsid w:val="00571FDF"/>
    <w:rsid w:val="00572240"/>
    <w:rsid w:val="005722CD"/>
    <w:rsid w:val="005724B1"/>
    <w:rsid w:val="0057294A"/>
    <w:rsid w:val="00572B3B"/>
    <w:rsid w:val="00572FC7"/>
    <w:rsid w:val="00573CFB"/>
    <w:rsid w:val="00573ED3"/>
    <w:rsid w:val="0057407D"/>
    <w:rsid w:val="0057412F"/>
    <w:rsid w:val="005743F7"/>
    <w:rsid w:val="005744D2"/>
    <w:rsid w:val="005748F6"/>
    <w:rsid w:val="00574BC8"/>
    <w:rsid w:val="00574BF3"/>
    <w:rsid w:val="005750CA"/>
    <w:rsid w:val="00575202"/>
    <w:rsid w:val="00575517"/>
    <w:rsid w:val="00575556"/>
    <w:rsid w:val="00575BDE"/>
    <w:rsid w:val="00575C15"/>
    <w:rsid w:val="00575EF2"/>
    <w:rsid w:val="00575F01"/>
    <w:rsid w:val="005760FA"/>
    <w:rsid w:val="005762B2"/>
    <w:rsid w:val="0057631F"/>
    <w:rsid w:val="0057658E"/>
    <w:rsid w:val="0057659D"/>
    <w:rsid w:val="0057694D"/>
    <w:rsid w:val="00576F88"/>
    <w:rsid w:val="00577108"/>
    <w:rsid w:val="00577267"/>
    <w:rsid w:val="005773BD"/>
    <w:rsid w:val="005773E9"/>
    <w:rsid w:val="0057749E"/>
    <w:rsid w:val="00577643"/>
    <w:rsid w:val="005777B9"/>
    <w:rsid w:val="005778F3"/>
    <w:rsid w:val="00577B80"/>
    <w:rsid w:val="00577C21"/>
    <w:rsid w:val="00577CEF"/>
    <w:rsid w:val="00577D17"/>
    <w:rsid w:val="00577D4C"/>
    <w:rsid w:val="00577FF5"/>
    <w:rsid w:val="005801BD"/>
    <w:rsid w:val="0058040A"/>
    <w:rsid w:val="00580583"/>
    <w:rsid w:val="00580DE5"/>
    <w:rsid w:val="00580E1E"/>
    <w:rsid w:val="0058158A"/>
    <w:rsid w:val="005819C0"/>
    <w:rsid w:val="00581C90"/>
    <w:rsid w:val="00581CF1"/>
    <w:rsid w:val="005821E4"/>
    <w:rsid w:val="00582615"/>
    <w:rsid w:val="00582BE6"/>
    <w:rsid w:val="00582C4C"/>
    <w:rsid w:val="00582C65"/>
    <w:rsid w:val="00582E65"/>
    <w:rsid w:val="005830AC"/>
    <w:rsid w:val="0058369B"/>
    <w:rsid w:val="00583A61"/>
    <w:rsid w:val="00583A93"/>
    <w:rsid w:val="00583B54"/>
    <w:rsid w:val="00583ED3"/>
    <w:rsid w:val="00583FBD"/>
    <w:rsid w:val="005842F8"/>
    <w:rsid w:val="005847B2"/>
    <w:rsid w:val="0058504D"/>
    <w:rsid w:val="00585176"/>
    <w:rsid w:val="00585324"/>
    <w:rsid w:val="00585994"/>
    <w:rsid w:val="00585AB7"/>
    <w:rsid w:val="00585AE0"/>
    <w:rsid w:val="00585C6E"/>
    <w:rsid w:val="00585D51"/>
    <w:rsid w:val="005860C9"/>
    <w:rsid w:val="0058612A"/>
    <w:rsid w:val="00586244"/>
    <w:rsid w:val="00586767"/>
    <w:rsid w:val="00586943"/>
    <w:rsid w:val="0058699D"/>
    <w:rsid w:val="00586F44"/>
    <w:rsid w:val="00587079"/>
    <w:rsid w:val="0058713A"/>
    <w:rsid w:val="005873D3"/>
    <w:rsid w:val="00587427"/>
    <w:rsid w:val="00587A71"/>
    <w:rsid w:val="00587FD2"/>
    <w:rsid w:val="0059000A"/>
    <w:rsid w:val="00590062"/>
    <w:rsid w:val="005902EC"/>
    <w:rsid w:val="005904AC"/>
    <w:rsid w:val="00590A5C"/>
    <w:rsid w:val="00590ADC"/>
    <w:rsid w:val="00590CAF"/>
    <w:rsid w:val="005911D1"/>
    <w:rsid w:val="00591301"/>
    <w:rsid w:val="00591621"/>
    <w:rsid w:val="005919F3"/>
    <w:rsid w:val="00591A1D"/>
    <w:rsid w:val="00591F25"/>
    <w:rsid w:val="0059200C"/>
    <w:rsid w:val="005920F1"/>
    <w:rsid w:val="00592516"/>
    <w:rsid w:val="0059257A"/>
    <w:rsid w:val="00592631"/>
    <w:rsid w:val="00592B3B"/>
    <w:rsid w:val="00593061"/>
    <w:rsid w:val="00593215"/>
    <w:rsid w:val="005933A0"/>
    <w:rsid w:val="00593503"/>
    <w:rsid w:val="00593522"/>
    <w:rsid w:val="005938D4"/>
    <w:rsid w:val="00593A96"/>
    <w:rsid w:val="00593EFF"/>
    <w:rsid w:val="00594221"/>
    <w:rsid w:val="00594500"/>
    <w:rsid w:val="00594914"/>
    <w:rsid w:val="00594B91"/>
    <w:rsid w:val="00594D3C"/>
    <w:rsid w:val="00595218"/>
    <w:rsid w:val="00595308"/>
    <w:rsid w:val="00595583"/>
    <w:rsid w:val="00595967"/>
    <w:rsid w:val="005959E0"/>
    <w:rsid w:val="00595AAC"/>
    <w:rsid w:val="00595AC7"/>
    <w:rsid w:val="00595EB1"/>
    <w:rsid w:val="00596709"/>
    <w:rsid w:val="005969FE"/>
    <w:rsid w:val="00596A19"/>
    <w:rsid w:val="00596BA4"/>
    <w:rsid w:val="00596D5B"/>
    <w:rsid w:val="00596DAA"/>
    <w:rsid w:val="00596ECF"/>
    <w:rsid w:val="00596F4C"/>
    <w:rsid w:val="00597111"/>
    <w:rsid w:val="00597277"/>
    <w:rsid w:val="00597341"/>
    <w:rsid w:val="00597408"/>
    <w:rsid w:val="005977C6"/>
    <w:rsid w:val="005979BB"/>
    <w:rsid w:val="00597ACF"/>
    <w:rsid w:val="00597FA9"/>
    <w:rsid w:val="005A077B"/>
    <w:rsid w:val="005A0D1D"/>
    <w:rsid w:val="005A10F4"/>
    <w:rsid w:val="005A136C"/>
    <w:rsid w:val="005A13D0"/>
    <w:rsid w:val="005A1AD2"/>
    <w:rsid w:val="005A1E0C"/>
    <w:rsid w:val="005A1E7D"/>
    <w:rsid w:val="005A216C"/>
    <w:rsid w:val="005A2416"/>
    <w:rsid w:val="005A2630"/>
    <w:rsid w:val="005A2847"/>
    <w:rsid w:val="005A2A37"/>
    <w:rsid w:val="005A3049"/>
    <w:rsid w:val="005A329C"/>
    <w:rsid w:val="005A3329"/>
    <w:rsid w:val="005A360C"/>
    <w:rsid w:val="005A367D"/>
    <w:rsid w:val="005A378D"/>
    <w:rsid w:val="005A3A1C"/>
    <w:rsid w:val="005A4089"/>
    <w:rsid w:val="005A4091"/>
    <w:rsid w:val="005A425D"/>
    <w:rsid w:val="005A43BF"/>
    <w:rsid w:val="005A4483"/>
    <w:rsid w:val="005A44D9"/>
    <w:rsid w:val="005A4707"/>
    <w:rsid w:val="005A47B5"/>
    <w:rsid w:val="005A47C0"/>
    <w:rsid w:val="005A4870"/>
    <w:rsid w:val="005A4EC9"/>
    <w:rsid w:val="005A51CB"/>
    <w:rsid w:val="005A55AE"/>
    <w:rsid w:val="005A5819"/>
    <w:rsid w:val="005A587D"/>
    <w:rsid w:val="005A5C5D"/>
    <w:rsid w:val="005A5DDE"/>
    <w:rsid w:val="005A5FC9"/>
    <w:rsid w:val="005A608B"/>
    <w:rsid w:val="005A61CB"/>
    <w:rsid w:val="005A6568"/>
    <w:rsid w:val="005A66B3"/>
    <w:rsid w:val="005A66EA"/>
    <w:rsid w:val="005A6B6F"/>
    <w:rsid w:val="005A6CE0"/>
    <w:rsid w:val="005A6D63"/>
    <w:rsid w:val="005A6DD2"/>
    <w:rsid w:val="005A6E92"/>
    <w:rsid w:val="005A6F04"/>
    <w:rsid w:val="005A6F5A"/>
    <w:rsid w:val="005A747C"/>
    <w:rsid w:val="005A78B2"/>
    <w:rsid w:val="005A7982"/>
    <w:rsid w:val="005A7C33"/>
    <w:rsid w:val="005A7E5D"/>
    <w:rsid w:val="005A7E87"/>
    <w:rsid w:val="005B040D"/>
    <w:rsid w:val="005B0BC8"/>
    <w:rsid w:val="005B116A"/>
    <w:rsid w:val="005B11ED"/>
    <w:rsid w:val="005B126A"/>
    <w:rsid w:val="005B1408"/>
    <w:rsid w:val="005B1C92"/>
    <w:rsid w:val="005B1D82"/>
    <w:rsid w:val="005B1EB4"/>
    <w:rsid w:val="005B2029"/>
    <w:rsid w:val="005B21D3"/>
    <w:rsid w:val="005B24C5"/>
    <w:rsid w:val="005B26C6"/>
    <w:rsid w:val="005B26F1"/>
    <w:rsid w:val="005B2822"/>
    <w:rsid w:val="005B28AA"/>
    <w:rsid w:val="005B2965"/>
    <w:rsid w:val="005B2A3C"/>
    <w:rsid w:val="005B2D80"/>
    <w:rsid w:val="005B3229"/>
    <w:rsid w:val="005B34FF"/>
    <w:rsid w:val="005B3766"/>
    <w:rsid w:val="005B38BC"/>
    <w:rsid w:val="005B3D7C"/>
    <w:rsid w:val="005B3E0F"/>
    <w:rsid w:val="005B3F16"/>
    <w:rsid w:val="005B403B"/>
    <w:rsid w:val="005B405B"/>
    <w:rsid w:val="005B42AD"/>
    <w:rsid w:val="005B45AF"/>
    <w:rsid w:val="005B4D0E"/>
    <w:rsid w:val="005B4D8A"/>
    <w:rsid w:val="005B5046"/>
    <w:rsid w:val="005B5128"/>
    <w:rsid w:val="005B5AC7"/>
    <w:rsid w:val="005B5CCA"/>
    <w:rsid w:val="005B5F47"/>
    <w:rsid w:val="005B6048"/>
    <w:rsid w:val="005B637E"/>
    <w:rsid w:val="005B6492"/>
    <w:rsid w:val="005B6506"/>
    <w:rsid w:val="005B6A55"/>
    <w:rsid w:val="005B6CB0"/>
    <w:rsid w:val="005B6D78"/>
    <w:rsid w:val="005B70E3"/>
    <w:rsid w:val="005B7164"/>
    <w:rsid w:val="005B734A"/>
    <w:rsid w:val="005B765C"/>
    <w:rsid w:val="005B7737"/>
    <w:rsid w:val="005B7CF4"/>
    <w:rsid w:val="005C0047"/>
    <w:rsid w:val="005C024B"/>
    <w:rsid w:val="005C0306"/>
    <w:rsid w:val="005C03F3"/>
    <w:rsid w:val="005C060C"/>
    <w:rsid w:val="005C0639"/>
    <w:rsid w:val="005C08E8"/>
    <w:rsid w:val="005C091B"/>
    <w:rsid w:val="005C09E3"/>
    <w:rsid w:val="005C0D61"/>
    <w:rsid w:val="005C0D84"/>
    <w:rsid w:val="005C1133"/>
    <w:rsid w:val="005C1190"/>
    <w:rsid w:val="005C11A9"/>
    <w:rsid w:val="005C1292"/>
    <w:rsid w:val="005C143B"/>
    <w:rsid w:val="005C1441"/>
    <w:rsid w:val="005C15E8"/>
    <w:rsid w:val="005C18AD"/>
    <w:rsid w:val="005C196E"/>
    <w:rsid w:val="005C1C87"/>
    <w:rsid w:val="005C1CB7"/>
    <w:rsid w:val="005C1D46"/>
    <w:rsid w:val="005C23C3"/>
    <w:rsid w:val="005C2478"/>
    <w:rsid w:val="005C26AC"/>
    <w:rsid w:val="005C2874"/>
    <w:rsid w:val="005C28E0"/>
    <w:rsid w:val="005C2DA9"/>
    <w:rsid w:val="005C35A9"/>
    <w:rsid w:val="005C37DB"/>
    <w:rsid w:val="005C3814"/>
    <w:rsid w:val="005C3CE6"/>
    <w:rsid w:val="005C3E83"/>
    <w:rsid w:val="005C3F58"/>
    <w:rsid w:val="005C3FE7"/>
    <w:rsid w:val="005C3FE8"/>
    <w:rsid w:val="005C4137"/>
    <w:rsid w:val="005C4170"/>
    <w:rsid w:val="005C4320"/>
    <w:rsid w:val="005C44F0"/>
    <w:rsid w:val="005C4CE9"/>
    <w:rsid w:val="005C4D70"/>
    <w:rsid w:val="005C4E0D"/>
    <w:rsid w:val="005C4EDC"/>
    <w:rsid w:val="005C5118"/>
    <w:rsid w:val="005C5169"/>
    <w:rsid w:val="005C5207"/>
    <w:rsid w:val="005C5623"/>
    <w:rsid w:val="005C5892"/>
    <w:rsid w:val="005C5E7C"/>
    <w:rsid w:val="005C5F2E"/>
    <w:rsid w:val="005C606D"/>
    <w:rsid w:val="005C6143"/>
    <w:rsid w:val="005C6510"/>
    <w:rsid w:val="005C656D"/>
    <w:rsid w:val="005C668B"/>
    <w:rsid w:val="005C6A20"/>
    <w:rsid w:val="005C6F2A"/>
    <w:rsid w:val="005C72B3"/>
    <w:rsid w:val="005C72CC"/>
    <w:rsid w:val="005C74FD"/>
    <w:rsid w:val="005C7522"/>
    <w:rsid w:val="005C76D6"/>
    <w:rsid w:val="005C7B6F"/>
    <w:rsid w:val="005C7C83"/>
    <w:rsid w:val="005C7D1D"/>
    <w:rsid w:val="005C7F8D"/>
    <w:rsid w:val="005D00AB"/>
    <w:rsid w:val="005D0133"/>
    <w:rsid w:val="005D056A"/>
    <w:rsid w:val="005D08D9"/>
    <w:rsid w:val="005D0A26"/>
    <w:rsid w:val="005D0BCB"/>
    <w:rsid w:val="005D0D1A"/>
    <w:rsid w:val="005D0D75"/>
    <w:rsid w:val="005D0F07"/>
    <w:rsid w:val="005D1068"/>
    <w:rsid w:val="005D1357"/>
    <w:rsid w:val="005D1431"/>
    <w:rsid w:val="005D1663"/>
    <w:rsid w:val="005D17C5"/>
    <w:rsid w:val="005D1933"/>
    <w:rsid w:val="005D1A2F"/>
    <w:rsid w:val="005D1C47"/>
    <w:rsid w:val="005D1C77"/>
    <w:rsid w:val="005D1FA9"/>
    <w:rsid w:val="005D2375"/>
    <w:rsid w:val="005D2497"/>
    <w:rsid w:val="005D257B"/>
    <w:rsid w:val="005D27A4"/>
    <w:rsid w:val="005D2933"/>
    <w:rsid w:val="005D2CA8"/>
    <w:rsid w:val="005D2FA0"/>
    <w:rsid w:val="005D31CD"/>
    <w:rsid w:val="005D3270"/>
    <w:rsid w:val="005D3352"/>
    <w:rsid w:val="005D34E5"/>
    <w:rsid w:val="005D37B3"/>
    <w:rsid w:val="005D38E8"/>
    <w:rsid w:val="005D3934"/>
    <w:rsid w:val="005D39C6"/>
    <w:rsid w:val="005D3AB1"/>
    <w:rsid w:val="005D3C1E"/>
    <w:rsid w:val="005D3EC6"/>
    <w:rsid w:val="005D3FF0"/>
    <w:rsid w:val="005D41D5"/>
    <w:rsid w:val="005D48E0"/>
    <w:rsid w:val="005D4C3D"/>
    <w:rsid w:val="005D50D0"/>
    <w:rsid w:val="005D51AA"/>
    <w:rsid w:val="005D5407"/>
    <w:rsid w:val="005D54F6"/>
    <w:rsid w:val="005D557D"/>
    <w:rsid w:val="005D55DB"/>
    <w:rsid w:val="005D58FD"/>
    <w:rsid w:val="005D5BB5"/>
    <w:rsid w:val="005D5CB2"/>
    <w:rsid w:val="005D5D0A"/>
    <w:rsid w:val="005D5D30"/>
    <w:rsid w:val="005D5F9F"/>
    <w:rsid w:val="005D626D"/>
    <w:rsid w:val="005D62C9"/>
    <w:rsid w:val="005D65B2"/>
    <w:rsid w:val="005D6660"/>
    <w:rsid w:val="005D68A6"/>
    <w:rsid w:val="005D7238"/>
    <w:rsid w:val="005D741E"/>
    <w:rsid w:val="005D76EE"/>
    <w:rsid w:val="005E0117"/>
    <w:rsid w:val="005E06A1"/>
    <w:rsid w:val="005E076B"/>
    <w:rsid w:val="005E07AC"/>
    <w:rsid w:val="005E09D3"/>
    <w:rsid w:val="005E128B"/>
    <w:rsid w:val="005E12D0"/>
    <w:rsid w:val="005E1401"/>
    <w:rsid w:val="005E19FF"/>
    <w:rsid w:val="005E1C27"/>
    <w:rsid w:val="005E20D4"/>
    <w:rsid w:val="005E2295"/>
    <w:rsid w:val="005E2762"/>
    <w:rsid w:val="005E2BDC"/>
    <w:rsid w:val="005E2CA0"/>
    <w:rsid w:val="005E2D21"/>
    <w:rsid w:val="005E3020"/>
    <w:rsid w:val="005E32F2"/>
    <w:rsid w:val="005E3307"/>
    <w:rsid w:val="005E33A0"/>
    <w:rsid w:val="005E3404"/>
    <w:rsid w:val="005E3640"/>
    <w:rsid w:val="005E3914"/>
    <w:rsid w:val="005E3987"/>
    <w:rsid w:val="005E39CE"/>
    <w:rsid w:val="005E3BFC"/>
    <w:rsid w:val="005E3C65"/>
    <w:rsid w:val="005E3C80"/>
    <w:rsid w:val="005E3E3F"/>
    <w:rsid w:val="005E3EAF"/>
    <w:rsid w:val="005E41A3"/>
    <w:rsid w:val="005E41F5"/>
    <w:rsid w:val="005E420D"/>
    <w:rsid w:val="005E432D"/>
    <w:rsid w:val="005E4332"/>
    <w:rsid w:val="005E43CD"/>
    <w:rsid w:val="005E4861"/>
    <w:rsid w:val="005E4A6B"/>
    <w:rsid w:val="005E4B51"/>
    <w:rsid w:val="005E4B70"/>
    <w:rsid w:val="005E4CDB"/>
    <w:rsid w:val="005E5238"/>
    <w:rsid w:val="005E58B6"/>
    <w:rsid w:val="005E5B4B"/>
    <w:rsid w:val="005E5C00"/>
    <w:rsid w:val="005E5C3D"/>
    <w:rsid w:val="005E62E6"/>
    <w:rsid w:val="005E6784"/>
    <w:rsid w:val="005E6D5A"/>
    <w:rsid w:val="005E6DBD"/>
    <w:rsid w:val="005E70B6"/>
    <w:rsid w:val="005E73AF"/>
    <w:rsid w:val="005E77A4"/>
    <w:rsid w:val="005E7C01"/>
    <w:rsid w:val="005E7D92"/>
    <w:rsid w:val="005F019E"/>
    <w:rsid w:val="005F02E8"/>
    <w:rsid w:val="005F0593"/>
    <w:rsid w:val="005F068B"/>
    <w:rsid w:val="005F0847"/>
    <w:rsid w:val="005F08B0"/>
    <w:rsid w:val="005F08D1"/>
    <w:rsid w:val="005F0B06"/>
    <w:rsid w:val="005F0B0A"/>
    <w:rsid w:val="005F0DA6"/>
    <w:rsid w:val="005F10FB"/>
    <w:rsid w:val="005F1202"/>
    <w:rsid w:val="005F193D"/>
    <w:rsid w:val="005F1FB0"/>
    <w:rsid w:val="005F2041"/>
    <w:rsid w:val="005F2058"/>
    <w:rsid w:val="005F23CE"/>
    <w:rsid w:val="005F2925"/>
    <w:rsid w:val="005F2E39"/>
    <w:rsid w:val="005F311E"/>
    <w:rsid w:val="005F3164"/>
    <w:rsid w:val="005F3356"/>
    <w:rsid w:val="005F33ED"/>
    <w:rsid w:val="005F3526"/>
    <w:rsid w:val="005F354B"/>
    <w:rsid w:val="005F3667"/>
    <w:rsid w:val="005F3E2C"/>
    <w:rsid w:val="005F3E6B"/>
    <w:rsid w:val="005F424C"/>
    <w:rsid w:val="005F42C3"/>
    <w:rsid w:val="005F43AB"/>
    <w:rsid w:val="005F44CC"/>
    <w:rsid w:val="005F4576"/>
    <w:rsid w:val="005F4593"/>
    <w:rsid w:val="005F4CE3"/>
    <w:rsid w:val="005F4E38"/>
    <w:rsid w:val="005F55A1"/>
    <w:rsid w:val="005F569C"/>
    <w:rsid w:val="005F5CBF"/>
    <w:rsid w:val="005F5D79"/>
    <w:rsid w:val="005F5D9C"/>
    <w:rsid w:val="005F5F17"/>
    <w:rsid w:val="005F6219"/>
    <w:rsid w:val="005F6735"/>
    <w:rsid w:val="005F68CA"/>
    <w:rsid w:val="005F6E42"/>
    <w:rsid w:val="005F6F15"/>
    <w:rsid w:val="005F6F8B"/>
    <w:rsid w:val="005F781C"/>
    <w:rsid w:val="005F796D"/>
    <w:rsid w:val="005F7C4A"/>
    <w:rsid w:val="005F7E12"/>
    <w:rsid w:val="00600042"/>
    <w:rsid w:val="00600092"/>
    <w:rsid w:val="006000D6"/>
    <w:rsid w:val="0060028E"/>
    <w:rsid w:val="006005FA"/>
    <w:rsid w:val="00600851"/>
    <w:rsid w:val="0060089E"/>
    <w:rsid w:val="006009E1"/>
    <w:rsid w:val="00600B64"/>
    <w:rsid w:val="00600D53"/>
    <w:rsid w:val="00600EB4"/>
    <w:rsid w:val="006012B9"/>
    <w:rsid w:val="00601492"/>
    <w:rsid w:val="006014C7"/>
    <w:rsid w:val="0060169A"/>
    <w:rsid w:val="006016C8"/>
    <w:rsid w:val="00601AB4"/>
    <w:rsid w:val="00601B25"/>
    <w:rsid w:val="00601BD7"/>
    <w:rsid w:val="0060202F"/>
    <w:rsid w:val="006021AC"/>
    <w:rsid w:val="00602230"/>
    <w:rsid w:val="00603098"/>
    <w:rsid w:val="006034B1"/>
    <w:rsid w:val="00603795"/>
    <w:rsid w:val="006037D9"/>
    <w:rsid w:val="006039EE"/>
    <w:rsid w:val="00603AC1"/>
    <w:rsid w:val="00603FDD"/>
    <w:rsid w:val="006040C1"/>
    <w:rsid w:val="0060421A"/>
    <w:rsid w:val="006042A9"/>
    <w:rsid w:val="0060440A"/>
    <w:rsid w:val="006048DF"/>
    <w:rsid w:val="00604A0A"/>
    <w:rsid w:val="00604DDB"/>
    <w:rsid w:val="00604ED7"/>
    <w:rsid w:val="00605005"/>
    <w:rsid w:val="006054DF"/>
    <w:rsid w:val="006057ED"/>
    <w:rsid w:val="00605A29"/>
    <w:rsid w:val="00605B59"/>
    <w:rsid w:val="00606314"/>
    <w:rsid w:val="0060640E"/>
    <w:rsid w:val="0060651C"/>
    <w:rsid w:val="00606639"/>
    <w:rsid w:val="0060689A"/>
    <w:rsid w:val="0060689E"/>
    <w:rsid w:val="00606962"/>
    <w:rsid w:val="006069EB"/>
    <w:rsid w:val="00606AA8"/>
    <w:rsid w:val="00606B1F"/>
    <w:rsid w:val="00606C69"/>
    <w:rsid w:val="00606CC5"/>
    <w:rsid w:val="00606F08"/>
    <w:rsid w:val="00607142"/>
    <w:rsid w:val="00607275"/>
    <w:rsid w:val="00607499"/>
    <w:rsid w:val="00607945"/>
    <w:rsid w:val="00607E30"/>
    <w:rsid w:val="00610153"/>
    <w:rsid w:val="006101B2"/>
    <w:rsid w:val="00610236"/>
    <w:rsid w:val="0061023A"/>
    <w:rsid w:val="0061023B"/>
    <w:rsid w:val="00610E5C"/>
    <w:rsid w:val="006110EA"/>
    <w:rsid w:val="00611125"/>
    <w:rsid w:val="00611290"/>
    <w:rsid w:val="006112F2"/>
    <w:rsid w:val="006114BA"/>
    <w:rsid w:val="00611615"/>
    <w:rsid w:val="00611687"/>
    <w:rsid w:val="0061174F"/>
    <w:rsid w:val="006118E7"/>
    <w:rsid w:val="00611B6C"/>
    <w:rsid w:val="00611B70"/>
    <w:rsid w:val="00611BDF"/>
    <w:rsid w:val="00611E26"/>
    <w:rsid w:val="00611F82"/>
    <w:rsid w:val="0061200B"/>
    <w:rsid w:val="006120D3"/>
    <w:rsid w:val="00612121"/>
    <w:rsid w:val="006123FC"/>
    <w:rsid w:val="00612504"/>
    <w:rsid w:val="00612A38"/>
    <w:rsid w:val="00612D2B"/>
    <w:rsid w:val="00612F9C"/>
    <w:rsid w:val="006135AA"/>
    <w:rsid w:val="006137A6"/>
    <w:rsid w:val="00613956"/>
    <w:rsid w:val="00613965"/>
    <w:rsid w:val="00613E71"/>
    <w:rsid w:val="006142B0"/>
    <w:rsid w:val="00614576"/>
    <w:rsid w:val="006147C6"/>
    <w:rsid w:val="0061482A"/>
    <w:rsid w:val="00614921"/>
    <w:rsid w:val="00614BD3"/>
    <w:rsid w:val="00614BFB"/>
    <w:rsid w:val="00614EC6"/>
    <w:rsid w:val="00614FD5"/>
    <w:rsid w:val="006153E0"/>
    <w:rsid w:val="0061552D"/>
    <w:rsid w:val="006155D8"/>
    <w:rsid w:val="00615829"/>
    <w:rsid w:val="006159AC"/>
    <w:rsid w:val="00615C73"/>
    <w:rsid w:val="00616151"/>
    <w:rsid w:val="006162BB"/>
    <w:rsid w:val="00616396"/>
    <w:rsid w:val="00616560"/>
    <w:rsid w:val="006165D5"/>
    <w:rsid w:val="0061696E"/>
    <w:rsid w:val="00616A0F"/>
    <w:rsid w:val="00616B82"/>
    <w:rsid w:val="00616BAB"/>
    <w:rsid w:val="00616C0E"/>
    <w:rsid w:val="00616C48"/>
    <w:rsid w:val="00616CDA"/>
    <w:rsid w:val="00616F24"/>
    <w:rsid w:val="00616FCD"/>
    <w:rsid w:val="0061749B"/>
    <w:rsid w:val="0061752B"/>
    <w:rsid w:val="0061793F"/>
    <w:rsid w:val="006179FB"/>
    <w:rsid w:val="00617AAC"/>
    <w:rsid w:val="00617FBF"/>
    <w:rsid w:val="00620387"/>
    <w:rsid w:val="00620745"/>
    <w:rsid w:val="006209B3"/>
    <w:rsid w:val="00620C60"/>
    <w:rsid w:val="00620EB0"/>
    <w:rsid w:val="00620EFA"/>
    <w:rsid w:val="0062110E"/>
    <w:rsid w:val="006215AD"/>
    <w:rsid w:val="00621CC0"/>
    <w:rsid w:val="00622046"/>
    <w:rsid w:val="006220B8"/>
    <w:rsid w:val="00622136"/>
    <w:rsid w:val="00622246"/>
    <w:rsid w:val="006222AD"/>
    <w:rsid w:val="006227B7"/>
    <w:rsid w:val="00622927"/>
    <w:rsid w:val="00622C25"/>
    <w:rsid w:val="00622CEA"/>
    <w:rsid w:val="00622DB6"/>
    <w:rsid w:val="006233F7"/>
    <w:rsid w:val="006235C4"/>
    <w:rsid w:val="00623D1D"/>
    <w:rsid w:val="00623D71"/>
    <w:rsid w:val="00624015"/>
    <w:rsid w:val="0062404F"/>
    <w:rsid w:val="00624402"/>
    <w:rsid w:val="00624749"/>
    <w:rsid w:val="00624895"/>
    <w:rsid w:val="00624AB9"/>
    <w:rsid w:val="0062520D"/>
    <w:rsid w:val="00625272"/>
    <w:rsid w:val="006252E5"/>
    <w:rsid w:val="00625350"/>
    <w:rsid w:val="0062561F"/>
    <w:rsid w:val="00625759"/>
    <w:rsid w:val="006257EB"/>
    <w:rsid w:val="00625B4B"/>
    <w:rsid w:val="00625D21"/>
    <w:rsid w:val="00625E12"/>
    <w:rsid w:val="00625EFB"/>
    <w:rsid w:val="0062607F"/>
    <w:rsid w:val="006263F8"/>
    <w:rsid w:val="00626942"/>
    <w:rsid w:val="00626945"/>
    <w:rsid w:val="00626CC0"/>
    <w:rsid w:val="00626CF2"/>
    <w:rsid w:val="00626D54"/>
    <w:rsid w:val="00626F74"/>
    <w:rsid w:val="00627164"/>
    <w:rsid w:val="006272D9"/>
    <w:rsid w:val="0062778A"/>
    <w:rsid w:val="0062799B"/>
    <w:rsid w:val="00630121"/>
    <w:rsid w:val="0063085B"/>
    <w:rsid w:val="006308F5"/>
    <w:rsid w:val="00630951"/>
    <w:rsid w:val="00630EFE"/>
    <w:rsid w:val="00630F61"/>
    <w:rsid w:val="00631013"/>
    <w:rsid w:val="0063104E"/>
    <w:rsid w:val="006310B0"/>
    <w:rsid w:val="006311FE"/>
    <w:rsid w:val="0063128B"/>
    <w:rsid w:val="006312DB"/>
    <w:rsid w:val="00631709"/>
    <w:rsid w:val="006317E8"/>
    <w:rsid w:val="00631C1D"/>
    <w:rsid w:val="00631C42"/>
    <w:rsid w:val="00631CC3"/>
    <w:rsid w:val="0063211E"/>
    <w:rsid w:val="0063238E"/>
    <w:rsid w:val="0063258E"/>
    <w:rsid w:val="00632614"/>
    <w:rsid w:val="00632704"/>
    <w:rsid w:val="006329AD"/>
    <w:rsid w:val="00632A64"/>
    <w:rsid w:val="00632BCB"/>
    <w:rsid w:val="00632C14"/>
    <w:rsid w:val="00632E24"/>
    <w:rsid w:val="00632ECA"/>
    <w:rsid w:val="00632FEC"/>
    <w:rsid w:val="00633077"/>
    <w:rsid w:val="00633184"/>
    <w:rsid w:val="006331FE"/>
    <w:rsid w:val="0063332D"/>
    <w:rsid w:val="006334A8"/>
    <w:rsid w:val="00633801"/>
    <w:rsid w:val="00633976"/>
    <w:rsid w:val="00633A31"/>
    <w:rsid w:val="00633AFC"/>
    <w:rsid w:val="006340A4"/>
    <w:rsid w:val="006341AB"/>
    <w:rsid w:val="0063424D"/>
    <w:rsid w:val="0063430E"/>
    <w:rsid w:val="00634381"/>
    <w:rsid w:val="00634840"/>
    <w:rsid w:val="0063487C"/>
    <w:rsid w:val="00634A4E"/>
    <w:rsid w:val="00634C5D"/>
    <w:rsid w:val="00634ED8"/>
    <w:rsid w:val="00635023"/>
    <w:rsid w:val="00635A55"/>
    <w:rsid w:val="00635B39"/>
    <w:rsid w:val="00635B5D"/>
    <w:rsid w:val="00635F38"/>
    <w:rsid w:val="0063667A"/>
    <w:rsid w:val="006367D0"/>
    <w:rsid w:val="00636DFA"/>
    <w:rsid w:val="0063728D"/>
    <w:rsid w:val="00637325"/>
    <w:rsid w:val="006373EC"/>
    <w:rsid w:val="00637482"/>
    <w:rsid w:val="00637B26"/>
    <w:rsid w:val="00637B3C"/>
    <w:rsid w:val="00637C7F"/>
    <w:rsid w:val="00637E7F"/>
    <w:rsid w:val="00640310"/>
    <w:rsid w:val="0064057F"/>
    <w:rsid w:val="00640903"/>
    <w:rsid w:val="006409EA"/>
    <w:rsid w:val="006409F7"/>
    <w:rsid w:val="00640E90"/>
    <w:rsid w:val="00641142"/>
    <w:rsid w:val="0064143C"/>
    <w:rsid w:val="00641794"/>
    <w:rsid w:val="00641AAE"/>
    <w:rsid w:val="00641E13"/>
    <w:rsid w:val="00641ED9"/>
    <w:rsid w:val="00642127"/>
    <w:rsid w:val="00642495"/>
    <w:rsid w:val="006427E2"/>
    <w:rsid w:val="00642B2F"/>
    <w:rsid w:val="00642B65"/>
    <w:rsid w:val="006431C4"/>
    <w:rsid w:val="00643528"/>
    <w:rsid w:val="0064385E"/>
    <w:rsid w:val="00643AD8"/>
    <w:rsid w:val="00643BC6"/>
    <w:rsid w:val="00643C46"/>
    <w:rsid w:val="00643E1F"/>
    <w:rsid w:val="00643EE7"/>
    <w:rsid w:val="0064477A"/>
    <w:rsid w:val="006448EE"/>
    <w:rsid w:val="00644C15"/>
    <w:rsid w:val="00644E1B"/>
    <w:rsid w:val="00644F8B"/>
    <w:rsid w:val="00645089"/>
    <w:rsid w:val="006451AE"/>
    <w:rsid w:val="006452BC"/>
    <w:rsid w:val="0064551E"/>
    <w:rsid w:val="00645A8A"/>
    <w:rsid w:val="00646256"/>
    <w:rsid w:val="006464D9"/>
    <w:rsid w:val="0064668F"/>
    <w:rsid w:val="00646706"/>
    <w:rsid w:val="00646B73"/>
    <w:rsid w:val="00646C07"/>
    <w:rsid w:val="00646E98"/>
    <w:rsid w:val="00647113"/>
    <w:rsid w:val="0064720A"/>
    <w:rsid w:val="00647250"/>
    <w:rsid w:val="006472DD"/>
    <w:rsid w:val="006477BF"/>
    <w:rsid w:val="006478E2"/>
    <w:rsid w:val="006479B4"/>
    <w:rsid w:val="00647D52"/>
    <w:rsid w:val="00647D71"/>
    <w:rsid w:val="00647EDF"/>
    <w:rsid w:val="00650043"/>
    <w:rsid w:val="006500DB"/>
    <w:rsid w:val="006502CE"/>
    <w:rsid w:val="0065033E"/>
    <w:rsid w:val="00650351"/>
    <w:rsid w:val="00650362"/>
    <w:rsid w:val="00650516"/>
    <w:rsid w:val="0065053C"/>
    <w:rsid w:val="0065065B"/>
    <w:rsid w:val="00650AAF"/>
    <w:rsid w:val="00650AEE"/>
    <w:rsid w:val="00650D0D"/>
    <w:rsid w:val="00650EA3"/>
    <w:rsid w:val="00651281"/>
    <w:rsid w:val="006514A6"/>
    <w:rsid w:val="006514DC"/>
    <w:rsid w:val="0065166B"/>
    <w:rsid w:val="0065180A"/>
    <w:rsid w:val="0065192B"/>
    <w:rsid w:val="00651A2A"/>
    <w:rsid w:val="00651A85"/>
    <w:rsid w:val="00651C00"/>
    <w:rsid w:val="00651D0C"/>
    <w:rsid w:val="00651D79"/>
    <w:rsid w:val="00651F56"/>
    <w:rsid w:val="00652214"/>
    <w:rsid w:val="006524E5"/>
    <w:rsid w:val="006525D2"/>
    <w:rsid w:val="006525EE"/>
    <w:rsid w:val="0065265F"/>
    <w:rsid w:val="00652A39"/>
    <w:rsid w:val="00652BBB"/>
    <w:rsid w:val="00652CE4"/>
    <w:rsid w:val="00652F33"/>
    <w:rsid w:val="00652F40"/>
    <w:rsid w:val="00652F6F"/>
    <w:rsid w:val="006534B1"/>
    <w:rsid w:val="00653881"/>
    <w:rsid w:val="00653B37"/>
    <w:rsid w:val="00653B8E"/>
    <w:rsid w:val="00653D0B"/>
    <w:rsid w:val="00653D86"/>
    <w:rsid w:val="00653E2F"/>
    <w:rsid w:val="00653F74"/>
    <w:rsid w:val="0065403C"/>
    <w:rsid w:val="00654242"/>
    <w:rsid w:val="00654330"/>
    <w:rsid w:val="006543B5"/>
    <w:rsid w:val="006547A1"/>
    <w:rsid w:val="006547F0"/>
    <w:rsid w:val="006548ED"/>
    <w:rsid w:val="00654905"/>
    <w:rsid w:val="00654DA1"/>
    <w:rsid w:val="00654E75"/>
    <w:rsid w:val="00654F6B"/>
    <w:rsid w:val="00654FD9"/>
    <w:rsid w:val="00654FEB"/>
    <w:rsid w:val="00655005"/>
    <w:rsid w:val="00655149"/>
    <w:rsid w:val="006554CA"/>
    <w:rsid w:val="00655839"/>
    <w:rsid w:val="006558EF"/>
    <w:rsid w:val="00655B11"/>
    <w:rsid w:val="006560B9"/>
    <w:rsid w:val="0065615B"/>
    <w:rsid w:val="006563F6"/>
    <w:rsid w:val="00656415"/>
    <w:rsid w:val="00656680"/>
    <w:rsid w:val="00656914"/>
    <w:rsid w:val="006569D7"/>
    <w:rsid w:val="00656A9D"/>
    <w:rsid w:val="00656E3D"/>
    <w:rsid w:val="00656E68"/>
    <w:rsid w:val="00657328"/>
    <w:rsid w:val="00657417"/>
    <w:rsid w:val="00657428"/>
    <w:rsid w:val="0065753B"/>
    <w:rsid w:val="006578D4"/>
    <w:rsid w:val="0066088F"/>
    <w:rsid w:val="00660AA8"/>
    <w:rsid w:val="00660EC2"/>
    <w:rsid w:val="00661272"/>
    <w:rsid w:val="006613FF"/>
    <w:rsid w:val="006615AD"/>
    <w:rsid w:val="00661638"/>
    <w:rsid w:val="006618C5"/>
    <w:rsid w:val="00661EA7"/>
    <w:rsid w:val="00661FD7"/>
    <w:rsid w:val="0066219D"/>
    <w:rsid w:val="006623C4"/>
    <w:rsid w:val="006625F1"/>
    <w:rsid w:val="00662CAA"/>
    <w:rsid w:val="00662EE5"/>
    <w:rsid w:val="006630E4"/>
    <w:rsid w:val="00663462"/>
    <w:rsid w:val="0066358D"/>
    <w:rsid w:val="00663BD2"/>
    <w:rsid w:val="00663C33"/>
    <w:rsid w:val="00663E35"/>
    <w:rsid w:val="00664038"/>
    <w:rsid w:val="00664065"/>
    <w:rsid w:val="0066409F"/>
    <w:rsid w:val="006644FA"/>
    <w:rsid w:val="0066453E"/>
    <w:rsid w:val="00664621"/>
    <w:rsid w:val="0066470B"/>
    <w:rsid w:val="0066471E"/>
    <w:rsid w:val="006648EF"/>
    <w:rsid w:val="00664938"/>
    <w:rsid w:val="00664A28"/>
    <w:rsid w:val="00664B14"/>
    <w:rsid w:val="00664BC5"/>
    <w:rsid w:val="00664C59"/>
    <w:rsid w:val="00664F16"/>
    <w:rsid w:val="00664FD2"/>
    <w:rsid w:val="0066605E"/>
    <w:rsid w:val="00666141"/>
    <w:rsid w:val="00666195"/>
    <w:rsid w:val="0066636E"/>
    <w:rsid w:val="006663A5"/>
    <w:rsid w:val="00666775"/>
    <w:rsid w:val="006668C6"/>
    <w:rsid w:val="00666DFB"/>
    <w:rsid w:val="00666FA5"/>
    <w:rsid w:val="00667233"/>
    <w:rsid w:val="0066723D"/>
    <w:rsid w:val="006673D4"/>
    <w:rsid w:val="006674F9"/>
    <w:rsid w:val="006675E6"/>
    <w:rsid w:val="006679F4"/>
    <w:rsid w:val="00667C01"/>
    <w:rsid w:val="00667C0E"/>
    <w:rsid w:val="00667CCA"/>
    <w:rsid w:val="00667D91"/>
    <w:rsid w:val="00667E04"/>
    <w:rsid w:val="00670005"/>
    <w:rsid w:val="00670152"/>
    <w:rsid w:val="006702A0"/>
    <w:rsid w:val="006703A0"/>
    <w:rsid w:val="00670415"/>
    <w:rsid w:val="00670491"/>
    <w:rsid w:val="00670530"/>
    <w:rsid w:val="00670D85"/>
    <w:rsid w:val="00671231"/>
    <w:rsid w:val="00671364"/>
    <w:rsid w:val="006716D1"/>
    <w:rsid w:val="0067180C"/>
    <w:rsid w:val="006718D6"/>
    <w:rsid w:val="006719D3"/>
    <w:rsid w:val="00671C24"/>
    <w:rsid w:val="0067225F"/>
    <w:rsid w:val="00672274"/>
    <w:rsid w:val="00672367"/>
    <w:rsid w:val="0067290E"/>
    <w:rsid w:val="00672A20"/>
    <w:rsid w:val="00672E05"/>
    <w:rsid w:val="00672E08"/>
    <w:rsid w:val="00672FC5"/>
    <w:rsid w:val="00673047"/>
    <w:rsid w:val="006730A5"/>
    <w:rsid w:val="00673564"/>
    <w:rsid w:val="00673635"/>
    <w:rsid w:val="0067385C"/>
    <w:rsid w:val="00673974"/>
    <w:rsid w:val="00673D0D"/>
    <w:rsid w:val="00673DC3"/>
    <w:rsid w:val="00674026"/>
    <w:rsid w:val="00674058"/>
    <w:rsid w:val="00674091"/>
    <w:rsid w:val="00674134"/>
    <w:rsid w:val="0067418F"/>
    <w:rsid w:val="006741AF"/>
    <w:rsid w:val="006747E8"/>
    <w:rsid w:val="00674CD6"/>
    <w:rsid w:val="00674EA0"/>
    <w:rsid w:val="00674EA7"/>
    <w:rsid w:val="00674F5C"/>
    <w:rsid w:val="00675309"/>
    <w:rsid w:val="00675781"/>
    <w:rsid w:val="00675A45"/>
    <w:rsid w:val="00675D2A"/>
    <w:rsid w:val="00675E44"/>
    <w:rsid w:val="006761AB"/>
    <w:rsid w:val="0067621B"/>
    <w:rsid w:val="00676359"/>
    <w:rsid w:val="00676480"/>
    <w:rsid w:val="006769F8"/>
    <w:rsid w:val="00676C5D"/>
    <w:rsid w:val="00676EA7"/>
    <w:rsid w:val="006772FC"/>
    <w:rsid w:val="00677576"/>
    <w:rsid w:val="006775B1"/>
    <w:rsid w:val="00677779"/>
    <w:rsid w:val="006779B3"/>
    <w:rsid w:val="00677AF3"/>
    <w:rsid w:val="00677CC4"/>
    <w:rsid w:val="00677D92"/>
    <w:rsid w:val="00677D9F"/>
    <w:rsid w:val="00677E3E"/>
    <w:rsid w:val="00677FC7"/>
    <w:rsid w:val="006800F6"/>
    <w:rsid w:val="00680130"/>
    <w:rsid w:val="00680168"/>
    <w:rsid w:val="006801DB"/>
    <w:rsid w:val="00680208"/>
    <w:rsid w:val="00680409"/>
    <w:rsid w:val="00681220"/>
    <w:rsid w:val="0068132B"/>
    <w:rsid w:val="006813AE"/>
    <w:rsid w:val="006815C1"/>
    <w:rsid w:val="00681C96"/>
    <w:rsid w:val="00682280"/>
    <w:rsid w:val="0068267B"/>
    <w:rsid w:val="006827D4"/>
    <w:rsid w:val="00682A2D"/>
    <w:rsid w:val="00682B60"/>
    <w:rsid w:val="00682DE8"/>
    <w:rsid w:val="0068332B"/>
    <w:rsid w:val="006833D1"/>
    <w:rsid w:val="006834A6"/>
    <w:rsid w:val="0068353A"/>
    <w:rsid w:val="006839F3"/>
    <w:rsid w:val="00683C74"/>
    <w:rsid w:val="00683D9F"/>
    <w:rsid w:val="00683ED7"/>
    <w:rsid w:val="00683F8B"/>
    <w:rsid w:val="00683FB9"/>
    <w:rsid w:val="00684005"/>
    <w:rsid w:val="006842B4"/>
    <w:rsid w:val="006848A1"/>
    <w:rsid w:val="006848B8"/>
    <w:rsid w:val="00684B2A"/>
    <w:rsid w:val="00685021"/>
    <w:rsid w:val="006856C7"/>
    <w:rsid w:val="00685A74"/>
    <w:rsid w:val="00685E74"/>
    <w:rsid w:val="006860DC"/>
    <w:rsid w:val="0068622F"/>
    <w:rsid w:val="00686239"/>
    <w:rsid w:val="00686994"/>
    <w:rsid w:val="00686BF8"/>
    <w:rsid w:val="00687157"/>
    <w:rsid w:val="00687367"/>
    <w:rsid w:val="00687F27"/>
    <w:rsid w:val="0069020C"/>
    <w:rsid w:val="00690301"/>
    <w:rsid w:val="00690494"/>
    <w:rsid w:val="00690693"/>
    <w:rsid w:val="00690AC6"/>
    <w:rsid w:val="00690CDA"/>
    <w:rsid w:val="00690E1F"/>
    <w:rsid w:val="0069111E"/>
    <w:rsid w:val="006911E9"/>
    <w:rsid w:val="0069123E"/>
    <w:rsid w:val="0069127B"/>
    <w:rsid w:val="006916D3"/>
    <w:rsid w:val="006918AB"/>
    <w:rsid w:val="00691900"/>
    <w:rsid w:val="00691A5E"/>
    <w:rsid w:val="006920EE"/>
    <w:rsid w:val="00692292"/>
    <w:rsid w:val="00692437"/>
    <w:rsid w:val="00692493"/>
    <w:rsid w:val="00692798"/>
    <w:rsid w:val="00692A0E"/>
    <w:rsid w:val="00692AA4"/>
    <w:rsid w:val="00692B6B"/>
    <w:rsid w:val="00692BF5"/>
    <w:rsid w:val="00692DEA"/>
    <w:rsid w:val="00692F18"/>
    <w:rsid w:val="006931DC"/>
    <w:rsid w:val="00693362"/>
    <w:rsid w:val="0069383A"/>
    <w:rsid w:val="00693D60"/>
    <w:rsid w:val="00693EF7"/>
    <w:rsid w:val="0069432E"/>
    <w:rsid w:val="00694689"/>
    <w:rsid w:val="006946DA"/>
    <w:rsid w:val="00694746"/>
    <w:rsid w:val="00694846"/>
    <w:rsid w:val="00694B79"/>
    <w:rsid w:val="00694CAD"/>
    <w:rsid w:val="006952DF"/>
    <w:rsid w:val="006956BE"/>
    <w:rsid w:val="006956E1"/>
    <w:rsid w:val="00695982"/>
    <w:rsid w:val="00695B1C"/>
    <w:rsid w:val="00695CE8"/>
    <w:rsid w:val="00695F79"/>
    <w:rsid w:val="006967F6"/>
    <w:rsid w:val="006968B7"/>
    <w:rsid w:val="00696AB2"/>
    <w:rsid w:val="00696AF2"/>
    <w:rsid w:val="00696DE2"/>
    <w:rsid w:val="00696FB0"/>
    <w:rsid w:val="0069732C"/>
    <w:rsid w:val="00697494"/>
    <w:rsid w:val="00697807"/>
    <w:rsid w:val="0069798B"/>
    <w:rsid w:val="00697AF2"/>
    <w:rsid w:val="00697B6A"/>
    <w:rsid w:val="00697E45"/>
    <w:rsid w:val="006A0091"/>
    <w:rsid w:val="006A05F0"/>
    <w:rsid w:val="006A08C4"/>
    <w:rsid w:val="006A0900"/>
    <w:rsid w:val="006A0B9E"/>
    <w:rsid w:val="006A0C62"/>
    <w:rsid w:val="006A0D7F"/>
    <w:rsid w:val="006A0FE0"/>
    <w:rsid w:val="006A1089"/>
    <w:rsid w:val="006A1167"/>
    <w:rsid w:val="006A1894"/>
    <w:rsid w:val="006A1D14"/>
    <w:rsid w:val="006A203A"/>
    <w:rsid w:val="006A21DF"/>
    <w:rsid w:val="006A2246"/>
    <w:rsid w:val="006A23DA"/>
    <w:rsid w:val="006A244A"/>
    <w:rsid w:val="006A24CC"/>
    <w:rsid w:val="006A2651"/>
    <w:rsid w:val="006A2678"/>
    <w:rsid w:val="006A2B2C"/>
    <w:rsid w:val="006A2CB0"/>
    <w:rsid w:val="006A2D9D"/>
    <w:rsid w:val="006A2EE0"/>
    <w:rsid w:val="006A2FF5"/>
    <w:rsid w:val="006A3229"/>
    <w:rsid w:val="006A3451"/>
    <w:rsid w:val="006A34A0"/>
    <w:rsid w:val="006A359A"/>
    <w:rsid w:val="006A3AD2"/>
    <w:rsid w:val="006A3B01"/>
    <w:rsid w:val="006A3B89"/>
    <w:rsid w:val="006A3D54"/>
    <w:rsid w:val="006A3DA7"/>
    <w:rsid w:val="006A3F03"/>
    <w:rsid w:val="006A40C5"/>
    <w:rsid w:val="006A4139"/>
    <w:rsid w:val="006A4209"/>
    <w:rsid w:val="006A4277"/>
    <w:rsid w:val="006A4383"/>
    <w:rsid w:val="006A4606"/>
    <w:rsid w:val="006A4941"/>
    <w:rsid w:val="006A4C56"/>
    <w:rsid w:val="006A4E4E"/>
    <w:rsid w:val="006A5319"/>
    <w:rsid w:val="006A5550"/>
    <w:rsid w:val="006A55C4"/>
    <w:rsid w:val="006A5641"/>
    <w:rsid w:val="006A5709"/>
    <w:rsid w:val="006A5D86"/>
    <w:rsid w:val="006A5FEA"/>
    <w:rsid w:val="006A6361"/>
    <w:rsid w:val="006A6887"/>
    <w:rsid w:val="006A6CC0"/>
    <w:rsid w:val="006A6DD4"/>
    <w:rsid w:val="006A7128"/>
    <w:rsid w:val="006A7298"/>
    <w:rsid w:val="006A74A4"/>
    <w:rsid w:val="006A764F"/>
    <w:rsid w:val="006A77BE"/>
    <w:rsid w:val="006A786F"/>
    <w:rsid w:val="006A7A70"/>
    <w:rsid w:val="006B04C1"/>
    <w:rsid w:val="006B0697"/>
    <w:rsid w:val="006B0718"/>
    <w:rsid w:val="006B08EC"/>
    <w:rsid w:val="006B0F18"/>
    <w:rsid w:val="006B1276"/>
    <w:rsid w:val="006B13AE"/>
    <w:rsid w:val="006B1428"/>
    <w:rsid w:val="006B1506"/>
    <w:rsid w:val="006B1516"/>
    <w:rsid w:val="006B18A8"/>
    <w:rsid w:val="006B1B56"/>
    <w:rsid w:val="006B1C5F"/>
    <w:rsid w:val="006B1F21"/>
    <w:rsid w:val="006B2352"/>
    <w:rsid w:val="006B238B"/>
    <w:rsid w:val="006B2576"/>
    <w:rsid w:val="006B27AD"/>
    <w:rsid w:val="006B29A3"/>
    <w:rsid w:val="006B2B8B"/>
    <w:rsid w:val="006B2C4D"/>
    <w:rsid w:val="006B2EFF"/>
    <w:rsid w:val="006B319F"/>
    <w:rsid w:val="006B320C"/>
    <w:rsid w:val="006B3320"/>
    <w:rsid w:val="006B3599"/>
    <w:rsid w:val="006B36CE"/>
    <w:rsid w:val="006B38D1"/>
    <w:rsid w:val="006B3928"/>
    <w:rsid w:val="006B3C6F"/>
    <w:rsid w:val="006B3EB5"/>
    <w:rsid w:val="006B3EF8"/>
    <w:rsid w:val="006B40BD"/>
    <w:rsid w:val="006B4224"/>
    <w:rsid w:val="006B430D"/>
    <w:rsid w:val="006B4730"/>
    <w:rsid w:val="006B4BF4"/>
    <w:rsid w:val="006B5429"/>
    <w:rsid w:val="006B549E"/>
    <w:rsid w:val="006B5652"/>
    <w:rsid w:val="006B5785"/>
    <w:rsid w:val="006B588B"/>
    <w:rsid w:val="006B5B0C"/>
    <w:rsid w:val="006B5CF0"/>
    <w:rsid w:val="006B5D16"/>
    <w:rsid w:val="006B5F8C"/>
    <w:rsid w:val="006B63E1"/>
    <w:rsid w:val="006B6440"/>
    <w:rsid w:val="006B661F"/>
    <w:rsid w:val="006B677A"/>
    <w:rsid w:val="006B6787"/>
    <w:rsid w:val="006B6975"/>
    <w:rsid w:val="006B6A40"/>
    <w:rsid w:val="006B6BC1"/>
    <w:rsid w:val="006B7356"/>
    <w:rsid w:val="006B742E"/>
    <w:rsid w:val="006B7515"/>
    <w:rsid w:val="006B7E42"/>
    <w:rsid w:val="006C0749"/>
    <w:rsid w:val="006C09FF"/>
    <w:rsid w:val="006C0B8D"/>
    <w:rsid w:val="006C0DE3"/>
    <w:rsid w:val="006C1126"/>
    <w:rsid w:val="006C1279"/>
    <w:rsid w:val="006C1458"/>
    <w:rsid w:val="006C14B9"/>
    <w:rsid w:val="006C16A8"/>
    <w:rsid w:val="006C1784"/>
    <w:rsid w:val="006C181D"/>
    <w:rsid w:val="006C190A"/>
    <w:rsid w:val="006C1B85"/>
    <w:rsid w:val="006C1F03"/>
    <w:rsid w:val="006C1FEB"/>
    <w:rsid w:val="006C21EA"/>
    <w:rsid w:val="006C224E"/>
    <w:rsid w:val="006C24C3"/>
    <w:rsid w:val="006C25F3"/>
    <w:rsid w:val="006C2B64"/>
    <w:rsid w:val="006C2DE5"/>
    <w:rsid w:val="006C2FC3"/>
    <w:rsid w:val="006C32E4"/>
    <w:rsid w:val="006C35B0"/>
    <w:rsid w:val="006C36CE"/>
    <w:rsid w:val="006C3A94"/>
    <w:rsid w:val="006C3AD0"/>
    <w:rsid w:val="006C407C"/>
    <w:rsid w:val="006C43DC"/>
    <w:rsid w:val="006C4416"/>
    <w:rsid w:val="006C4778"/>
    <w:rsid w:val="006C478E"/>
    <w:rsid w:val="006C4902"/>
    <w:rsid w:val="006C4ECC"/>
    <w:rsid w:val="006C4F58"/>
    <w:rsid w:val="006C4F7F"/>
    <w:rsid w:val="006C5023"/>
    <w:rsid w:val="006C51CE"/>
    <w:rsid w:val="006C51EB"/>
    <w:rsid w:val="006C5421"/>
    <w:rsid w:val="006C5625"/>
    <w:rsid w:val="006C56BF"/>
    <w:rsid w:val="006C576D"/>
    <w:rsid w:val="006C5A97"/>
    <w:rsid w:val="006C5E28"/>
    <w:rsid w:val="006C657F"/>
    <w:rsid w:val="006C65A0"/>
    <w:rsid w:val="006C663B"/>
    <w:rsid w:val="006C66DA"/>
    <w:rsid w:val="006C6C71"/>
    <w:rsid w:val="006C706E"/>
    <w:rsid w:val="006C7090"/>
    <w:rsid w:val="006C77F5"/>
    <w:rsid w:val="006C788A"/>
    <w:rsid w:val="006C7D90"/>
    <w:rsid w:val="006C7DA4"/>
    <w:rsid w:val="006C7FAE"/>
    <w:rsid w:val="006D01FF"/>
    <w:rsid w:val="006D02A7"/>
    <w:rsid w:val="006D08FB"/>
    <w:rsid w:val="006D0996"/>
    <w:rsid w:val="006D0C14"/>
    <w:rsid w:val="006D0D6A"/>
    <w:rsid w:val="006D0DC8"/>
    <w:rsid w:val="006D0EC0"/>
    <w:rsid w:val="006D1103"/>
    <w:rsid w:val="006D122A"/>
    <w:rsid w:val="006D129A"/>
    <w:rsid w:val="006D1433"/>
    <w:rsid w:val="006D16FC"/>
    <w:rsid w:val="006D1740"/>
    <w:rsid w:val="006D1E2F"/>
    <w:rsid w:val="006D20D7"/>
    <w:rsid w:val="006D2131"/>
    <w:rsid w:val="006D23FC"/>
    <w:rsid w:val="006D2478"/>
    <w:rsid w:val="006D26DF"/>
    <w:rsid w:val="006D2773"/>
    <w:rsid w:val="006D2D80"/>
    <w:rsid w:val="006D2F18"/>
    <w:rsid w:val="006D3034"/>
    <w:rsid w:val="006D32C5"/>
    <w:rsid w:val="006D33BD"/>
    <w:rsid w:val="006D34BE"/>
    <w:rsid w:val="006D3788"/>
    <w:rsid w:val="006D37B6"/>
    <w:rsid w:val="006D3B34"/>
    <w:rsid w:val="006D3BF3"/>
    <w:rsid w:val="006D3C6B"/>
    <w:rsid w:val="006D4399"/>
    <w:rsid w:val="006D47A3"/>
    <w:rsid w:val="006D4890"/>
    <w:rsid w:val="006D4AB9"/>
    <w:rsid w:val="006D4B0D"/>
    <w:rsid w:val="006D4B8A"/>
    <w:rsid w:val="006D4C68"/>
    <w:rsid w:val="006D4DE9"/>
    <w:rsid w:val="006D5439"/>
    <w:rsid w:val="006D55F7"/>
    <w:rsid w:val="006D580E"/>
    <w:rsid w:val="006D5966"/>
    <w:rsid w:val="006D5A27"/>
    <w:rsid w:val="006D62F2"/>
    <w:rsid w:val="006D65EE"/>
    <w:rsid w:val="006D65FD"/>
    <w:rsid w:val="006D676F"/>
    <w:rsid w:val="006D67BE"/>
    <w:rsid w:val="006D6842"/>
    <w:rsid w:val="006D6A26"/>
    <w:rsid w:val="006D6FBB"/>
    <w:rsid w:val="006D72D5"/>
    <w:rsid w:val="006D75DB"/>
    <w:rsid w:val="006D7667"/>
    <w:rsid w:val="006E02A3"/>
    <w:rsid w:val="006E0416"/>
    <w:rsid w:val="006E0811"/>
    <w:rsid w:val="006E082C"/>
    <w:rsid w:val="006E0948"/>
    <w:rsid w:val="006E09C2"/>
    <w:rsid w:val="006E09D8"/>
    <w:rsid w:val="006E0E9B"/>
    <w:rsid w:val="006E0EF6"/>
    <w:rsid w:val="006E0F44"/>
    <w:rsid w:val="006E16DB"/>
    <w:rsid w:val="006E16FF"/>
    <w:rsid w:val="006E1917"/>
    <w:rsid w:val="006E1E82"/>
    <w:rsid w:val="006E201D"/>
    <w:rsid w:val="006E202C"/>
    <w:rsid w:val="006E20EA"/>
    <w:rsid w:val="006E2375"/>
    <w:rsid w:val="006E2857"/>
    <w:rsid w:val="006E29D5"/>
    <w:rsid w:val="006E2B96"/>
    <w:rsid w:val="006E2C59"/>
    <w:rsid w:val="006E2D04"/>
    <w:rsid w:val="006E2ED3"/>
    <w:rsid w:val="006E31BA"/>
    <w:rsid w:val="006E33A1"/>
    <w:rsid w:val="006E380C"/>
    <w:rsid w:val="006E3935"/>
    <w:rsid w:val="006E3EBE"/>
    <w:rsid w:val="006E40F2"/>
    <w:rsid w:val="006E42CF"/>
    <w:rsid w:val="006E4481"/>
    <w:rsid w:val="006E4D15"/>
    <w:rsid w:val="006E4FD3"/>
    <w:rsid w:val="006E5141"/>
    <w:rsid w:val="006E53A8"/>
    <w:rsid w:val="006E59D9"/>
    <w:rsid w:val="006E5B27"/>
    <w:rsid w:val="006E5C44"/>
    <w:rsid w:val="006E607A"/>
    <w:rsid w:val="006E615A"/>
    <w:rsid w:val="006E6544"/>
    <w:rsid w:val="006E65CB"/>
    <w:rsid w:val="006E66AC"/>
    <w:rsid w:val="006E6AC3"/>
    <w:rsid w:val="006E6E61"/>
    <w:rsid w:val="006E7571"/>
    <w:rsid w:val="006E79E2"/>
    <w:rsid w:val="006E7D40"/>
    <w:rsid w:val="006E7E04"/>
    <w:rsid w:val="006F015C"/>
    <w:rsid w:val="006F0163"/>
    <w:rsid w:val="006F04C7"/>
    <w:rsid w:val="006F0607"/>
    <w:rsid w:val="006F0B23"/>
    <w:rsid w:val="006F0C9C"/>
    <w:rsid w:val="006F0D32"/>
    <w:rsid w:val="006F0F8C"/>
    <w:rsid w:val="006F113B"/>
    <w:rsid w:val="006F1474"/>
    <w:rsid w:val="006F1776"/>
    <w:rsid w:val="006F18AB"/>
    <w:rsid w:val="006F18F2"/>
    <w:rsid w:val="006F1B86"/>
    <w:rsid w:val="006F1C89"/>
    <w:rsid w:val="006F2282"/>
    <w:rsid w:val="006F26E9"/>
    <w:rsid w:val="006F27D5"/>
    <w:rsid w:val="006F288A"/>
    <w:rsid w:val="006F28E2"/>
    <w:rsid w:val="006F2924"/>
    <w:rsid w:val="006F29A0"/>
    <w:rsid w:val="006F2E5C"/>
    <w:rsid w:val="006F2F42"/>
    <w:rsid w:val="006F363E"/>
    <w:rsid w:val="006F38FD"/>
    <w:rsid w:val="006F3CD2"/>
    <w:rsid w:val="006F3F02"/>
    <w:rsid w:val="006F401F"/>
    <w:rsid w:val="006F4454"/>
    <w:rsid w:val="006F476C"/>
    <w:rsid w:val="006F487C"/>
    <w:rsid w:val="006F49F5"/>
    <w:rsid w:val="006F4A13"/>
    <w:rsid w:val="006F4CD3"/>
    <w:rsid w:val="006F4D0E"/>
    <w:rsid w:val="006F4F5F"/>
    <w:rsid w:val="006F5026"/>
    <w:rsid w:val="006F5135"/>
    <w:rsid w:val="006F52AD"/>
    <w:rsid w:val="006F52CE"/>
    <w:rsid w:val="006F556E"/>
    <w:rsid w:val="006F5875"/>
    <w:rsid w:val="006F5A51"/>
    <w:rsid w:val="006F5C2A"/>
    <w:rsid w:val="006F5C8A"/>
    <w:rsid w:val="006F5CD9"/>
    <w:rsid w:val="006F5EAF"/>
    <w:rsid w:val="006F5F78"/>
    <w:rsid w:val="006F5FB1"/>
    <w:rsid w:val="006F6086"/>
    <w:rsid w:val="006F6252"/>
    <w:rsid w:val="006F62D9"/>
    <w:rsid w:val="006F6316"/>
    <w:rsid w:val="006F63DC"/>
    <w:rsid w:val="006F6584"/>
    <w:rsid w:val="006F6757"/>
    <w:rsid w:val="006F6921"/>
    <w:rsid w:val="006F6A33"/>
    <w:rsid w:val="006F6C07"/>
    <w:rsid w:val="006F6FA3"/>
    <w:rsid w:val="006F7196"/>
    <w:rsid w:val="006F7225"/>
    <w:rsid w:val="006F746D"/>
    <w:rsid w:val="006F7772"/>
    <w:rsid w:val="006F7AEE"/>
    <w:rsid w:val="006F7B7F"/>
    <w:rsid w:val="006F7BB6"/>
    <w:rsid w:val="006F7C5A"/>
    <w:rsid w:val="0070017A"/>
    <w:rsid w:val="0070020A"/>
    <w:rsid w:val="007003F1"/>
    <w:rsid w:val="007004BC"/>
    <w:rsid w:val="007005DD"/>
    <w:rsid w:val="0070071A"/>
    <w:rsid w:val="00700741"/>
    <w:rsid w:val="00700743"/>
    <w:rsid w:val="007008D2"/>
    <w:rsid w:val="00701016"/>
    <w:rsid w:val="0070121A"/>
    <w:rsid w:val="007013C5"/>
    <w:rsid w:val="00701668"/>
    <w:rsid w:val="00701AE4"/>
    <w:rsid w:val="00701CAB"/>
    <w:rsid w:val="007021F9"/>
    <w:rsid w:val="00702232"/>
    <w:rsid w:val="00702237"/>
    <w:rsid w:val="007022B7"/>
    <w:rsid w:val="0070253F"/>
    <w:rsid w:val="00702742"/>
    <w:rsid w:val="00702812"/>
    <w:rsid w:val="00702997"/>
    <w:rsid w:val="00702AC9"/>
    <w:rsid w:val="00702E00"/>
    <w:rsid w:val="0070319D"/>
    <w:rsid w:val="007032D6"/>
    <w:rsid w:val="0070370A"/>
    <w:rsid w:val="00703760"/>
    <w:rsid w:val="00703D27"/>
    <w:rsid w:val="00703E78"/>
    <w:rsid w:val="00703ED7"/>
    <w:rsid w:val="0070423D"/>
    <w:rsid w:val="0070425C"/>
    <w:rsid w:val="00704645"/>
    <w:rsid w:val="007047FF"/>
    <w:rsid w:val="00704921"/>
    <w:rsid w:val="00704930"/>
    <w:rsid w:val="00704975"/>
    <w:rsid w:val="00704B3C"/>
    <w:rsid w:val="00704D42"/>
    <w:rsid w:val="00704E25"/>
    <w:rsid w:val="00705061"/>
    <w:rsid w:val="007052CD"/>
    <w:rsid w:val="00705843"/>
    <w:rsid w:val="00705919"/>
    <w:rsid w:val="00705977"/>
    <w:rsid w:val="00705A42"/>
    <w:rsid w:val="00705B34"/>
    <w:rsid w:val="00705E2A"/>
    <w:rsid w:val="007063EB"/>
    <w:rsid w:val="007064AD"/>
    <w:rsid w:val="0070669C"/>
    <w:rsid w:val="007066A7"/>
    <w:rsid w:val="007066F8"/>
    <w:rsid w:val="00706BE8"/>
    <w:rsid w:val="00706CAF"/>
    <w:rsid w:val="00706F16"/>
    <w:rsid w:val="007071A0"/>
    <w:rsid w:val="00707345"/>
    <w:rsid w:val="00707692"/>
    <w:rsid w:val="007076C4"/>
    <w:rsid w:val="007078FD"/>
    <w:rsid w:val="00707A00"/>
    <w:rsid w:val="00707AFD"/>
    <w:rsid w:val="00707E5F"/>
    <w:rsid w:val="00707F18"/>
    <w:rsid w:val="00707FC1"/>
    <w:rsid w:val="0071052B"/>
    <w:rsid w:val="00710567"/>
    <w:rsid w:val="007105DF"/>
    <w:rsid w:val="007107AE"/>
    <w:rsid w:val="00710B5E"/>
    <w:rsid w:val="0071143D"/>
    <w:rsid w:val="0071155E"/>
    <w:rsid w:val="0071158E"/>
    <w:rsid w:val="0071176E"/>
    <w:rsid w:val="00711849"/>
    <w:rsid w:val="007119E4"/>
    <w:rsid w:val="00711C01"/>
    <w:rsid w:val="00711CA1"/>
    <w:rsid w:val="00711D25"/>
    <w:rsid w:val="00711E5E"/>
    <w:rsid w:val="00711ECD"/>
    <w:rsid w:val="00711F7F"/>
    <w:rsid w:val="0071200B"/>
    <w:rsid w:val="0071209F"/>
    <w:rsid w:val="0071213C"/>
    <w:rsid w:val="0071217E"/>
    <w:rsid w:val="0071231E"/>
    <w:rsid w:val="007123E5"/>
    <w:rsid w:val="0071257C"/>
    <w:rsid w:val="007127F4"/>
    <w:rsid w:val="0071285A"/>
    <w:rsid w:val="00712EBE"/>
    <w:rsid w:val="007132E5"/>
    <w:rsid w:val="007134A8"/>
    <w:rsid w:val="0071354E"/>
    <w:rsid w:val="00713B65"/>
    <w:rsid w:val="00713BA7"/>
    <w:rsid w:val="00713BAC"/>
    <w:rsid w:val="00714831"/>
    <w:rsid w:val="00714F1F"/>
    <w:rsid w:val="00715142"/>
    <w:rsid w:val="00715186"/>
    <w:rsid w:val="007152EB"/>
    <w:rsid w:val="00715315"/>
    <w:rsid w:val="00715353"/>
    <w:rsid w:val="007153AC"/>
    <w:rsid w:val="007153FB"/>
    <w:rsid w:val="00715850"/>
    <w:rsid w:val="00715A50"/>
    <w:rsid w:val="00715D69"/>
    <w:rsid w:val="007160A1"/>
    <w:rsid w:val="0071610A"/>
    <w:rsid w:val="007161AE"/>
    <w:rsid w:val="0071623D"/>
    <w:rsid w:val="007167C7"/>
    <w:rsid w:val="007168CE"/>
    <w:rsid w:val="007169A1"/>
    <w:rsid w:val="00716AB1"/>
    <w:rsid w:val="00716BAF"/>
    <w:rsid w:val="00716F8D"/>
    <w:rsid w:val="00717096"/>
    <w:rsid w:val="007171E6"/>
    <w:rsid w:val="007173A1"/>
    <w:rsid w:val="007174AF"/>
    <w:rsid w:val="007175BF"/>
    <w:rsid w:val="00720418"/>
    <w:rsid w:val="007206B1"/>
    <w:rsid w:val="00720C51"/>
    <w:rsid w:val="00720C73"/>
    <w:rsid w:val="007219C8"/>
    <w:rsid w:val="00721AA3"/>
    <w:rsid w:val="00721C8F"/>
    <w:rsid w:val="00721E63"/>
    <w:rsid w:val="007223BA"/>
    <w:rsid w:val="007223CD"/>
    <w:rsid w:val="00722A00"/>
    <w:rsid w:val="00722B91"/>
    <w:rsid w:val="00722BF1"/>
    <w:rsid w:val="00722D66"/>
    <w:rsid w:val="00723428"/>
    <w:rsid w:val="0072355D"/>
    <w:rsid w:val="00723629"/>
    <w:rsid w:val="0072363B"/>
    <w:rsid w:val="00723C9E"/>
    <w:rsid w:val="00723CE2"/>
    <w:rsid w:val="0072434B"/>
    <w:rsid w:val="00724428"/>
    <w:rsid w:val="0072450E"/>
    <w:rsid w:val="00724544"/>
    <w:rsid w:val="00724640"/>
    <w:rsid w:val="00724663"/>
    <w:rsid w:val="007249A9"/>
    <w:rsid w:val="007249F5"/>
    <w:rsid w:val="00724A36"/>
    <w:rsid w:val="00724A5E"/>
    <w:rsid w:val="00724C6E"/>
    <w:rsid w:val="00724D42"/>
    <w:rsid w:val="00724E90"/>
    <w:rsid w:val="00724FD8"/>
    <w:rsid w:val="00725031"/>
    <w:rsid w:val="007251DC"/>
    <w:rsid w:val="007254DA"/>
    <w:rsid w:val="007256CE"/>
    <w:rsid w:val="00725815"/>
    <w:rsid w:val="00725D43"/>
    <w:rsid w:val="00726422"/>
    <w:rsid w:val="00726DB7"/>
    <w:rsid w:val="00727010"/>
    <w:rsid w:val="00727208"/>
    <w:rsid w:val="00727317"/>
    <w:rsid w:val="0072763D"/>
    <w:rsid w:val="007276AB"/>
    <w:rsid w:val="0072770D"/>
    <w:rsid w:val="00727CA9"/>
    <w:rsid w:val="0073005C"/>
    <w:rsid w:val="0073009D"/>
    <w:rsid w:val="00730356"/>
    <w:rsid w:val="007304A7"/>
    <w:rsid w:val="007305D7"/>
    <w:rsid w:val="007307D6"/>
    <w:rsid w:val="00730DFE"/>
    <w:rsid w:val="0073132E"/>
    <w:rsid w:val="007314DA"/>
    <w:rsid w:val="007314E0"/>
    <w:rsid w:val="007315CA"/>
    <w:rsid w:val="00731AF2"/>
    <w:rsid w:val="00731C0E"/>
    <w:rsid w:val="00732027"/>
    <w:rsid w:val="007327D2"/>
    <w:rsid w:val="0073284B"/>
    <w:rsid w:val="00732AD5"/>
    <w:rsid w:val="00732B34"/>
    <w:rsid w:val="007330A0"/>
    <w:rsid w:val="00733119"/>
    <w:rsid w:val="00733195"/>
    <w:rsid w:val="007331DE"/>
    <w:rsid w:val="007331F3"/>
    <w:rsid w:val="0073342A"/>
    <w:rsid w:val="00733752"/>
    <w:rsid w:val="00733802"/>
    <w:rsid w:val="00733845"/>
    <w:rsid w:val="00733AAF"/>
    <w:rsid w:val="00733C5A"/>
    <w:rsid w:val="00734069"/>
    <w:rsid w:val="007342CE"/>
    <w:rsid w:val="007345B3"/>
    <w:rsid w:val="00734C9A"/>
    <w:rsid w:val="00734D00"/>
    <w:rsid w:val="00734EEE"/>
    <w:rsid w:val="00734F56"/>
    <w:rsid w:val="0073502F"/>
    <w:rsid w:val="00735856"/>
    <w:rsid w:val="0073598C"/>
    <w:rsid w:val="00735B01"/>
    <w:rsid w:val="00735D04"/>
    <w:rsid w:val="00736222"/>
    <w:rsid w:val="007362B9"/>
    <w:rsid w:val="00736377"/>
    <w:rsid w:val="00736B3B"/>
    <w:rsid w:val="00736EC2"/>
    <w:rsid w:val="007370A4"/>
    <w:rsid w:val="00737A31"/>
    <w:rsid w:val="0074048D"/>
    <w:rsid w:val="00740498"/>
    <w:rsid w:val="0074059E"/>
    <w:rsid w:val="0074078A"/>
    <w:rsid w:val="00740904"/>
    <w:rsid w:val="00740987"/>
    <w:rsid w:val="00741037"/>
    <w:rsid w:val="007411D8"/>
    <w:rsid w:val="0074144E"/>
    <w:rsid w:val="0074180F"/>
    <w:rsid w:val="00741D0D"/>
    <w:rsid w:val="00742103"/>
    <w:rsid w:val="00742A2E"/>
    <w:rsid w:val="00743112"/>
    <w:rsid w:val="007433E4"/>
    <w:rsid w:val="00743451"/>
    <w:rsid w:val="007437A5"/>
    <w:rsid w:val="00743A4B"/>
    <w:rsid w:val="00743B35"/>
    <w:rsid w:val="00743DE9"/>
    <w:rsid w:val="00744326"/>
    <w:rsid w:val="007445C4"/>
    <w:rsid w:val="0074466B"/>
    <w:rsid w:val="0074477C"/>
    <w:rsid w:val="00744C30"/>
    <w:rsid w:val="00745056"/>
    <w:rsid w:val="007450DD"/>
    <w:rsid w:val="0074528D"/>
    <w:rsid w:val="0074530D"/>
    <w:rsid w:val="0074564D"/>
    <w:rsid w:val="00745900"/>
    <w:rsid w:val="00745952"/>
    <w:rsid w:val="00745A6F"/>
    <w:rsid w:val="00745D97"/>
    <w:rsid w:val="00745F37"/>
    <w:rsid w:val="007463B2"/>
    <w:rsid w:val="0074668F"/>
    <w:rsid w:val="0074684F"/>
    <w:rsid w:val="00746A33"/>
    <w:rsid w:val="00746B05"/>
    <w:rsid w:val="00746BE9"/>
    <w:rsid w:val="00746F3F"/>
    <w:rsid w:val="00746F69"/>
    <w:rsid w:val="00747003"/>
    <w:rsid w:val="00747036"/>
    <w:rsid w:val="007472E4"/>
    <w:rsid w:val="007476C8"/>
    <w:rsid w:val="007476D3"/>
    <w:rsid w:val="0074777A"/>
    <w:rsid w:val="00747BFD"/>
    <w:rsid w:val="00747C06"/>
    <w:rsid w:val="00747C0B"/>
    <w:rsid w:val="00747DF9"/>
    <w:rsid w:val="0075007D"/>
    <w:rsid w:val="007504E4"/>
    <w:rsid w:val="0075055D"/>
    <w:rsid w:val="007508AA"/>
    <w:rsid w:val="00750997"/>
    <w:rsid w:val="00750A80"/>
    <w:rsid w:val="00750AA1"/>
    <w:rsid w:val="00750E0A"/>
    <w:rsid w:val="00750E0F"/>
    <w:rsid w:val="00750E82"/>
    <w:rsid w:val="00750FD7"/>
    <w:rsid w:val="0075102C"/>
    <w:rsid w:val="007510EA"/>
    <w:rsid w:val="007512C8"/>
    <w:rsid w:val="0075133B"/>
    <w:rsid w:val="00752859"/>
    <w:rsid w:val="00752C1F"/>
    <w:rsid w:val="00752CAD"/>
    <w:rsid w:val="00752EFA"/>
    <w:rsid w:val="00752EFC"/>
    <w:rsid w:val="00753336"/>
    <w:rsid w:val="00753A4C"/>
    <w:rsid w:val="00753CA7"/>
    <w:rsid w:val="00754081"/>
    <w:rsid w:val="0075434F"/>
    <w:rsid w:val="00754350"/>
    <w:rsid w:val="007546DB"/>
    <w:rsid w:val="00754711"/>
    <w:rsid w:val="007547CA"/>
    <w:rsid w:val="0075490E"/>
    <w:rsid w:val="00754A6E"/>
    <w:rsid w:val="00754BC3"/>
    <w:rsid w:val="00754F63"/>
    <w:rsid w:val="007551CD"/>
    <w:rsid w:val="00755492"/>
    <w:rsid w:val="007554A3"/>
    <w:rsid w:val="007554BC"/>
    <w:rsid w:val="0075554F"/>
    <w:rsid w:val="00755845"/>
    <w:rsid w:val="0075598D"/>
    <w:rsid w:val="00755A11"/>
    <w:rsid w:val="00755AE7"/>
    <w:rsid w:val="00755E81"/>
    <w:rsid w:val="0075610B"/>
    <w:rsid w:val="0075623C"/>
    <w:rsid w:val="00756376"/>
    <w:rsid w:val="007563BA"/>
    <w:rsid w:val="00756422"/>
    <w:rsid w:val="00756794"/>
    <w:rsid w:val="0075679F"/>
    <w:rsid w:val="00756BE5"/>
    <w:rsid w:val="00756DE3"/>
    <w:rsid w:val="00756F5F"/>
    <w:rsid w:val="00757007"/>
    <w:rsid w:val="007570F7"/>
    <w:rsid w:val="0075799A"/>
    <w:rsid w:val="00757ACA"/>
    <w:rsid w:val="00757BC2"/>
    <w:rsid w:val="00757D58"/>
    <w:rsid w:val="00757EA5"/>
    <w:rsid w:val="00757EF0"/>
    <w:rsid w:val="00757F44"/>
    <w:rsid w:val="00757F49"/>
    <w:rsid w:val="00757F8E"/>
    <w:rsid w:val="00757FC8"/>
    <w:rsid w:val="007603E6"/>
    <w:rsid w:val="00760431"/>
    <w:rsid w:val="007609E2"/>
    <w:rsid w:val="00760A11"/>
    <w:rsid w:val="00760ADA"/>
    <w:rsid w:val="00760CC9"/>
    <w:rsid w:val="00760DDA"/>
    <w:rsid w:val="00760F09"/>
    <w:rsid w:val="007614CD"/>
    <w:rsid w:val="007618E3"/>
    <w:rsid w:val="0076194D"/>
    <w:rsid w:val="00761B24"/>
    <w:rsid w:val="00761B33"/>
    <w:rsid w:val="00761E08"/>
    <w:rsid w:val="00761E6F"/>
    <w:rsid w:val="00761E7B"/>
    <w:rsid w:val="00761EF4"/>
    <w:rsid w:val="00761F42"/>
    <w:rsid w:val="007620FB"/>
    <w:rsid w:val="007621D2"/>
    <w:rsid w:val="00762283"/>
    <w:rsid w:val="007623DE"/>
    <w:rsid w:val="00762589"/>
    <w:rsid w:val="0076281E"/>
    <w:rsid w:val="00762E99"/>
    <w:rsid w:val="007631C7"/>
    <w:rsid w:val="007636CD"/>
    <w:rsid w:val="0076372D"/>
    <w:rsid w:val="00763855"/>
    <w:rsid w:val="007638C0"/>
    <w:rsid w:val="00764008"/>
    <w:rsid w:val="00764310"/>
    <w:rsid w:val="007647C3"/>
    <w:rsid w:val="00764AA6"/>
    <w:rsid w:val="00764DEE"/>
    <w:rsid w:val="00764E05"/>
    <w:rsid w:val="00764E9D"/>
    <w:rsid w:val="00765097"/>
    <w:rsid w:val="0076558A"/>
    <w:rsid w:val="007658A6"/>
    <w:rsid w:val="00765B05"/>
    <w:rsid w:val="00765B1C"/>
    <w:rsid w:val="00765BB2"/>
    <w:rsid w:val="00765EE2"/>
    <w:rsid w:val="00766013"/>
    <w:rsid w:val="007663B2"/>
    <w:rsid w:val="00766703"/>
    <w:rsid w:val="00766E12"/>
    <w:rsid w:val="00767063"/>
    <w:rsid w:val="0076717B"/>
    <w:rsid w:val="00767193"/>
    <w:rsid w:val="007672B3"/>
    <w:rsid w:val="00767656"/>
    <w:rsid w:val="00767931"/>
    <w:rsid w:val="00767B66"/>
    <w:rsid w:val="00770096"/>
    <w:rsid w:val="0077013B"/>
    <w:rsid w:val="007701A6"/>
    <w:rsid w:val="0077025D"/>
    <w:rsid w:val="0077036A"/>
    <w:rsid w:val="0077058F"/>
    <w:rsid w:val="00770A23"/>
    <w:rsid w:val="00770C9A"/>
    <w:rsid w:val="00770E6B"/>
    <w:rsid w:val="00770F9E"/>
    <w:rsid w:val="0077103D"/>
    <w:rsid w:val="007712E7"/>
    <w:rsid w:val="00771779"/>
    <w:rsid w:val="007717E8"/>
    <w:rsid w:val="0077181E"/>
    <w:rsid w:val="0077190F"/>
    <w:rsid w:val="0077192B"/>
    <w:rsid w:val="00771ABB"/>
    <w:rsid w:val="00771CA1"/>
    <w:rsid w:val="00771F08"/>
    <w:rsid w:val="0077264B"/>
    <w:rsid w:val="0077265E"/>
    <w:rsid w:val="00772794"/>
    <w:rsid w:val="00772905"/>
    <w:rsid w:val="00772CA2"/>
    <w:rsid w:val="00772E73"/>
    <w:rsid w:val="00772F07"/>
    <w:rsid w:val="00772F99"/>
    <w:rsid w:val="007730F4"/>
    <w:rsid w:val="0077325B"/>
    <w:rsid w:val="007732C4"/>
    <w:rsid w:val="007734F3"/>
    <w:rsid w:val="00773562"/>
    <w:rsid w:val="00773778"/>
    <w:rsid w:val="00773BAA"/>
    <w:rsid w:val="00774658"/>
    <w:rsid w:val="00774D11"/>
    <w:rsid w:val="00774E11"/>
    <w:rsid w:val="00774EA9"/>
    <w:rsid w:val="00774EBD"/>
    <w:rsid w:val="007750CC"/>
    <w:rsid w:val="00775A9C"/>
    <w:rsid w:val="0077635B"/>
    <w:rsid w:val="00776665"/>
    <w:rsid w:val="007767AF"/>
    <w:rsid w:val="007767D9"/>
    <w:rsid w:val="00776974"/>
    <w:rsid w:val="007769DF"/>
    <w:rsid w:val="00776BC3"/>
    <w:rsid w:val="00776CEF"/>
    <w:rsid w:val="00776D3A"/>
    <w:rsid w:val="00777044"/>
    <w:rsid w:val="00777523"/>
    <w:rsid w:val="00777AA3"/>
    <w:rsid w:val="00777BA2"/>
    <w:rsid w:val="00777EC3"/>
    <w:rsid w:val="0078022E"/>
    <w:rsid w:val="007802E2"/>
    <w:rsid w:val="00780728"/>
    <w:rsid w:val="0078078E"/>
    <w:rsid w:val="00780A49"/>
    <w:rsid w:val="00780D0E"/>
    <w:rsid w:val="00780D19"/>
    <w:rsid w:val="00780E5A"/>
    <w:rsid w:val="00780F7D"/>
    <w:rsid w:val="00780FF0"/>
    <w:rsid w:val="00781202"/>
    <w:rsid w:val="00781A20"/>
    <w:rsid w:val="00781AB5"/>
    <w:rsid w:val="007823B0"/>
    <w:rsid w:val="007827C0"/>
    <w:rsid w:val="0078287A"/>
    <w:rsid w:val="007830DF"/>
    <w:rsid w:val="00783468"/>
    <w:rsid w:val="00783975"/>
    <w:rsid w:val="00783A18"/>
    <w:rsid w:val="00783B08"/>
    <w:rsid w:val="00783C2C"/>
    <w:rsid w:val="00783CFA"/>
    <w:rsid w:val="00783D31"/>
    <w:rsid w:val="00784487"/>
    <w:rsid w:val="0078489C"/>
    <w:rsid w:val="00784A8E"/>
    <w:rsid w:val="00784E56"/>
    <w:rsid w:val="007851CA"/>
    <w:rsid w:val="007854DB"/>
    <w:rsid w:val="0078579D"/>
    <w:rsid w:val="007857DB"/>
    <w:rsid w:val="007859A4"/>
    <w:rsid w:val="007859A8"/>
    <w:rsid w:val="00785A66"/>
    <w:rsid w:val="00785D4E"/>
    <w:rsid w:val="00785E23"/>
    <w:rsid w:val="00786049"/>
    <w:rsid w:val="00786412"/>
    <w:rsid w:val="00786652"/>
    <w:rsid w:val="007868DF"/>
    <w:rsid w:val="00786AB3"/>
    <w:rsid w:val="00786B9C"/>
    <w:rsid w:val="00786CEC"/>
    <w:rsid w:val="00786F58"/>
    <w:rsid w:val="00787079"/>
    <w:rsid w:val="00787250"/>
    <w:rsid w:val="007872A6"/>
    <w:rsid w:val="00787410"/>
    <w:rsid w:val="007875BC"/>
    <w:rsid w:val="007877BC"/>
    <w:rsid w:val="00787F6D"/>
    <w:rsid w:val="00790008"/>
    <w:rsid w:val="00790143"/>
    <w:rsid w:val="007902DB"/>
    <w:rsid w:val="0079032E"/>
    <w:rsid w:val="00790582"/>
    <w:rsid w:val="00790AA4"/>
    <w:rsid w:val="00790B74"/>
    <w:rsid w:val="00790C50"/>
    <w:rsid w:val="00790DAB"/>
    <w:rsid w:val="00790F9F"/>
    <w:rsid w:val="0079114E"/>
    <w:rsid w:val="007912DE"/>
    <w:rsid w:val="0079141A"/>
    <w:rsid w:val="00791472"/>
    <w:rsid w:val="007916E9"/>
    <w:rsid w:val="007917B7"/>
    <w:rsid w:val="00791EAC"/>
    <w:rsid w:val="00791F34"/>
    <w:rsid w:val="00791F8F"/>
    <w:rsid w:val="007925D5"/>
    <w:rsid w:val="007926BD"/>
    <w:rsid w:val="00792B9B"/>
    <w:rsid w:val="00792C7E"/>
    <w:rsid w:val="00792CAA"/>
    <w:rsid w:val="00793393"/>
    <w:rsid w:val="0079339F"/>
    <w:rsid w:val="007933FF"/>
    <w:rsid w:val="00793472"/>
    <w:rsid w:val="0079348A"/>
    <w:rsid w:val="0079348D"/>
    <w:rsid w:val="00793498"/>
    <w:rsid w:val="0079356E"/>
    <w:rsid w:val="007939BF"/>
    <w:rsid w:val="00793A61"/>
    <w:rsid w:val="00793E94"/>
    <w:rsid w:val="00793F01"/>
    <w:rsid w:val="00794212"/>
    <w:rsid w:val="007948E8"/>
    <w:rsid w:val="00794992"/>
    <w:rsid w:val="00794A91"/>
    <w:rsid w:val="00794FEA"/>
    <w:rsid w:val="00795021"/>
    <w:rsid w:val="00795389"/>
    <w:rsid w:val="0079541D"/>
    <w:rsid w:val="0079542C"/>
    <w:rsid w:val="00795592"/>
    <w:rsid w:val="007956B9"/>
    <w:rsid w:val="00795C31"/>
    <w:rsid w:val="00795DEF"/>
    <w:rsid w:val="00796180"/>
    <w:rsid w:val="00796297"/>
    <w:rsid w:val="007963F9"/>
    <w:rsid w:val="007963FC"/>
    <w:rsid w:val="00796504"/>
    <w:rsid w:val="00796566"/>
    <w:rsid w:val="00796BC2"/>
    <w:rsid w:val="00796D01"/>
    <w:rsid w:val="00797139"/>
    <w:rsid w:val="0079717B"/>
    <w:rsid w:val="007974BD"/>
    <w:rsid w:val="007975D1"/>
    <w:rsid w:val="007975D4"/>
    <w:rsid w:val="007978DF"/>
    <w:rsid w:val="00797936"/>
    <w:rsid w:val="00797A26"/>
    <w:rsid w:val="00797E59"/>
    <w:rsid w:val="007A0AFB"/>
    <w:rsid w:val="007A0B6A"/>
    <w:rsid w:val="007A0CBF"/>
    <w:rsid w:val="007A11FE"/>
    <w:rsid w:val="007A1300"/>
    <w:rsid w:val="007A1395"/>
    <w:rsid w:val="007A1B9C"/>
    <w:rsid w:val="007A1CD3"/>
    <w:rsid w:val="007A221E"/>
    <w:rsid w:val="007A22F6"/>
    <w:rsid w:val="007A26CF"/>
    <w:rsid w:val="007A28AB"/>
    <w:rsid w:val="007A2953"/>
    <w:rsid w:val="007A2957"/>
    <w:rsid w:val="007A2A4A"/>
    <w:rsid w:val="007A2B49"/>
    <w:rsid w:val="007A2C35"/>
    <w:rsid w:val="007A3632"/>
    <w:rsid w:val="007A36BD"/>
    <w:rsid w:val="007A3723"/>
    <w:rsid w:val="007A380D"/>
    <w:rsid w:val="007A39D0"/>
    <w:rsid w:val="007A3B25"/>
    <w:rsid w:val="007A3BA6"/>
    <w:rsid w:val="007A3C28"/>
    <w:rsid w:val="007A4016"/>
    <w:rsid w:val="007A43DF"/>
    <w:rsid w:val="007A444E"/>
    <w:rsid w:val="007A449E"/>
    <w:rsid w:val="007A4AB8"/>
    <w:rsid w:val="007A4E85"/>
    <w:rsid w:val="007A5467"/>
    <w:rsid w:val="007A56E2"/>
    <w:rsid w:val="007A58B3"/>
    <w:rsid w:val="007A593B"/>
    <w:rsid w:val="007A5C33"/>
    <w:rsid w:val="007A5C59"/>
    <w:rsid w:val="007A5CF0"/>
    <w:rsid w:val="007A5ED7"/>
    <w:rsid w:val="007A5EFB"/>
    <w:rsid w:val="007A5F30"/>
    <w:rsid w:val="007A5F4C"/>
    <w:rsid w:val="007A60D7"/>
    <w:rsid w:val="007A6130"/>
    <w:rsid w:val="007A6384"/>
    <w:rsid w:val="007A6390"/>
    <w:rsid w:val="007A63F0"/>
    <w:rsid w:val="007A6863"/>
    <w:rsid w:val="007A6A69"/>
    <w:rsid w:val="007A6D04"/>
    <w:rsid w:val="007A722B"/>
    <w:rsid w:val="007A7346"/>
    <w:rsid w:val="007A76AC"/>
    <w:rsid w:val="007A7CC9"/>
    <w:rsid w:val="007A7EEC"/>
    <w:rsid w:val="007A7EF7"/>
    <w:rsid w:val="007B0019"/>
    <w:rsid w:val="007B0119"/>
    <w:rsid w:val="007B0166"/>
    <w:rsid w:val="007B0261"/>
    <w:rsid w:val="007B0556"/>
    <w:rsid w:val="007B0761"/>
    <w:rsid w:val="007B07E5"/>
    <w:rsid w:val="007B08CA"/>
    <w:rsid w:val="007B0D25"/>
    <w:rsid w:val="007B0DA8"/>
    <w:rsid w:val="007B0ECA"/>
    <w:rsid w:val="007B13EA"/>
    <w:rsid w:val="007B1446"/>
    <w:rsid w:val="007B1482"/>
    <w:rsid w:val="007B167F"/>
    <w:rsid w:val="007B1682"/>
    <w:rsid w:val="007B1937"/>
    <w:rsid w:val="007B1DB3"/>
    <w:rsid w:val="007B1F5E"/>
    <w:rsid w:val="007B202E"/>
    <w:rsid w:val="007B21A3"/>
    <w:rsid w:val="007B21F6"/>
    <w:rsid w:val="007B22BA"/>
    <w:rsid w:val="007B2CE1"/>
    <w:rsid w:val="007B302F"/>
    <w:rsid w:val="007B317C"/>
    <w:rsid w:val="007B32B3"/>
    <w:rsid w:val="007B34B1"/>
    <w:rsid w:val="007B37FF"/>
    <w:rsid w:val="007B3AC0"/>
    <w:rsid w:val="007B3C6E"/>
    <w:rsid w:val="007B4468"/>
    <w:rsid w:val="007B4A70"/>
    <w:rsid w:val="007B4D00"/>
    <w:rsid w:val="007B4EF8"/>
    <w:rsid w:val="007B505F"/>
    <w:rsid w:val="007B52BD"/>
    <w:rsid w:val="007B5925"/>
    <w:rsid w:val="007B5A47"/>
    <w:rsid w:val="007B5D49"/>
    <w:rsid w:val="007B5FBA"/>
    <w:rsid w:val="007B6028"/>
    <w:rsid w:val="007B6268"/>
    <w:rsid w:val="007B6271"/>
    <w:rsid w:val="007B6526"/>
    <w:rsid w:val="007B69AB"/>
    <w:rsid w:val="007B6C78"/>
    <w:rsid w:val="007B6E1C"/>
    <w:rsid w:val="007B6FE6"/>
    <w:rsid w:val="007B7349"/>
    <w:rsid w:val="007B7646"/>
    <w:rsid w:val="007B7763"/>
    <w:rsid w:val="007B78E7"/>
    <w:rsid w:val="007B7C06"/>
    <w:rsid w:val="007B7E60"/>
    <w:rsid w:val="007C0060"/>
    <w:rsid w:val="007C0201"/>
    <w:rsid w:val="007C0289"/>
    <w:rsid w:val="007C054E"/>
    <w:rsid w:val="007C0590"/>
    <w:rsid w:val="007C0812"/>
    <w:rsid w:val="007C0918"/>
    <w:rsid w:val="007C0C1D"/>
    <w:rsid w:val="007C1009"/>
    <w:rsid w:val="007C1077"/>
    <w:rsid w:val="007C16C2"/>
    <w:rsid w:val="007C1858"/>
    <w:rsid w:val="007C1F9E"/>
    <w:rsid w:val="007C20F4"/>
    <w:rsid w:val="007C217C"/>
    <w:rsid w:val="007C267F"/>
    <w:rsid w:val="007C27D4"/>
    <w:rsid w:val="007C27F4"/>
    <w:rsid w:val="007C2950"/>
    <w:rsid w:val="007C29E5"/>
    <w:rsid w:val="007C356A"/>
    <w:rsid w:val="007C38F8"/>
    <w:rsid w:val="007C3B39"/>
    <w:rsid w:val="007C3B46"/>
    <w:rsid w:val="007C3BE0"/>
    <w:rsid w:val="007C3D8C"/>
    <w:rsid w:val="007C41C8"/>
    <w:rsid w:val="007C475D"/>
    <w:rsid w:val="007C47EA"/>
    <w:rsid w:val="007C49B9"/>
    <w:rsid w:val="007C4AC1"/>
    <w:rsid w:val="007C4D45"/>
    <w:rsid w:val="007C4D9C"/>
    <w:rsid w:val="007C50E2"/>
    <w:rsid w:val="007C50E6"/>
    <w:rsid w:val="007C520B"/>
    <w:rsid w:val="007C56D5"/>
    <w:rsid w:val="007C5752"/>
    <w:rsid w:val="007C5AA2"/>
    <w:rsid w:val="007C5D1B"/>
    <w:rsid w:val="007C6487"/>
    <w:rsid w:val="007C678D"/>
    <w:rsid w:val="007C683D"/>
    <w:rsid w:val="007C6BF5"/>
    <w:rsid w:val="007C6DE6"/>
    <w:rsid w:val="007C726D"/>
    <w:rsid w:val="007C7305"/>
    <w:rsid w:val="007C7616"/>
    <w:rsid w:val="007C761A"/>
    <w:rsid w:val="007C763B"/>
    <w:rsid w:val="007C786A"/>
    <w:rsid w:val="007C789F"/>
    <w:rsid w:val="007C7A3A"/>
    <w:rsid w:val="007C7C20"/>
    <w:rsid w:val="007C7C98"/>
    <w:rsid w:val="007C7E1E"/>
    <w:rsid w:val="007C7E22"/>
    <w:rsid w:val="007D01D6"/>
    <w:rsid w:val="007D08EA"/>
    <w:rsid w:val="007D0ADA"/>
    <w:rsid w:val="007D131C"/>
    <w:rsid w:val="007D1494"/>
    <w:rsid w:val="007D162E"/>
    <w:rsid w:val="007D183A"/>
    <w:rsid w:val="007D183E"/>
    <w:rsid w:val="007D1D29"/>
    <w:rsid w:val="007D1EBC"/>
    <w:rsid w:val="007D209F"/>
    <w:rsid w:val="007D22D1"/>
    <w:rsid w:val="007D249A"/>
    <w:rsid w:val="007D2626"/>
    <w:rsid w:val="007D2A04"/>
    <w:rsid w:val="007D2D3A"/>
    <w:rsid w:val="007D3034"/>
    <w:rsid w:val="007D32FF"/>
    <w:rsid w:val="007D3562"/>
    <w:rsid w:val="007D35BB"/>
    <w:rsid w:val="007D3642"/>
    <w:rsid w:val="007D3D2F"/>
    <w:rsid w:val="007D3F64"/>
    <w:rsid w:val="007D42A6"/>
    <w:rsid w:val="007D44BC"/>
    <w:rsid w:val="007D4512"/>
    <w:rsid w:val="007D4536"/>
    <w:rsid w:val="007D4A13"/>
    <w:rsid w:val="007D4D96"/>
    <w:rsid w:val="007D5A2B"/>
    <w:rsid w:val="007D5BDB"/>
    <w:rsid w:val="007D5D30"/>
    <w:rsid w:val="007D5D88"/>
    <w:rsid w:val="007D5DF3"/>
    <w:rsid w:val="007D5E10"/>
    <w:rsid w:val="007D5EEC"/>
    <w:rsid w:val="007D606C"/>
    <w:rsid w:val="007D648E"/>
    <w:rsid w:val="007D6837"/>
    <w:rsid w:val="007D685D"/>
    <w:rsid w:val="007D68DB"/>
    <w:rsid w:val="007D6AA0"/>
    <w:rsid w:val="007D6CD8"/>
    <w:rsid w:val="007D707E"/>
    <w:rsid w:val="007D720C"/>
    <w:rsid w:val="007D7278"/>
    <w:rsid w:val="007D7318"/>
    <w:rsid w:val="007D7509"/>
    <w:rsid w:val="007D7A94"/>
    <w:rsid w:val="007D7D2C"/>
    <w:rsid w:val="007E0063"/>
    <w:rsid w:val="007E01ED"/>
    <w:rsid w:val="007E0354"/>
    <w:rsid w:val="007E0420"/>
    <w:rsid w:val="007E0606"/>
    <w:rsid w:val="007E0727"/>
    <w:rsid w:val="007E07E5"/>
    <w:rsid w:val="007E0902"/>
    <w:rsid w:val="007E0B35"/>
    <w:rsid w:val="007E0D71"/>
    <w:rsid w:val="007E0E99"/>
    <w:rsid w:val="007E0F71"/>
    <w:rsid w:val="007E12BA"/>
    <w:rsid w:val="007E14F8"/>
    <w:rsid w:val="007E1641"/>
    <w:rsid w:val="007E16EE"/>
    <w:rsid w:val="007E1B29"/>
    <w:rsid w:val="007E1D7B"/>
    <w:rsid w:val="007E2123"/>
    <w:rsid w:val="007E2454"/>
    <w:rsid w:val="007E27F8"/>
    <w:rsid w:val="007E2ECB"/>
    <w:rsid w:val="007E2F55"/>
    <w:rsid w:val="007E30AF"/>
    <w:rsid w:val="007E33B1"/>
    <w:rsid w:val="007E3519"/>
    <w:rsid w:val="007E3716"/>
    <w:rsid w:val="007E3755"/>
    <w:rsid w:val="007E3898"/>
    <w:rsid w:val="007E3A1F"/>
    <w:rsid w:val="007E3B65"/>
    <w:rsid w:val="007E3B9F"/>
    <w:rsid w:val="007E40FD"/>
    <w:rsid w:val="007E456B"/>
    <w:rsid w:val="007E4CD3"/>
    <w:rsid w:val="007E51D4"/>
    <w:rsid w:val="007E5635"/>
    <w:rsid w:val="007E56D9"/>
    <w:rsid w:val="007E5F31"/>
    <w:rsid w:val="007E6515"/>
    <w:rsid w:val="007E65FE"/>
    <w:rsid w:val="007E6E03"/>
    <w:rsid w:val="007E7056"/>
    <w:rsid w:val="007E72D3"/>
    <w:rsid w:val="007E72F7"/>
    <w:rsid w:val="007E732D"/>
    <w:rsid w:val="007E735F"/>
    <w:rsid w:val="007E737B"/>
    <w:rsid w:val="007E7642"/>
    <w:rsid w:val="007E765F"/>
    <w:rsid w:val="007E7665"/>
    <w:rsid w:val="007E796F"/>
    <w:rsid w:val="007E7CA8"/>
    <w:rsid w:val="007E7EC2"/>
    <w:rsid w:val="007E7FFC"/>
    <w:rsid w:val="007F0117"/>
    <w:rsid w:val="007F036D"/>
    <w:rsid w:val="007F04E5"/>
    <w:rsid w:val="007F055F"/>
    <w:rsid w:val="007F05EE"/>
    <w:rsid w:val="007F0706"/>
    <w:rsid w:val="007F0788"/>
    <w:rsid w:val="007F0800"/>
    <w:rsid w:val="007F08AB"/>
    <w:rsid w:val="007F0A09"/>
    <w:rsid w:val="007F0C2F"/>
    <w:rsid w:val="007F1144"/>
    <w:rsid w:val="007F12D5"/>
    <w:rsid w:val="007F13B2"/>
    <w:rsid w:val="007F16BA"/>
    <w:rsid w:val="007F1B1E"/>
    <w:rsid w:val="007F1DA3"/>
    <w:rsid w:val="007F1FA2"/>
    <w:rsid w:val="007F21B5"/>
    <w:rsid w:val="007F23AC"/>
    <w:rsid w:val="007F23CF"/>
    <w:rsid w:val="007F24BD"/>
    <w:rsid w:val="007F24F2"/>
    <w:rsid w:val="007F27B4"/>
    <w:rsid w:val="007F28DF"/>
    <w:rsid w:val="007F2A10"/>
    <w:rsid w:val="007F2A8D"/>
    <w:rsid w:val="007F2E61"/>
    <w:rsid w:val="007F2EA5"/>
    <w:rsid w:val="007F2F40"/>
    <w:rsid w:val="007F30FC"/>
    <w:rsid w:val="007F3191"/>
    <w:rsid w:val="007F323F"/>
    <w:rsid w:val="007F32B2"/>
    <w:rsid w:val="007F3487"/>
    <w:rsid w:val="007F3668"/>
    <w:rsid w:val="007F375C"/>
    <w:rsid w:val="007F3850"/>
    <w:rsid w:val="007F3900"/>
    <w:rsid w:val="007F395D"/>
    <w:rsid w:val="007F3A0C"/>
    <w:rsid w:val="007F3A5A"/>
    <w:rsid w:val="007F3A95"/>
    <w:rsid w:val="007F3AD2"/>
    <w:rsid w:val="007F3D31"/>
    <w:rsid w:val="007F3FFD"/>
    <w:rsid w:val="007F416D"/>
    <w:rsid w:val="007F43EC"/>
    <w:rsid w:val="007F44A9"/>
    <w:rsid w:val="007F4504"/>
    <w:rsid w:val="007F476E"/>
    <w:rsid w:val="007F4B85"/>
    <w:rsid w:val="007F4D77"/>
    <w:rsid w:val="007F4E38"/>
    <w:rsid w:val="007F52A0"/>
    <w:rsid w:val="007F5678"/>
    <w:rsid w:val="007F5D69"/>
    <w:rsid w:val="007F62F1"/>
    <w:rsid w:val="007F6319"/>
    <w:rsid w:val="007F64D0"/>
    <w:rsid w:val="007F6BBB"/>
    <w:rsid w:val="007F7020"/>
    <w:rsid w:val="007F745E"/>
    <w:rsid w:val="007F7493"/>
    <w:rsid w:val="007F7722"/>
    <w:rsid w:val="007F7971"/>
    <w:rsid w:val="007F799B"/>
    <w:rsid w:val="007F7DD4"/>
    <w:rsid w:val="007F7EB0"/>
    <w:rsid w:val="007F7F2B"/>
    <w:rsid w:val="007F7FCB"/>
    <w:rsid w:val="00800040"/>
    <w:rsid w:val="0080007F"/>
    <w:rsid w:val="00800276"/>
    <w:rsid w:val="008004C3"/>
    <w:rsid w:val="00800889"/>
    <w:rsid w:val="00800B1D"/>
    <w:rsid w:val="00800F9C"/>
    <w:rsid w:val="00801260"/>
    <w:rsid w:val="0080149A"/>
    <w:rsid w:val="00801527"/>
    <w:rsid w:val="00801563"/>
    <w:rsid w:val="008015EC"/>
    <w:rsid w:val="008018CF"/>
    <w:rsid w:val="00801B0C"/>
    <w:rsid w:val="00801D1B"/>
    <w:rsid w:val="0080229E"/>
    <w:rsid w:val="00802470"/>
    <w:rsid w:val="00802677"/>
    <w:rsid w:val="0080292F"/>
    <w:rsid w:val="008029F3"/>
    <w:rsid w:val="00802CB9"/>
    <w:rsid w:val="008031BF"/>
    <w:rsid w:val="00803802"/>
    <w:rsid w:val="00803B32"/>
    <w:rsid w:val="00803B3C"/>
    <w:rsid w:val="00803BC8"/>
    <w:rsid w:val="00803F55"/>
    <w:rsid w:val="00803FE4"/>
    <w:rsid w:val="00804054"/>
    <w:rsid w:val="008040CA"/>
    <w:rsid w:val="00804252"/>
    <w:rsid w:val="008042CD"/>
    <w:rsid w:val="008042F6"/>
    <w:rsid w:val="00804587"/>
    <w:rsid w:val="00804859"/>
    <w:rsid w:val="0080542B"/>
    <w:rsid w:val="00805C3C"/>
    <w:rsid w:val="0080610F"/>
    <w:rsid w:val="008068D4"/>
    <w:rsid w:val="00806F0A"/>
    <w:rsid w:val="0080700F"/>
    <w:rsid w:val="0080744B"/>
    <w:rsid w:val="00807D31"/>
    <w:rsid w:val="00810138"/>
    <w:rsid w:val="008101CF"/>
    <w:rsid w:val="0081054D"/>
    <w:rsid w:val="008107BE"/>
    <w:rsid w:val="008112CE"/>
    <w:rsid w:val="008114DA"/>
    <w:rsid w:val="00811736"/>
    <w:rsid w:val="008117EC"/>
    <w:rsid w:val="008119CF"/>
    <w:rsid w:val="008119E5"/>
    <w:rsid w:val="008119E8"/>
    <w:rsid w:val="00812116"/>
    <w:rsid w:val="008123EE"/>
    <w:rsid w:val="008124C3"/>
    <w:rsid w:val="008126F4"/>
    <w:rsid w:val="00812827"/>
    <w:rsid w:val="00812895"/>
    <w:rsid w:val="00812B24"/>
    <w:rsid w:val="0081322D"/>
    <w:rsid w:val="008132ED"/>
    <w:rsid w:val="0081334E"/>
    <w:rsid w:val="008134D5"/>
    <w:rsid w:val="0081391A"/>
    <w:rsid w:val="00813C05"/>
    <w:rsid w:val="00814035"/>
    <w:rsid w:val="0081424C"/>
    <w:rsid w:val="0081444F"/>
    <w:rsid w:val="0081461C"/>
    <w:rsid w:val="008148FE"/>
    <w:rsid w:val="00814A80"/>
    <w:rsid w:val="00814B6D"/>
    <w:rsid w:val="00814BFC"/>
    <w:rsid w:val="00814C64"/>
    <w:rsid w:val="00814D43"/>
    <w:rsid w:val="00814D4F"/>
    <w:rsid w:val="008150E7"/>
    <w:rsid w:val="00815177"/>
    <w:rsid w:val="00815459"/>
    <w:rsid w:val="008157A9"/>
    <w:rsid w:val="00815996"/>
    <w:rsid w:val="00815BD0"/>
    <w:rsid w:val="00815CD6"/>
    <w:rsid w:val="00815EB6"/>
    <w:rsid w:val="00815FEB"/>
    <w:rsid w:val="00816138"/>
    <w:rsid w:val="0081664B"/>
    <w:rsid w:val="008166A6"/>
    <w:rsid w:val="00816F34"/>
    <w:rsid w:val="00816FB4"/>
    <w:rsid w:val="008173AC"/>
    <w:rsid w:val="008174C1"/>
    <w:rsid w:val="00817650"/>
    <w:rsid w:val="0081782A"/>
    <w:rsid w:val="00817C1E"/>
    <w:rsid w:val="00817C5E"/>
    <w:rsid w:val="00817CBF"/>
    <w:rsid w:val="00817D35"/>
    <w:rsid w:val="00817E2A"/>
    <w:rsid w:val="00820175"/>
    <w:rsid w:val="008204AF"/>
    <w:rsid w:val="008204C3"/>
    <w:rsid w:val="008204E5"/>
    <w:rsid w:val="00820705"/>
    <w:rsid w:val="008209F7"/>
    <w:rsid w:val="00820CA3"/>
    <w:rsid w:val="0082131F"/>
    <w:rsid w:val="008215D3"/>
    <w:rsid w:val="00821A2D"/>
    <w:rsid w:val="00821E46"/>
    <w:rsid w:val="00821E5D"/>
    <w:rsid w:val="00821F2A"/>
    <w:rsid w:val="008220E4"/>
    <w:rsid w:val="0082264A"/>
    <w:rsid w:val="008226CB"/>
    <w:rsid w:val="00822853"/>
    <w:rsid w:val="00822923"/>
    <w:rsid w:val="008229F7"/>
    <w:rsid w:val="00822C7A"/>
    <w:rsid w:val="00822CC6"/>
    <w:rsid w:val="00822D36"/>
    <w:rsid w:val="00823256"/>
    <w:rsid w:val="00823365"/>
    <w:rsid w:val="0082339D"/>
    <w:rsid w:val="008235D4"/>
    <w:rsid w:val="008235E0"/>
    <w:rsid w:val="00823751"/>
    <w:rsid w:val="008238CA"/>
    <w:rsid w:val="008239F9"/>
    <w:rsid w:val="00823A44"/>
    <w:rsid w:val="00823A83"/>
    <w:rsid w:val="00823F07"/>
    <w:rsid w:val="00823FDA"/>
    <w:rsid w:val="00824010"/>
    <w:rsid w:val="0082475B"/>
    <w:rsid w:val="00824A5D"/>
    <w:rsid w:val="00824AA9"/>
    <w:rsid w:val="00824D88"/>
    <w:rsid w:val="00824E48"/>
    <w:rsid w:val="0082518F"/>
    <w:rsid w:val="0082544F"/>
    <w:rsid w:val="00825B4D"/>
    <w:rsid w:val="00825EB9"/>
    <w:rsid w:val="008261F5"/>
    <w:rsid w:val="008267DD"/>
    <w:rsid w:val="00826A32"/>
    <w:rsid w:val="00826B14"/>
    <w:rsid w:val="00826B74"/>
    <w:rsid w:val="00826FE8"/>
    <w:rsid w:val="008270FA"/>
    <w:rsid w:val="0082722E"/>
    <w:rsid w:val="008272C2"/>
    <w:rsid w:val="00827734"/>
    <w:rsid w:val="00827806"/>
    <w:rsid w:val="00827862"/>
    <w:rsid w:val="00827875"/>
    <w:rsid w:val="00827FA1"/>
    <w:rsid w:val="00830887"/>
    <w:rsid w:val="00830899"/>
    <w:rsid w:val="00830C0B"/>
    <w:rsid w:val="00830CDC"/>
    <w:rsid w:val="00830E4A"/>
    <w:rsid w:val="0083111F"/>
    <w:rsid w:val="00831321"/>
    <w:rsid w:val="00831424"/>
    <w:rsid w:val="0083160A"/>
    <w:rsid w:val="008317E8"/>
    <w:rsid w:val="00831821"/>
    <w:rsid w:val="00831CB7"/>
    <w:rsid w:val="00831E75"/>
    <w:rsid w:val="00831EBD"/>
    <w:rsid w:val="00832177"/>
    <w:rsid w:val="008321F3"/>
    <w:rsid w:val="00832549"/>
    <w:rsid w:val="0083254E"/>
    <w:rsid w:val="008327AA"/>
    <w:rsid w:val="00832867"/>
    <w:rsid w:val="00832A2F"/>
    <w:rsid w:val="00832BA3"/>
    <w:rsid w:val="00832E9C"/>
    <w:rsid w:val="008332DA"/>
    <w:rsid w:val="008333F5"/>
    <w:rsid w:val="0083363A"/>
    <w:rsid w:val="008336C9"/>
    <w:rsid w:val="008337FB"/>
    <w:rsid w:val="008339E4"/>
    <w:rsid w:val="00833A98"/>
    <w:rsid w:val="00833C67"/>
    <w:rsid w:val="00833D83"/>
    <w:rsid w:val="00833DCF"/>
    <w:rsid w:val="00833DED"/>
    <w:rsid w:val="00833F06"/>
    <w:rsid w:val="0083414D"/>
    <w:rsid w:val="00834425"/>
    <w:rsid w:val="0083443F"/>
    <w:rsid w:val="0083491C"/>
    <w:rsid w:val="00834925"/>
    <w:rsid w:val="00834DBD"/>
    <w:rsid w:val="008352D6"/>
    <w:rsid w:val="008353D7"/>
    <w:rsid w:val="00835A64"/>
    <w:rsid w:val="00835BCB"/>
    <w:rsid w:val="00836060"/>
    <w:rsid w:val="0083606B"/>
    <w:rsid w:val="0083616F"/>
    <w:rsid w:val="008361DD"/>
    <w:rsid w:val="00836A82"/>
    <w:rsid w:val="00836AD9"/>
    <w:rsid w:val="00836B19"/>
    <w:rsid w:val="00836DA7"/>
    <w:rsid w:val="00836F02"/>
    <w:rsid w:val="00837144"/>
    <w:rsid w:val="0083769C"/>
    <w:rsid w:val="00837A03"/>
    <w:rsid w:val="00840499"/>
    <w:rsid w:val="00840A9A"/>
    <w:rsid w:val="00840B94"/>
    <w:rsid w:val="00840C40"/>
    <w:rsid w:val="00840C77"/>
    <w:rsid w:val="00840CA5"/>
    <w:rsid w:val="00840D30"/>
    <w:rsid w:val="008410F3"/>
    <w:rsid w:val="00841675"/>
    <w:rsid w:val="00841929"/>
    <w:rsid w:val="0084196A"/>
    <w:rsid w:val="00841B6E"/>
    <w:rsid w:val="00841E4A"/>
    <w:rsid w:val="00842063"/>
    <w:rsid w:val="008424B6"/>
    <w:rsid w:val="008425EE"/>
    <w:rsid w:val="00842680"/>
    <w:rsid w:val="0084268C"/>
    <w:rsid w:val="00842742"/>
    <w:rsid w:val="0084288F"/>
    <w:rsid w:val="008429C7"/>
    <w:rsid w:val="00842B2C"/>
    <w:rsid w:val="008434C2"/>
    <w:rsid w:val="00843CBD"/>
    <w:rsid w:val="008446DE"/>
    <w:rsid w:val="008447E8"/>
    <w:rsid w:val="008447ED"/>
    <w:rsid w:val="0084486E"/>
    <w:rsid w:val="00844937"/>
    <w:rsid w:val="00844A09"/>
    <w:rsid w:val="00844C43"/>
    <w:rsid w:val="00844D36"/>
    <w:rsid w:val="00844DB2"/>
    <w:rsid w:val="00844E99"/>
    <w:rsid w:val="00844F2A"/>
    <w:rsid w:val="0084515A"/>
    <w:rsid w:val="008456B4"/>
    <w:rsid w:val="00845BB5"/>
    <w:rsid w:val="00845C1D"/>
    <w:rsid w:val="00845CE7"/>
    <w:rsid w:val="00845FB6"/>
    <w:rsid w:val="0084619B"/>
    <w:rsid w:val="00846945"/>
    <w:rsid w:val="00846EC7"/>
    <w:rsid w:val="00846FC6"/>
    <w:rsid w:val="00846FD5"/>
    <w:rsid w:val="008470D3"/>
    <w:rsid w:val="00847224"/>
    <w:rsid w:val="008475DC"/>
    <w:rsid w:val="00847686"/>
    <w:rsid w:val="00847D1E"/>
    <w:rsid w:val="00847E23"/>
    <w:rsid w:val="00850067"/>
    <w:rsid w:val="00850141"/>
    <w:rsid w:val="00850294"/>
    <w:rsid w:val="008502CF"/>
    <w:rsid w:val="008505BD"/>
    <w:rsid w:val="00850782"/>
    <w:rsid w:val="00850813"/>
    <w:rsid w:val="008508EA"/>
    <w:rsid w:val="0085090D"/>
    <w:rsid w:val="00850FD3"/>
    <w:rsid w:val="008514D0"/>
    <w:rsid w:val="0085176A"/>
    <w:rsid w:val="00851B90"/>
    <w:rsid w:val="00851FDA"/>
    <w:rsid w:val="0085214C"/>
    <w:rsid w:val="0085256F"/>
    <w:rsid w:val="00852665"/>
    <w:rsid w:val="00852737"/>
    <w:rsid w:val="008528D5"/>
    <w:rsid w:val="00852A57"/>
    <w:rsid w:val="00852B1B"/>
    <w:rsid w:val="00852C1B"/>
    <w:rsid w:val="00852CB5"/>
    <w:rsid w:val="00852DC6"/>
    <w:rsid w:val="00852E06"/>
    <w:rsid w:val="00852F3C"/>
    <w:rsid w:val="0085334D"/>
    <w:rsid w:val="008533E8"/>
    <w:rsid w:val="008535B4"/>
    <w:rsid w:val="008536E9"/>
    <w:rsid w:val="0085376A"/>
    <w:rsid w:val="00853A0F"/>
    <w:rsid w:val="00853ABF"/>
    <w:rsid w:val="00853D5A"/>
    <w:rsid w:val="00853EC3"/>
    <w:rsid w:val="00854144"/>
    <w:rsid w:val="008546C7"/>
    <w:rsid w:val="00854794"/>
    <w:rsid w:val="00854DBF"/>
    <w:rsid w:val="008550CA"/>
    <w:rsid w:val="008558C9"/>
    <w:rsid w:val="00855933"/>
    <w:rsid w:val="00855951"/>
    <w:rsid w:val="00855CCC"/>
    <w:rsid w:val="00855D03"/>
    <w:rsid w:val="00855D38"/>
    <w:rsid w:val="00855E07"/>
    <w:rsid w:val="00855E8E"/>
    <w:rsid w:val="00856040"/>
    <w:rsid w:val="008560AC"/>
    <w:rsid w:val="008561B8"/>
    <w:rsid w:val="0085627D"/>
    <w:rsid w:val="00856341"/>
    <w:rsid w:val="008563B6"/>
    <w:rsid w:val="008563C1"/>
    <w:rsid w:val="008565A5"/>
    <w:rsid w:val="0085664F"/>
    <w:rsid w:val="00856713"/>
    <w:rsid w:val="00856749"/>
    <w:rsid w:val="00856835"/>
    <w:rsid w:val="008568C0"/>
    <w:rsid w:val="00856AE1"/>
    <w:rsid w:val="00856AF3"/>
    <w:rsid w:val="00856E2D"/>
    <w:rsid w:val="0085739A"/>
    <w:rsid w:val="008574C6"/>
    <w:rsid w:val="00857591"/>
    <w:rsid w:val="008579BD"/>
    <w:rsid w:val="00857E18"/>
    <w:rsid w:val="00860528"/>
    <w:rsid w:val="00860610"/>
    <w:rsid w:val="0086066C"/>
    <w:rsid w:val="008606A5"/>
    <w:rsid w:val="00860B7B"/>
    <w:rsid w:val="00860FD4"/>
    <w:rsid w:val="008610B9"/>
    <w:rsid w:val="008611D7"/>
    <w:rsid w:val="00861498"/>
    <w:rsid w:val="00861926"/>
    <w:rsid w:val="00861C0F"/>
    <w:rsid w:val="00861D7F"/>
    <w:rsid w:val="00861FCF"/>
    <w:rsid w:val="00862379"/>
    <w:rsid w:val="00862385"/>
    <w:rsid w:val="00862656"/>
    <w:rsid w:val="008626D7"/>
    <w:rsid w:val="00862962"/>
    <w:rsid w:val="00862991"/>
    <w:rsid w:val="00862B1E"/>
    <w:rsid w:val="0086320B"/>
    <w:rsid w:val="00863254"/>
    <w:rsid w:val="008632CC"/>
    <w:rsid w:val="008642FF"/>
    <w:rsid w:val="0086441A"/>
    <w:rsid w:val="008644F1"/>
    <w:rsid w:val="008645CA"/>
    <w:rsid w:val="008645FF"/>
    <w:rsid w:val="00864603"/>
    <w:rsid w:val="008646E6"/>
    <w:rsid w:val="00864780"/>
    <w:rsid w:val="008651D8"/>
    <w:rsid w:val="00865641"/>
    <w:rsid w:val="00865822"/>
    <w:rsid w:val="00865AA6"/>
    <w:rsid w:val="00865B29"/>
    <w:rsid w:val="00865DED"/>
    <w:rsid w:val="00865F55"/>
    <w:rsid w:val="008663C7"/>
    <w:rsid w:val="0086649F"/>
    <w:rsid w:val="00866731"/>
    <w:rsid w:val="008669BD"/>
    <w:rsid w:val="00866B95"/>
    <w:rsid w:val="00866D81"/>
    <w:rsid w:val="008675CA"/>
    <w:rsid w:val="0086772F"/>
    <w:rsid w:val="00867972"/>
    <w:rsid w:val="0086797B"/>
    <w:rsid w:val="00867A7A"/>
    <w:rsid w:val="00867FB3"/>
    <w:rsid w:val="00870098"/>
    <w:rsid w:val="0087045C"/>
    <w:rsid w:val="00870988"/>
    <w:rsid w:val="00870B09"/>
    <w:rsid w:val="00871104"/>
    <w:rsid w:val="008712D9"/>
    <w:rsid w:val="00871569"/>
    <w:rsid w:val="00871819"/>
    <w:rsid w:val="00871F51"/>
    <w:rsid w:val="00871FD1"/>
    <w:rsid w:val="00872200"/>
    <w:rsid w:val="00872232"/>
    <w:rsid w:val="00872325"/>
    <w:rsid w:val="008724CE"/>
    <w:rsid w:val="008724F2"/>
    <w:rsid w:val="008726D9"/>
    <w:rsid w:val="00872945"/>
    <w:rsid w:val="008739E0"/>
    <w:rsid w:val="00873C26"/>
    <w:rsid w:val="00873CDE"/>
    <w:rsid w:val="00873E0C"/>
    <w:rsid w:val="00873F1C"/>
    <w:rsid w:val="00874066"/>
    <w:rsid w:val="008740C1"/>
    <w:rsid w:val="0087420B"/>
    <w:rsid w:val="0087434B"/>
    <w:rsid w:val="00874420"/>
    <w:rsid w:val="008744CE"/>
    <w:rsid w:val="008746C0"/>
    <w:rsid w:val="008747F2"/>
    <w:rsid w:val="00874A3F"/>
    <w:rsid w:val="00874A7C"/>
    <w:rsid w:val="00874D1C"/>
    <w:rsid w:val="00874F48"/>
    <w:rsid w:val="008750C8"/>
    <w:rsid w:val="0087529F"/>
    <w:rsid w:val="00875301"/>
    <w:rsid w:val="008753A9"/>
    <w:rsid w:val="008753FF"/>
    <w:rsid w:val="008758B2"/>
    <w:rsid w:val="00875A8C"/>
    <w:rsid w:val="00875F01"/>
    <w:rsid w:val="008761E0"/>
    <w:rsid w:val="008762F8"/>
    <w:rsid w:val="00876713"/>
    <w:rsid w:val="00876EA4"/>
    <w:rsid w:val="00876EB1"/>
    <w:rsid w:val="00877128"/>
    <w:rsid w:val="00877ED1"/>
    <w:rsid w:val="008802C9"/>
    <w:rsid w:val="00880416"/>
    <w:rsid w:val="008804C2"/>
    <w:rsid w:val="00880536"/>
    <w:rsid w:val="00880631"/>
    <w:rsid w:val="00880C19"/>
    <w:rsid w:val="00880F79"/>
    <w:rsid w:val="00880FBB"/>
    <w:rsid w:val="00880FC0"/>
    <w:rsid w:val="00881285"/>
    <w:rsid w:val="0088148A"/>
    <w:rsid w:val="008818C7"/>
    <w:rsid w:val="00881912"/>
    <w:rsid w:val="0088191F"/>
    <w:rsid w:val="00881C12"/>
    <w:rsid w:val="00881FCF"/>
    <w:rsid w:val="008820F4"/>
    <w:rsid w:val="0088215A"/>
    <w:rsid w:val="00882224"/>
    <w:rsid w:val="0088249B"/>
    <w:rsid w:val="0088283B"/>
    <w:rsid w:val="00882DB1"/>
    <w:rsid w:val="00883081"/>
    <w:rsid w:val="008832D1"/>
    <w:rsid w:val="008833AD"/>
    <w:rsid w:val="008834F1"/>
    <w:rsid w:val="008835C9"/>
    <w:rsid w:val="008837FD"/>
    <w:rsid w:val="008838ED"/>
    <w:rsid w:val="00883DB8"/>
    <w:rsid w:val="00883DEE"/>
    <w:rsid w:val="00883E1E"/>
    <w:rsid w:val="00883E6F"/>
    <w:rsid w:val="00883FB8"/>
    <w:rsid w:val="00884004"/>
    <w:rsid w:val="0088403A"/>
    <w:rsid w:val="0088412F"/>
    <w:rsid w:val="008841E7"/>
    <w:rsid w:val="008843DB"/>
    <w:rsid w:val="008845AD"/>
    <w:rsid w:val="008848B8"/>
    <w:rsid w:val="008848C9"/>
    <w:rsid w:val="00884DFA"/>
    <w:rsid w:val="0088504A"/>
    <w:rsid w:val="00885087"/>
    <w:rsid w:val="00885236"/>
    <w:rsid w:val="008853A7"/>
    <w:rsid w:val="00885556"/>
    <w:rsid w:val="00885B5E"/>
    <w:rsid w:val="00885B65"/>
    <w:rsid w:val="00885C6C"/>
    <w:rsid w:val="00886054"/>
    <w:rsid w:val="0088617A"/>
    <w:rsid w:val="008861C9"/>
    <w:rsid w:val="008863D9"/>
    <w:rsid w:val="0088658D"/>
    <w:rsid w:val="0088669E"/>
    <w:rsid w:val="008866CC"/>
    <w:rsid w:val="008867D2"/>
    <w:rsid w:val="00886931"/>
    <w:rsid w:val="008869DE"/>
    <w:rsid w:val="00886B1F"/>
    <w:rsid w:val="008870EB"/>
    <w:rsid w:val="0088712F"/>
    <w:rsid w:val="008873CC"/>
    <w:rsid w:val="0088768F"/>
    <w:rsid w:val="00887874"/>
    <w:rsid w:val="00887AF6"/>
    <w:rsid w:val="00887B19"/>
    <w:rsid w:val="0089007E"/>
    <w:rsid w:val="00890154"/>
    <w:rsid w:val="008904CF"/>
    <w:rsid w:val="008905AA"/>
    <w:rsid w:val="00890B69"/>
    <w:rsid w:val="00890C7B"/>
    <w:rsid w:val="00891164"/>
    <w:rsid w:val="008912F7"/>
    <w:rsid w:val="0089133A"/>
    <w:rsid w:val="00891592"/>
    <w:rsid w:val="008919AC"/>
    <w:rsid w:val="00891B8B"/>
    <w:rsid w:val="00891C1D"/>
    <w:rsid w:val="00891D2C"/>
    <w:rsid w:val="00892049"/>
    <w:rsid w:val="00892137"/>
    <w:rsid w:val="0089280B"/>
    <w:rsid w:val="00892B6F"/>
    <w:rsid w:val="00892CB9"/>
    <w:rsid w:val="00892DAC"/>
    <w:rsid w:val="0089308A"/>
    <w:rsid w:val="0089376B"/>
    <w:rsid w:val="00893917"/>
    <w:rsid w:val="00893BFE"/>
    <w:rsid w:val="00893C93"/>
    <w:rsid w:val="00893D84"/>
    <w:rsid w:val="00893DF3"/>
    <w:rsid w:val="008941C7"/>
    <w:rsid w:val="00894598"/>
    <w:rsid w:val="008945FB"/>
    <w:rsid w:val="008948DD"/>
    <w:rsid w:val="008949C8"/>
    <w:rsid w:val="00894FBB"/>
    <w:rsid w:val="00894FD2"/>
    <w:rsid w:val="00894FDD"/>
    <w:rsid w:val="008951CE"/>
    <w:rsid w:val="0089533C"/>
    <w:rsid w:val="008954EA"/>
    <w:rsid w:val="00895632"/>
    <w:rsid w:val="008957EF"/>
    <w:rsid w:val="00895BA4"/>
    <w:rsid w:val="00895C09"/>
    <w:rsid w:val="00895EAA"/>
    <w:rsid w:val="0089628A"/>
    <w:rsid w:val="008964B3"/>
    <w:rsid w:val="00896636"/>
    <w:rsid w:val="008966C5"/>
    <w:rsid w:val="00896884"/>
    <w:rsid w:val="00896DF6"/>
    <w:rsid w:val="0089768F"/>
    <w:rsid w:val="00897C54"/>
    <w:rsid w:val="008A02B9"/>
    <w:rsid w:val="008A06E1"/>
    <w:rsid w:val="008A0D12"/>
    <w:rsid w:val="008A0DC4"/>
    <w:rsid w:val="008A10BA"/>
    <w:rsid w:val="008A15D8"/>
    <w:rsid w:val="008A1695"/>
    <w:rsid w:val="008A1E6E"/>
    <w:rsid w:val="008A1EC2"/>
    <w:rsid w:val="008A214A"/>
    <w:rsid w:val="008A2561"/>
    <w:rsid w:val="008A26A6"/>
    <w:rsid w:val="008A26A9"/>
    <w:rsid w:val="008A26B8"/>
    <w:rsid w:val="008A26D2"/>
    <w:rsid w:val="008A271D"/>
    <w:rsid w:val="008A2C24"/>
    <w:rsid w:val="008A2E96"/>
    <w:rsid w:val="008A320C"/>
    <w:rsid w:val="008A33C0"/>
    <w:rsid w:val="008A3665"/>
    <w:rsid w:val="008A3752"/>
    <w:rsid w:val="008A3A4D"/>
    <w:rsid w:val="008A3DD7"/>
    <w:rsid w:val="008A425E"/>
    <w:rsid w:val="008A44E2"/>
    <w:rsid w:val="008A451F"/>
    <w:rsid w:val="008A4652"/>
    <w:rsid w:val="008A4B14"/>
    <w:rsid w:val="008A4E45"/>
    <w:rsid w:val="008A4F2A"/>
    <w:rsid w:val="008A4F34"/>
    <w:rsid w:val="008A5211"/>
    <w:rsid w:val="008A52F2"/>
    <w:rsid w:val="008A54FF"/>
    <w:rsid w:val="008A550A"/>
    <w:rsid w:val="008A5593"/>
    <w:rsid w:val="008A58E4"/>
    <w:rsid w:val="008A5C1E"/>
    <w:rsid w:val="008A5E6E"/>
    <w:rsid w:val="008A608D"/>
    <w:rsid w:val="008A62AC"/>
    <w:rsid w:val="008A63AF"/>
    <w:rsid w:val="008A6975"/>
    <w:rsid w:val="008A719B"/>
    <w:rsid w:val="008A7352"/>
    <w:rsid w:val="008A7881"/>
    <w:rsid w:val="008B063F"/>
    <w:rsid w:val="008B07F6"/>
    <w:rsid w:val="008B08D9"/>
    <w:rsid w:val="008B1065"/>
    <w:rsid w:val="008B1155"/>
    <w:rsid w:val="008B12BF"/>
    <w:rsid w:val="008B12C9"/>
    <w:rsid w:val="008B16B2"/>
    <w:rsid w:val="008B1A65"/>
    <w:rsid w:val="008B1CDE"/>
    <w:rsid w:val="008B2054"/>
    <w:rsid w:val="008B22E4"/>
    <w:rsid w:val="008B251D"/>
    <w:rsid w:val="008B2586"/>
    <w:rsid w:val="008B25A8"/>
    <w:rsid w:val="008B2614"/>
    <w:rsid w:val="008B2A6B"/>
    <w:rsid w:val="008B2AB9"/>
    <w:rsid w:val="008B2C12"/>
    <w:rsid w:val="008B3035"/>
    <w:rsid w:val="008B322A"/>
    <w:rsid w:val="008B3375"/>
    <w:rsid w:val="008B340E"/>
    <w:rsid w:val="008B39A1"/>
    <w:rsid w:val="008B39DF"/>
    <w:rsid w:val="008B3AA6"/>
    <w:rsid w:val="008B3AFB"/>
    <w:rsid w:val="008B3EF9"/>
    <w:rsid w:val="008B48CB"/>
    <w:rsid w:val="008B4902"/>
    <w:rsid w:val="008B4A0E"/>
    <w:rsid w:val="008B4B6E"/>
    <w:rsid w:val="008B4BF2"/>
    <w:rsid w:val="008B4DCE"/>
    <w:rsid w:val="008B4F36"/>
    <w:rsid w:val="008B539F"/>
    <w:rsid w:val="008B55A8"/>
    <w:rsid w:val="008B57A9"/>
    <w:rsid w:val="008B57D2"/>
    <w:rsid w:val="008B5F13"/>
    <w:rsid w:val="008B5F24"/>
    <w:rsid w:val="008B604F"/>
    <w:rsid w:val="008B6468"/>
    <w:rsid w:val="008B6772"/>
    <w:rsid w:val="008B682F"/>
    <w:rsid w:val="008B6936"/>
    <w:rsid w:val="008B6CF9"/>
    <w:rsid w:val="008B7173"/>
    <w:rsid w:val="008B75BA"/>
    <w:rsid w:val="008B761C"/>
    <w:rsid w:val="008B7BA0"/>
    <w:rsid w:val="008B7CC2"/>
    <w:rsid w:val="008B7D20"/>
    <w:rsid w:val="008B7F5B"/>
    <w:rsid w:val="008C00A8"/>
    <w:rsid w:val="008C0609"/>
    <w:rsid w:val="008C099F"/>
    <w:rsid w:val="008C0E61"/>
    <w:rsid w:val="008C121F"/>
    <w:rsid w:val="008C12CE"/>
    <w:rsid w:val="008C198B"/>
    <w:rsid w:val="008C202B"/>
    <w:rsid w:val="008C2425"/>
    <w:rsid w:val="008C2D25"/>
    <w:rsid w:val="008C2D4C"/>
    <w:rsid w:val="008C2E8E"/>
    <w:rsid w:val="008C2F66"/>
    <w:rsid w:val="008C2FD9"/>
    <w:rsid w:val="008C34DF"/>
    <w:rsid w:val="008C366C"/>
    <w:rsid w:val="008C3778"/>
    <w:rsid w:val="008C3953"/>
    <w:rsid w:val="008C3B78"/>
    <w:rsid w:val="008C3B8F"/>
    <w:rsid w:val="008C3C33"/>
    <w:rsid w:val="008C3E57"/>
    <w:rsid w:val="008C3EE4"/>
    <w:rsid w:val="008C4021"/>
    <w:rsid w:val="008C4464"/>
    <w:rsid w:val="008C448D"/>
    <w:rsid w:val="008C487E"/>
    <w:rsid w:val="008C4A39"/>
    <w:rsid w:val="008C4B15"/>
    <w:rsid w:val="008C4CAD"/>
    <w:rsid w:val="008C4D01"/>
    <w:rsid w:val="008C5638"/>
    <w:rsid w:val="008C59AE"/>
    <w:rsid w:val="008C59B6"/>
    <w:rsid w:val="008C5E25"/>
    <w:rsid w:val="008C5E72"/>
    <w:rsid w:val="008C5F75"/>
    <w:rsid w:val="008C612D"/>
    <w:rsid w:val="008C6A20"/>
    <w:rsid w:val="008C6BB8"/>
    <w:rsid w:val="008C6BC6"/>
    <w:rsid w:val="008C71B2"/>
    <w:rsid w:val="008C7298"/>
    <w:rsid w:val="008C742D"/>
    <w:rsid w:val="008C7A5C"/>
    <w:rsid w:val="008C7AED"/>
    <w:rsid w:val="008C7E03"/>
    <w:rsid w:val="008C7F09"/>
    <w:rsid w:val="008C7FD7"/>
    <w:rsid w:val="008D01F1"/>
    <w:rsid w:val="008D069A"/>
    <w:rsid w:val="008D0768"/>
    <w:rsid w:val="008D0B52"/>
    <w:rsid w:val="008D0B60"/>
    <w:rsid w:val="008D0BE3"/>
    <w:rsid w:val="008D10BB"/>
    <w:rsid w:val="008D14A5"/>
    <w:rsid w:val="008D14CD"/>
    <w:rsid w:val="008D15C2"/>
    <w:rsid w:val="008D181E"/>
    <w:rsid w:val="008D19E1"/>
    <w:rsid w:val="008D1D52"/>
    <w:rsid w:val="008D1F9B"/>
    <w:rsid w:val="008D237D"/>
    <w:rsid w:val="008D2933"/>
    <w:rsid w:val="008D2998"/>
    <w:rsid w:val="008D2D3F"/>
    <w:rsid w:val="008D315F"/>
    <w:rsid w:val="008D34E6"/>
    <w:rsid w:val="008D3560"/>
    <w:rsid w:val="008D35C2"/>
    <w:rsid w:val="008D36A5"/>
    <w:rsid w:val="008D3A3C"/>
    <w:rsid w:val="008D3B35"/>
    <w:rsid w:val="008D3ECF"/>
    <w:rsid w:val="008D3F73"/>
    <w:rsid w:val="008D3F8E"/>
    <w:rsid w:val="008D4073"/>
    <w:rsid w:val="008D40A9"/>
    <w:rsid w:val="008D43F0"/>
    <w:rsid w:val="008D4526"/>
    <w:rsid w:val="008D46A5"/>
    <w:rsid w:val="008D471F"/>
    <w:rsid w:val="008D47B1"/>
    <w:rsid w:val="008D4950"/>
    <w:rsid w:val="008D49F9"/>
    <w:rsid w:val="008D4E42"/>
    <w:rsid w:val="008D5037"/>
    <w:rsid w:val="008D5134"/>
    <w:rsid w:val="008D565F"/>
    <w:rsid w:val="008D589C"/>
    <w:rsid w:val="008D5A80"/>
    <w:rsid w:val="008D5CD5"/>
    <w:rsid w:val="008D6002"/>
    <w:rsid w:val="008D61FC"/>
    <w:rsid w:val="008D6407"/>
    <w:rsid w:val="008D673D"/>
    <w:rsid w:val="008D70D9"/>
    <w:rsid w:val="008D73EC"/>
    <w:rsid w:val="008D74C0"/>
    <w:rsid w:val="008D76DD"/>
    <w:rsid w:val="008D77C6"/>
    <w:rsid w:val="008D785F"/>
    <w:rsid w:val="008D7C77"/>
    <w:rsid w:val="008E0047"/>
    <w:rsid w:val="008E037E"/>
    <w:rsid w:val="008E055F"/>
    <w:rsid w:val="008E0570"/>
    <w:rsid w:val="008E06C3"/>
    <w:rsid w:val="008E0B9E"/>
    <w:rsid w:val="008E1138"/>
    <w:rsid w:val="008E11E4"/>
    <w:rsid w:val="008E12D7"/>
    <w:rsid w:val="008E1424"/>
    <w:rsid w:val="008E15E0"/>
    <w:rsid w:val="008E1678"/>
    <w:rsid w:val="008E1F3C"/>
    <w:rsid w:val="008E206D"/>
    <w:rsid w:val="008E242C"/>
    <w:rsid w:val="008E2682"/>
    <w:rsid w:val="008E2848"/>
    <w:rsid w:val="008E290A"/>
    <w:rsid w:val="008E2BF1"/>
    <w:rsid w:val="008E2CCC"/>
    <w:rsid w:val="008E2E84"/>
    <w:rsid w:val="008E2F93"/>
    <w:rsid w:val="008E3024"/>
    <w:rsid w:val="008E3BFB"/>
    <w:rsid w:val="008E3E4D"/>
    <w:rsid w:val="008E3FE4"/>
    <w:rsid w:val="008E407D"/>
    <w:rsid w:val="008E41A2"/>
    <w:rsid w:val="008E4BDB"/>
    <w:rsid w:val="008E4C01"/>
    <w:rsid w:val="008E4C4C"/>
    <w:rsid w:val="008E4E09"/>
    <w:rsid w:val="008E4E47"/>
    <w:rsid w:val="008E501E"/>
    <w:rsid w:val="008E57F9"/>
    <w:rsid w:val="008E5860"/>
    <w:rsid w:val="008E5D6C"/>
    <w:rsid w:val="008E5E8C"/>
    <w:rsid w:val="008E60A9"/>
    <w:rsid w:val="008E6142"/>
    <w:rsid w:val="008E6299"/>
    <w:rsid w:val="008E651B"/>
    <w:rsid w:val="008E682B"/>
    <w:rsid w:val="008E6893"/>
    <w:rsid w:val="008E6944"/>
    <w:rsid w:val="008E6A38"/>
    <w:rsid w:val="008E6A56"/>
    <w:rsid w:val="008E6BBB"/>
    <w:rsid w:val="008E7197"/>
    <w:rsid w:val="008E7327"/>
    <w:rsid w:val="008E79A3"/>
    <w:rsid w:val="008E7C4B"/>
    <w:rsid w:val="008E7F62"/>
    <w:rsid w:val="008F015B"/>
    <w:rsid w:val="008F0386"/>
    <w:rsid w:val="008F04D6"/>
    <w:rsid w:val="008F0609"/>
    <w:rsid w:val="008F0AEA"/>
    <w:rsid w:val="008F0AF5"/>
    <w:rsid w:val="008F0CCB"/>
    <w:rsid w:val="008F0ED1"/>
    <w:rsid w:val="008F0F38"/>
    <w:rsid w:val="008F16F2"/>
    <w:rsid w:val="008F18D2"/>
    <w:rsid w:val="008F1B6F"/>
    <w:rsid w:val="008F2A5E"/>
    <w:rsid w:val="008F2A92"/>
    <w:rsid w:val="008F2D4C"/>
    <w:rsid w:val="008F2F63"/>
    <w:rsid w:val="008F326A"/>
    <w:rsid w:val="008F3426"/>
    <w:rsid w:val="008F358A"/>
    <w:rsid w:val="008F3692"/>
    <w:rsid w:val="008F39E9"/>
    <w:rsid w:val="008F3F0A"/>
    <w:rsid w:val="008F3FEB"/>
    <w:rsid w:val="008F407D"/>
    <w:rsid w:val="008F40D2"/>
    <w:rsid w:val="008F4338"/>
    <w:rsid w:val="008F45F3"/>
    <w:rsid w:val="008F4776"/>
    <w:rsid w:val="008F488B"/>
    <w:rsid w:val="008F493C"/>
    <w:rsid w:val="008F49D5"/>
    <w:rsid w:val="008F4D42"/>
    <w:rsid w:val="008F4FA8"/>
    <w:rsid w:val="008F4FBB"/>
    <w:rsid w:val="008F53F5"/>
    <w:rsid w:val="008F56C0"/>
    <w:rsid w:val="008F5B16"/>
    <w:rsid w:val="008F5CE8"/>
    <w:rsid w:val="008F5EB5"/>
    <w:rsid w:val="008F61B4"/>
    <w:rsid w:val="008F6B38"/>
    <w:rsid w:val="008F6BDC"/>
    <w:rsid w:val="008F6BFE"/>
    <w:rsid w:val="008F6D16"/>
    <w:rsid w:val="008F6DD4"/>
    <w:rsid w:val="008F7448"/>
    <w:rsid w:val="008F74C4"/>
    <w:rsid w:val="008F7527"/>
    <w:rsid w:val="008F76AE"/>
    <w:rsid w:val="008F77AD"/>
    <w:rsid w:val="008F77D5"/>
    <w:rsid w:val="008F7A65"/>
    <w:rsid w:val="008F7BE7"/>
    <w:rsid w:val="008F7E7B"/>
    <w:rsid w:val="008F7F75"/>
    <w:rsid w:val="009000BB"/>
    <w:rsid w:val="00900151"/>
    <w:rsid w:val="009004EA"/>
    <w:rsid w:val="009005F1"/>
    <w:rsid w:val="009007DC"/>
    <w:rsid w:val="00900939"/>
    <w:rsid w:val="00900CE7"/>
    <w:rsid w:val="00900EDF"/>
    <w:rsid w:val="00900FC0"/>
    <w:rsid w:val="009023EE"/>
    <w:rsid w:val="009024A7"/>
    <w:rsid w:val="00902600"/>
    <w:rsid w:val="00902980"/>
    <w:rsid w:val="009029E9"/>
    <w:rsid w:val="00902B28"/>
    <w:rsid w:val="00902B3F"/>
    <w:rsid w:val="00903D2E"/>
    <w:rsid w:val="00903DA4"/>
    <w:rsid w:val="00904021"/>
    <w:rsid w:val="0090415B"/>
    <w:rsid w:val="009041B7"/>
    <w:rsid w:val="009046F9"/>
    <w:rsid w:val="00904CC1"/>
    <w:rsid w:val="00905877"/>
    <w:rsid w:val="00905A59"/>
    <w:rsid w:val="00905DDB"/>
    <w:rsid w:val="00905F21"/>
    <w:rsid w:val="0090628A"/>
    <w:rsid w:val="00906321"/>
    <w:rsid w:val="009067C6"/>
    <w:rsid w:val="009069BC"/>
    <w:rsid w:val="00906C39"/>
    <w:rsid w:val="00906CA7"/>
    <w:rsid w:val="00906D32"/>
    <w:rsid w:val="00906D38"/>
    <w:rsid w:val="00906ED2"/>
    <w:rsid w:val="009073AF"/>
    <w:rsid w:val="0090791C"/>
    <w:rsid w:val="00907B69"/>
    <w:rsid w:val="00907CB2"/>
    <w:rsid w:val="00907E7D"/>
    <w:rsid w:val="0091021D"/>
    <w:rsid w:val="00910356"/>
    <w:rsid w:val="0091037C"/>
    <w:rsid w:val="0091052E"/>
    <w:rsid w:val="00910865"/>
    <w:rsid w:val="00910A10"/>
    <w:rsid w:val="00910A3E"/>
    <w:rsid w:val="00910AF0"/>
    <w:rsid w:val="00910B7F"/>
    <w:rsid w:val="00910CB8"/>
    <w:rsid w:val="00910DCD"/>
    <w:rsid w:val="00910F44"/>
    <w:rsid w:val="00910FF7"/>
    <w:rsid w:val="00911310"/>
    <w:rsid w:val="009113F6"/>
    <w:rsid w:val="0091142B"/>
    <w:rsid w:val="009114B8"/>
    <w:rsid w:val="0091156D"/>
    <w:rsid w:val="00911608"/>
    <w:rsid w:val="00911A8D"/>
    <w:rsid w:val="00911ACC"/>
    <w:rsid w:val="00911CAE"/>
    <w:rsid w:val="00911D9F"/>
    <w:rsid w:val="009120BD"/>
    <w:rsid w:val="00912365"/>
    <w:rsid w:val="0091261D"/>
    <w:rsid w:val="00912657"/>
    <w:rsid w:val="0091280F"/>
    <w:rsid w:val="00912995"/>
    <w:rsid w:val="00912C2D"/>
    <w:rsid w:val="00912CE3"/>
    <w:rsid w:val="00912D3B"/>
    <w:rsid w:val="00912DCD"/>
    <w:rsid w:val="00913215"/>
    <w:rsid w:val="00913415"/>
    <w:rsid w:val="009134C6"/>
    <w:rsid w:val="009135C7"/>
    <w:rsid w:val="0091361D"/>
    <w:rsid w:val="009136BE"/>
    <w:rsid w:val="00913741"/>
    <w:rsid w:val="00913813"/>
    <w:rsid w:val="00913815"/>
    <w:rsid w:val="0091392B"/>
    <w:rsid w:val="0091399F"/>
    <w:rsid w:val="00913A74"/>
    <w:rsid w:val="00913B14"/>
    <w:rsid w:val="00913BA6"/>
    <w:rsid w:val="00913C3A"/>
    <w:rsid w:val="00913D92"/>
    <w:rsid w:val="00913FCE"/>
    <w:rsid w:val="00914395"/>
    <w:rsid w:val="009145CF"/>
    <w:rsid w:val="0091462F"/>
    <w:rsid w:val="00914867"/>
    <w:rsid w:val="00914AD9"/>
    <w:rsid w:val="00914E61"/>
    <w:rsid w:val="009150A5"/>
    <w:rsid w:val="00915166"/>
    <w:rsid w:val="00915528"/>
    <w:rsid w:val="00915821"/>
    <w:rsid w:val="00915C04"/>
    <w:rsid w:val="00915C20"/>
    <w:rsid w:val="00915D61"/>
    <w:rsid w:val="009160EA"/>
    <w:rsid w:val="009160F3"/>
    <w:rsid w:val="009161B6"/>
    <w:rsid w:val="009166ED"/>
    <w:rsid w:val="00916794"/>
    <w:rsid w:val="009167F1"/>
    <w:rsid w:val="00916B71"/>
    <w:rsid w:val="00916C46"/>
    <w:rsid w:val="00916FD3"/>
    <w:rsid w:val="00917724"/>
    <w:rsid w:val="00917D63"/>
    <w:rsid w:val="009205C8"/>
    <w:rsid w:val="009208A8"/>
    <w:rsid w:val="00920B26"/>
    <w:rsid w:val="00920B71"/>
    <w:rsid w:val="00920B83"/>
    <w:rsid w:val="00920C0A"/>
    <w:rsid w:val="0092106E"/>
    <w:rsid w:val="00921473"/>
    <w:rsid w:val="009216C2"/>
    <w:rsid w:val="009217BE"/>
    <w:rsid w:val="009218DB"/>
    <w:rsid w:val="00921AA0"/>
    <w:rsid w:val="00921AC6"/>
    <w:rsid w:val="00921BD1"/>
    <w:rsid w:val="00921E18"/>
    <w:rsid w:val="00921F58"/>
    <w:rsid w:val="00921FE3"/>
    <w:rsid w:val="009223E4"/>
    <w:rsid w:val="009224A8"/>
    <w:rsid w:val="00923070"/>
    <w:rsid w:val="00923213"/>
    <w:rsid w:val="009235BE"/>
    <w:rsid w:val="00923621"/>
    <w:rsid w:val="009239C1"/>
    <w:rsid w:val="009239FA"/>
    <w:rsid w:val="00923F31"/>
    <w:rsid w:val="0092427A"/>
    <w:rsid w:val="00924543"/>
    <w:rsid w:val="0092474C"/>
    <w:rsid w:val="00924CAD"/>
    <w:rsid w:val="0092554A"/>
    <w:rsid w:val="0092573A"/>
    <w:rsid w:val="009258F5"/>
    <w:rsid w:val="0092594F"/>
    <w:rsid w:val="00925A26"/>
    <w:rsid w:val="00925BFF"/>
    <w:rsid w:val="0092603E"/>
    <w:rsid w:val="0092647B"/>
    <w:rsid w:val="009264AE"/>
    <w:rsid w:val="0092669A"/>
    <w:rsid w:val="009266F1"/>
    <w:rsid w:val="009267FF"/>
    <w:rsid w:val="0092696A"/>
    <w:rsid w:val="00926B1B"/>
    <w:rsid w:val="00926D2B"/>
    <w:rsid w:val="009272F3"/>
    <w:rsid w:val="009273CA"/>
    <w:rsid w:val="009275E2"/>
    <w:rsid w:val="00927888"/>
    <w:rsid w:val="00927A50"/>
    <w:rsid w:val="00927A8A"/>
    <w:rsid w:val="00927BAE"/>
    <w:rsid w:val="00927F12"/>
    <w:rsid w:val="00927FAA"/>
    <w:rsid w:val="0093006C"/>
    <w:rsid w:val="00930404"/>
    <w:rsid w:val="00930424"/>
    <w:rsid w:val="00930643"/>
    <w:rsid w:val="00930989"/>
    <w:rsid w:val="00930A6A"/>
    <w:rsid w:val="00930B46"/>
    <w:rsid w:val="00930D51"/>
    <w:rsid w:val="00930EB7"/>
    <w:rsid w:val="00930F20"/>
    <w:rsid w:val="00931070"/>
    <w:rsid w:val="0093135F"/>
    <w:rsid w:val="009315F3"/>
    <w:rsid w:val="0093188B"/>
    <w:rsid w:val="00931896"/>
    <w:rsid w:val="00931DDD"/>
    <w:rsid w:val="00931E78"/>
    <w:rsid w:val="0093203F"/>
    <w:rsid w:val="0093273C"/>
    <w:rsid w:val="00932D53"/>
    <w:rsid w:val="00932E36"/>
    <w:rsid w:val="00933011"/>
    <w:rsid w:val="0093334F"/>
    <w:rsid w:val="009333A6"/>
    <w:rsid w:val="009335B3"/>
    <w:rsid w:val="0093365A"/>
    <w:rsid w:val="009336E1"/>
    <w:rsid w:val="00933773"/>
    <w:rsid w:val="0093379C"/>
    <w:rsid w:val="0093391E"/>
    <w:rsid w:val="00933A10"/>
    <w:rsid w:val="00933C15"/>
    <w:rsid w:val="00933E99"/>
    <w:rsid w:val="009340D0"/>
    <w:rsid w:val="0093420B"/>
    <w:rsid w:val="0093435B"/>
    <w:rsid w:val="00934C11"/>
    <w:rsid w:val="00934DD6"/>
    <w:rsid w:val="00934FFF"/>
    <w:rsid w:val="00935752"/>
    <w:rsid w:val="00935782"/>
    <w:rsid w:val="00935967"/>
    <w:rsid w:val="00935B48"/>
    <w:rsid w:val="00935C29"/>
    <w:rsid w:val="00935D4C"/>
    <w:rsid w:val="0093620C"/>
    <w:rsid w:val="00936393"/>
    <w:rsid w:val="0093647E"/>
    <w:rsid w:val="009364D0"/>
    <w:rsid w:val="009366B1"/>
    <w:rsid w:val="00936E92"/>
    <w:rsid w:val="009370B3"/>
    <w:rsid w:val="00937346"/>
    <w:rsid w:val="0093740A"/>
    <w:rsid w:val="009376F5"/>
    <w:rsid w:val="009377F2"/>
    <w:rsid w:val="0093793C"/>
    <w:rsid w:val="00937973"/>
    <w:rsid w:val="00937AF9"/>
    <w:rsid w:val="00937FC0"/>
    <w:rsid w:val="009400BC"/>
    <w:rsid w:val="009402D2"/>
    <w:rsid w:val="009406FD"/>
    <w:rsid w:val="0094080D"/>
    <w:rsid w:val="009408B5"/>
    <w:rsid w:val="0094090A"/>
    <w:rsid w:val="00940A30"/>
    <w:rsid w:val="00940B1A"/>
    <w:rsid w:val="00940B1B"/>
    <w:rsid w:val="00941156"/>
    <w:rsid w:val="00941581"/>
    <w:rsid w:val="009417E8"/>
    <w:rsid w:val="00941ACF"/>
    <w:rsid w:val="00941AFB"/>
    <w:rsid w:val="00941C8B"/>
    <w:rsid w:val="00941F7A"/>
    <w:rsid w:val="009421B6"/>
    <w:rsid w:val="009421D9"/>
    <w:rsid w:val="00942337"/>
    <w:rsid w:val="0094287F"/>
    <w:rsid w:val="009429A7"/>
    <w:rsid w:val="00942B4C"/>
    <w:rsid w:val="00942B93"/>
    <w:rsid w:val="00942E82"/>
    <w:rsid w:val="00942ECD"/>
    <w:rsid w:val="0094331C"/>
    <w:rsid w:val="00943324"/>
    <w:rsid w:val="00943362"/>
    <w:rsid w:val="00943368"/>
    <w:rsid w:val="0094388C"/>
    <w:rsid w:val="00943908"/>
    <w:rsid w:val="00943C9A"/>
    <w:rsid w:val="00943D62"/>
    <w:rsid w:val="009441AD"/>
    <w:rsid w:val="009444C2"/>
    <w:rsid w:val="009445FB"/>
    <w:rsid w:val="009449BC"/>
    <w:rsid w:val="009449C0"/>
    <w:rsid w:val="00944B46"/>
    <w:rsid w:val="00944B59"/>
    <w:rsid w:val="00944B71"/>
    <w:rsid w:val="00944DBF"/>
    <w:rsid w:val="0094515B"/>
    <w:rsid w:val="0094527B"/>
    <w:rsid w:val="00945301"/>
    <w:rsid w:val="009455ED"/>
    <w:rsid w:val="009456A3"/>
    <w:rsid w:val="00946082"/>
    <w:rsid w:val="009462A4"/>
    <w:rsid w:val="00946334"/>
    <w:rsid w:val="0094643C"/>
    <w:rsid w:val="00946A7C"/>
    <w:rsid w:val="00946B24"/>
    <w:rsid w:val="00946B6F"/>
    <w:rsid w:val="00946FE2"/>
    <w:rsid w:val="00946FEE"/>
    <w:rsid w:val="00947237"/>
    <w:rsid w:val="00947476"/>
    <w:rsid w:val="00947477"/>
    <w:rsid w:val="009476D0"/>
    <w:rsid w:val="009479E0"/>
    <w:rsid w:val="00947AC2"/>
    <w:rsid w:val="009501D5"/>
    <w:rsid w:val="0095060A"/>
    <w:rsid w:val="009506F9"/>
    <w:rsid w:val="00950765"/>
    <w:rsid w:val="0095079F"/>
    <w:rsid w:val="00950A8C"/>
    <w:rsid w:val="00950AD3"/>
    <w:rsid w:val="00950D90"/>
    <w:rsid w:val="00950DE6"/>
    <w:rsid w:val="0095108C"/>
    <w:rsid w:val="009511BB"/>
    <w:rsid w:val="00951291"/>
    <w:rsid w:val="00951371"/>
    <w:rsid w:val="009516E8"/>
    <w:rsid w:val="0095173B"/>
    <w:rsid w:val="00951A5E"/>
    <w:rsid w:val="00951C85"/>
    <w:rsid w:val="00951D00"/>
    <w:rsid w:val="009523A7"/>
    <w:rsid w:val="0095276F"/>
    <w:rsid w:val="00952DAC"/>
    <w:rsid w:val="00953170"/>
    <w:rsid w:val="00953248"/>
    <w:rsid w:val="00953270"/>
    <w:rsid w:val="0095349D"/>
    <w:rsid w:val="0095353F"/>
    <w:rsid w:val="00953544"/>
    <w:rsid w:val="00953C5C"/>
    <w:rsid w:val="00953D17"/>
    <w:rsid w:val="00953D6D"/>
    <w:rsid w:val="00954078"/>
    <w:rsid w:val="009540B5"/>
    <w:rsid w:val="009544B1"/>
    <w:rsid w:val="00954ACF"/>
    <w:rsid w:val="00954ED6"/>
    <w:rsid w:val="00955093"/>
    <w:rsid w:val="0095511B"/>
    <w:rsid w:val="00955133"/>
    <w:rsid w:val="009551B6"/>
    <w:rsid w:val="009552E6"/>
    <w:rsid w:val="0095573E"/>
    <w:rsid w:val="009557F9"/>
    <w:rsid w:val="00955D58"/>
    <w:rsid w:val="00955D81"/>
    <w:rsid w:val="00955D8F"/>
    <w:rsid w:val="00955DE1"/>
    <w:rsid w:val="00955F96"/>
    <w:rsid w:val="0095602F"/>
    <w:rsid w:val="00956089"/>
    <w:rsid w:val="00956105"/>
    <w:rsid w:val="00956292"/>
    <w:rsid w:val="00956422"/>
    <w:rsid w:val="0095679A"/>
    <w:rsid w:val="009567A2"/>
    <w:rsid w:val="009569E6"/>
    <w:rsid w:val="00956B97"/>
    <w:rsid w:val="00956DE4"/>
    <w:rsid w:val="00957088"/>
    <w:rsid w:val="009573D8"/>
    <w:rsid w:val="00957881"/>
    <w:rsid w:val="00960113"/>
    <w:rsid w:val="009607D2"/>
    <w:rsid w:val="00960860"/>
    <w:rsid w:val="009608B7"/>
    <w:rsid w:val="009609AE"/>
    <w:rsid w:val="009609C1"/>
    <w:rsid w:val="00960DAB"/>
    <w:rsid w:val="00960EA0"/>
    <w:rsid w:val="00961145"/>
    <w:rsid w:val="0096128D"/>
    <w:rsid w:val="009614FC"/>
    <w:rsid w:val="00961501"/>
    <w:rsid w:val="00961642"/>
    <w:rsid w:val="00961E71"/>
    <w:rsid w:val="00961EFE"/>
    <w:rsid w:val="009621B5"/>
    <w:rsid w:val="009622DE"/>
    <w:rsid w:val="00962971"/>
    <w:rsid w:val="00962EA6"/>
    <w:rsid w:val="0096312A"/>
    <w:rsid w:val="00963295"/>
    <w:rsid w:val="00963847"/>
    <w:rsid w:val="00963A16"/>
    <w:rsid w:val="00963ADC"/>
    <w:rsid w:val="00963F6D"/>
    <w:rsid w:val="009649EC"/>
    <w:rsid w:val="00964F8D"/>
    <w:rsid w:val="00965190"/>
    <w:rsid w:val="009659C9"/>
    <w:rsid w:val="00965A8D"/>
    <w:rsid w:val="00965BEF"/>
    <w:rsid w:val="00965CC3"/>
    <w:rsid w:val="00965CD5"/>
    <w:rsid w:val="00966005"/>
    <w:rsid w:val="00966377"/>
    <w:rsid w:val="00966D6A"/>
    <w:rsid w:val="009672F3"/>
    <w:rsid w:val="0096731D"/>
    <w:rsid w:val="0096748D"/>
    <w:rsid w:val="009674B9"/>
    <w:rsid w:val="00967D76"/>
    <w:rsid w:val="00967E63"/>
    <w:rsid w:val="00970508"/>
    <w:rsid w:val="00970585"/>
    <w:rsid w:val="009706F6"/>
    <w:rsid w:val="00970728"/>
    <w:rsid w:val="0097084B"/>
    <w:rsid w:val="0097094F"/>
    <w:rsid w:val="00970B51"/>
    <w:rsid w:val="00970FB3"/>
    <w:rsid w:val="009712CA"/>
    <w:rsid w:val="0097132F"/>
    <w:rsid w:val="00971704"/>
    <w:rsid w:val="00971810"/>
    <w:rsid w:val="00971A16"/>
    <w:rsid w:val="00971CD5"/>
    <w:rsid w:val="00971CFB"/>
    <w:rsid w:val="00971EB5"/>
    <w:rsid w:val="00972299"/>
    <w:rsid w:val="00972BD3"/>
    <w:rsid w:val="00972D66"/>
    <w:rsid w:val="00972D77"/>
    <w:rsid w:val="00972E86"/>
    <w:rsid w:val="009731D0"/>
    <w:rsid w:val="009731DB"/>
    <w:rsid w:val="00973455"/>
    <w:rsid w:val="009734FD"/>
    <w:rsid w:val="0097359F"/>
    <w:rsid w:val="00973BED"/>
    <w:rsid w:val="00973DE4"/>
    <w:rsid w:val="009740C3"/>
    <w:rsid w:val="009741F7"/>
    <w:rsid w:val="0097425E"/>
    <w:rsid w:val="00974398"/>
    <w:rsid w:val="009743AF"/>
    <w:rsid w:val="009748C9"/>
    <w:rsid w:val="009749F9"/>
    <w:rsid w:val="00975081"/>
    <w:rsid w:val="009752F8"/>
    <w:rsid w:val="009755DF"/>
    <w:rsid w:val="009758A1"/>
    <w:rsid w:val="00975C0E"/>
    <w:rsid w:val="00975E39"/>
    <w:rsid w:val="009763C5"/>
    <w:rsid w:val="00976652"/>
    <w:rsid w:val="00976713"/>
    <w:rsid w:val="00976DA2"/>
    <w:rsid w:val="00976E26"/>
    <w:rsid w:val="00976E3D"/>
    <w:rsid w:val="00977134"/>
    <w:rsid w:val="0097733B"/>
    <w:rsid w:val="00977A3A"/>
    <w:rsid w:val="00977DB1"/>
    <w:rsid w:val="009802E1"/>
    <w:rsid w:val="00980355"/>
    <w:rsid w:val="00980401"/>
    <w:rsid w:val="00980BBB"/>
    <w:rsid w:val="00981047"/>
    <w:rsid w:val="0098108F"/>
    <w:rsid w:val="009811C1"/>
    <w:rsid w:val="00981406"/>
    <w:rsid w:val="009814A5"/>
    <w:rsid w:val="0098158D"/>
    <w:rsid w:val="009816B6"/>
    <w:rsid w:val="00981850"/>
    <w:rsid w:val="00981EAC"/>
    <w:rsid w:val="00981F40"/>
    <w:rsid w:val="00982223"/>
    <w:rsid w:val="009822DF"/>
    <w:rsid w:val="00982315"/>
    <w:rsid w:val="00982637"/>
    <w:rsid w:val="009827B6"/>
    <w:rsid w:val="00982916"/>
    <w:rsid w:val="00982939"/>
    <w:rsid w:val="00982A69"/>
    <w:rsid w:val="00982A77"/>
    <w:rsid w:val="00982AB1"/>
    <w:rsid w:val="00982BDE"/>
    <w:rsid w:val="00982C02"/>
    <w:rsid w:val="00982D25"/>
    <w:rsid w:val="00982D99"/>
    <w:rsid w:val="00982F48"/>
    <w:rsid w:val="00982FD8"/>
    <w:rsid w:val="00983287"/>
    <w:rsid w:val="009832CD"/>
    <w:rsid w:val="00983623"/>
    <w:rsid w:val="009837AF"/>
    <w:rsid w:val="009839C0"/>
    <w:rsid w:val="00983B02"/>
    <w:rsid w:val="00983BE8"/>
    <w:rsid w:val="00983F25"/>
    <w:rsid w:val="00984387"/>
    <w:rsid w:val="009845C1"/>
    <w:rsid w:val="009845ED"/>
    <w:rsid w:val="009849DC"/>
    <w:rsid w:val="00984C33"/>
    <w:rsid w:val="0098555A"/>
    <w:rsid w:val="009856B6"/>
    <w:rsid w:val="00985728"/>
    <w:rsid w:val="00985927"/>
    <w:rsid w:val="00985998"/>
    <w:rsid w:val="00985C32"/>
    <w:rsid w:val="00985D85"/>
    <w:rsid w:val="00985E39"/>
    <w:rsid w:val="0098602C"/>
    <w:rsid w:val="00986032"/>
    <w:rsid w:val="00986261"/>
    <w:rsid w:val="00986409"/>
    <w:rsid w:val="00986600"/>
    <w:rsid w:val="0098690A"/>
    <w:rsid w:val="00986B05"/>
    <w:rsid w:val="00987140"/>
    <w:rsid w:val="00987DB2"/>
    <w:rsid w:val="00987FCE"/>
    <w:rsid w:val="0099003C"/>
    <w:rsid w:val="009900D0"/>
    <w:rsid w:val="00990271"/>
    <w:rsid w:val="0099058B"/>
    <w:rsid w:val="009905C9"/>
    <w:rsid w:val="00990939"/>
    <w:rsid w:val="00990A67"/>
    <w:rsid w:val="00990E06"/>
    <w:rsid w:val="00990EA5"/>
    <w:rsid w:val="009910F9"/>
    <w:rsid w:val="0099110B"/>
    <w:rsid w:val="009911C0"/>
    <w:rsid w:val="009913A0"/>
    <w:rsid w:val="00991609"/>
    <w:rsid w:val="00991663"/>
    <w:rsid w:val="009919DD"/>
    <w:rsid w:val="00991C14"/>
    <w:rsid w:val="00991C19"/>
    <w:rsid w:val="00991FB8"/>
    <w:rsid w:val="00992068"/>
    <w:rsid w:val="00992139"/>
    <w:rsid w:val="0099217C"/>
    <w:rsid w:val="009921C1"/>
    <w:rsid w:val="00992216"/>
    <w:rsid w:val="00992386"/>
    <w:rsid w:val="009923DA"/>
    <w:rsid w:val="00992DA4"/>
    <w:rsid w:val="00992E19"/>
    <w:rsid w:val="0099300E"/>
    <w:rsid w:val="00993015"/>
    <w:rsid w:val="00993399"/>
    <w:rsid w:val="009936B6"/>
    <w:rsid w:val="00993712"/>
    <w:rsid w:val="009937A0"/>
    <w:rsid w:val="009937DA"/>
    <w:rsid w:val="00993926"/>
    <w:rsid w:val="00993E9A"/>
    <w:rsid w:val="00993EBC"/>
    <w:rsid w:val="00994375"/>
    <w:rsid w:val="0099490E"/>
    <w:rsid w:val="0099493D"/>
    <w:rsid w:val="00994B4B"/>
    <w:rsid w:val="00994D39"/>
    <w:rsid w:val="00994DAE"/>
    <w:rsid w:val="00994DF3"/>
    <w:rsid w:val="00994FE9"/>
    <w:rsid w:val="009950AB"/>
    <w:rsid w:val="00995328"/>
    <w:rsid w:val="00995B91"/>
    <w:rsid w:val="00995CDA"/>
    <w:rsid w:val="009960DB"/>
    <w:rsid w:val="00996203"/>
    <w:rsid w:val="00996392"/>
    <w:rsid w:val="009964D1"/>
    <w:rsid w:val="009968E9"/>
    <w:rsid w:val="009969CC"/>
    <w:rsid w:val="00996BE7"/>
    <w:rsid w:val="009970CC"/>
    <w:rsid w:val="009972EB"/>
    <w:rsid w:val="009975A6"/>
    <w:rsid w:val="00997646"/>
    <w:rsid w:val="0099775F"/>
    <w:rsid w:val="00997811"/>
    <w:rsid w:val="00997889"/>
    <w:rsid w:val="00997BE8"/>
    <w:rsid w:val="00997DF1"/>
    <w:rsid w:val="00997ED7"/>
    <w:rsid w:val="00997EEC"/>
    <w:rsid w:val="009A0249"/>
    <w:rsid w:val="009A0257"/>
    <w:rsid w:val="009A03CC"/>
    <w:rsid w:val="009A08D4"/>
    <w:rsid w:val="009A0E23"/>
    <w:rsid w:val="009A0E53"/>
    <w:rsid w:val="009A1338"/>
    <w:rsid w:val="009A14E4"/>
    <w:rsid w:val="009A177F"/>
    <w:rsid w:val="009A18B1"/>
    <w:rsid w:val="009A1C21"/>
    <w:rsid w:val="009A1EDC"/>
    <w:rsid w:val="009A2156"/>
    <w:rsid w:val="009A21BB"/>
    <w:rsid w:val="009A21FF"/>
    <w:rsid w:val="009A256B"/>
    <w:rsid w:val="009A26F0"/>
    <w:rsid w:val="009A2EC3"/>
    <w:rsid w:val="009A3111"/>
    <w:rsid w:val="009A313D"/>
    <w:rsid w:val="009A3234"/>
    <w:rsid w:val="009A329F"/>
    <w:rsid w:val="009A33FC"/>
    <w:rsid w:val="009A3457"/>
    <w:rsid w:val="009A371A"/>
    <w:rsid w:val="009A38C8"/>
    <w:rsid w:val="009A3B9F"/>
    <w:rsid w:val="009A3D25"/>
    <w:rsid w:val="009A3E5C"/>
    <w:rsid w:val="009A3E9A"/>
    <w:rsid w:val="009A421B"/>
    <w:rsid w:val="009A4709"/>
    <w:rsid w:val="009A4911"/>
    <w:rsid w:val="009A4BEC"/>
    <w:rsid w:val="009A4F61"/>
    <w:rsid w:val="009A5892"/>
    <w:rsid w:val="009A59FC"/>
    <w:rsid w:val="009A5A37"/>
    <w:rsid w:val="009A5B31"/>
    <w:rsid w:val="009A5C44"/>
    <w:rsid w:val="009A64E1"/>
    <w:rsid w:val="009A66D4"/>
    <w:rsid w:val="009A6F92"/>
    <w:rsid w:val="009A6FCC"/>
    <w:rsid w:val="009A74A2"/>
    <w:rsid w:val="009A771B"/>
    <w:rsid w:val="009A7B24"/>
    <w:rsid w:val="009A7CF2"/>
    <w:rsid w:val="009A7E22"/>
    <w:rsid w:val="009A7E4B"/>
    <w:rsid w:val="009A7EC1"/>
    <w:rsid w:val="009B0134"/>
    <w:rsid w:val="009B0151"/>
    <w:rsid w:val="009B0448"/>
    <w:rsid w:val="009B0474"/>
    <w:rsid w:val="009B0582"/>
    <w:rsid w:val="009B0BD7"/>
    <w:rsid w:val="009B0D9A"/>
    <w:rsid w:val="009B11A5"/>
    <w:rsid w:val="009B1208"/>
    <w:rsid w:val="009B165E"/>
    <w:rsid w:val="009B16DA"/>
    <w:rsid w:val="009B18EF"/>
    <w:rsid w:val="009B18F2"/>
    <w:rsid w:val="009B1D22"/>
    <w:rsid w:val="009B1DD6"/>
    <w:rsid w:val="009B2102"/>
    <w:rsid w:val="009B2307"/>
    <w:rsid w:val="009B259F"/>
    <w:rsid w:val="009B2665"/>
    <w:rsid w:val="009B2879"/>
    <w:rsid w:val="009B28D4"/>
    <w:rsid w:val="009B2BB8"/>
    <w:rsid w:val="009B2BD4"/>
    <w:rsid w:val="009B2D9D"/>
    <w:rsid w:val="009B3018"/>
    <w:rsid w:val="009B3139"/>
    <w:rsid w:val="009B314F"/>
    <w:rsid w:val="009B319E"/>
    <w:rsid w:val="009B3209"/>
    <w:rsid w:val="009B3249"/>
    <w:rsid w:val="009B369D"/>
    <w:rsid w:val="009B3CCB"/>
    <w:rsid w:val="009B3E6C"/>
    <w:rsid w:val="009B4051"/>
    <w:rsid w:val="009B4311"/>
    <w:rsid w:val="009B444F"/>
    <w:rsid w:val="009B454C"/>
    <w:rsid w:val="009B45D6"/>
    <w:rsid w:val="009B4981"/>
    <w:rsid w:val="009B4AC8"/>
    <w:rsid w:val="009B4B53"/>
    <w:rsid w:val="009B531F"/>
    <w:rsid w:val="009B5375"/>
    <w:rsid w:val="009B5645"/>
    <w:rsid w:val="009B579B"/>
    <w:rsid w:val="009B5B74"/>
    <w:rsid w:val="009B5E87"/>
    <w:rsid w:val="009B5F9C"/>
    <w:rsid w:val="009B6133"/>
    <w:rsid w:val="009B6620"/>
    <w:rsid w:val="009B66BD"/>
    <w:rsid w:val="009B6B2A"/>
    <w:rsid w:val="009B6D3F"/>
    <w:rsid w:val="009B6FF8"/>
    <w:rsid w:val="009B702A"/>
    <w:rsid w:val="009B7076"/>
    <w:rsid w:val="009B709A"/>
    <w:rsid w:val="009B726B"/>
    <w:rsid w:val="009B733D"/>
    <w:rsid w:val="009B7446"/>
    <w:rsid w:val="009B75B7"/>
    <w:rsid w:val="009B7891"/>
    <w:rsid w:val="009B7C44"/>
    <w:rsid w:val="009B7DE8"/>
    <w:rsid w:val="009B7EE2"/>
    <w:rsid w:val="009C0025"/>
    <w:rsid w:val="009C02F0"/>
    <w:rsid w:val="009C04A1"/>
    <w:rsid w:val="009C0720"/>
    <w:rsid w:val="009C0780"/>
    <w:rsid w:val="009C07D6"/>
    <w:rsid w:val="009C0F01"/>
    <w:rsid w:val="009C0FD5"/>
    <w:rsid w:val="009C0FF9"/>
    <w:rsid w:val="009C1489"/>
    <w:rsid w:val="009C1705"/>
    <w:rsid w:val="009C17A6"/>
    <w:rsid w:val="009C17FD"/>
    <w:rsid w:val="009C1A26"/>
    <w:rsid w:val="009C1A83"/>
    <w:rsid w:val="009C1AB1"/>
    <w:rsid w:val="009C1AC4"/>
    <w:rsid w:val="009C1B32"/>
    <w:rsid w:val="009C1C2E"/>
    <w:rsid w:val="009C1C6A"/>
    <w:rsid w:val="009C206B"/>
    <w:rsid w:val="009C2177"/>
    <w:rsid w:val="009C2332"/>
    <w:rsid w:val="009C2458"/>
    <w:rsid w:val="009C27C0"/>
    <w:rsid w:val="009C28C3"/>
    <w:rsid w:val="009C28F4"/>
    <w:rsid w:val="009C2BBD"/>
    <w:rsid w:val="009C2CB9"/>
    <w:rsid w:val="009C2CEB"/>
    <w:rsid w:val="009C2DFA"/>
    <w:rsid w:val="009C4628"/>
    <w:rsid w:val="009C474B"/>
    <w:rsid w:val="009C47D1"/>
    <w:rsid w:val="009C496A"/>
    <w:rsid w:val="009C4971"/>
    <w:rsid w:val="009C4AD7"/>
    <w:rsid w:val="009C4E50"/>
    <w:rsid w:val="009C5178"/>
    <w:rsid w:val="009C535C"/>
    <w:rsid w:val="009C545C"/>
    <w:rsid w:val="009C594A"/>
    <w:rsid w:val="009C5A49"/>
    <w:rsid w:val="009C5C43"/>
    <w:rsid w:val="009C5CF3"/>
    <w:rsid w:val="009C5DA4"/>
    <w:rsid w:val="009C5E94"/>
    <w:rsid w:val="009C60BE"/>
    <w:rsid w:val="009C62A9"/>
    <w:rsid w:val="009C62AF"/>
    <w:rsid w:val="009C65B5"/>
    <w:rsid w:val="009C65EC"/>
    <w:rsid w:val="009C66B3"/>
    <w:rsid w:val="009C6BFD"/>
    <w:rsid w:val="009C6DC1"/>
    <w:rsid w:val="009C72B3"/>
    <w:rsid w:val="009C72BA"/>
    <w:rsid w:val="009C7309"/>
    <w:rsid w:val="009C7764"/>
    <w:rsid w:val="009C78BA"/>
    <w:rsid w:val="009C792F"/>
    <w:rsid w:val="009C7949"/>
    <w:rsid w:val="009C7D02"/>
    <w:rsid w:val="009C7EDE"/>
    <w:rsid w:val="009D0069"/>
    <w:rsid w:val="009D0148"/>
    <w:rsid w:val="009D0272"/>
    <w:rsid w:val="009D04CE"/>
    <w:rsid w:val="009D078D"/>
    <w:rsid w:val="009D07C9"/>
    <w:rsid w:val="009D07DD"/>
    <w:rsid w:val="009D08FD"/>
    <w:rsid w:val="009D0985"/>
    <w:rsid w:val="009D0E92"/>
    <w:rsid w:val="009D0F00"/>
    <w:rsid w:val="009D10A0"/>
    <w:rsid w:val="009D143F"/>
    <w:rsid w:val="009D1689"/>
    <w:rsid w:val="009D172C"/>
    <w:rsid w:val="009D1732"/>
    <w:rsid w:val="009D175B"/>
    <w:rsid w:val="009D1A1F"/>
    <w:rsid w:val="009D1AA5"/>
    <w:rsid w:val="009D1AEE"/>
    <w:rsid w:val="009D1B16"/>
    <w:rsid w:val="009D1B9E"/>
    <w:rsid w:val="009D1D4B"/>
    <w:rsid w:val="009D1DB4"/>
    <w:rsid w:val="009D1DE2"/>
    <w:rsid w:val="009D1FA3"/>
    <w:rsid w:val="009D2109"/>
    <w:rsid w:val="009D2202"/>
    <w:rsid w:val="009D222F"/>
    <w:rsid w:val="009D2402"/>
    <w:rsid w:val="009D250C"/>
    <w:rsid w:val="009D2952"/>
    <w:rsid w:val="009D2A55"/>
    <w:rsid w:val="009D2B9C"/>
    <w:rsid w:val="009D2BE7"/>
    <w:rsid w:val="009D2D0C"/>
    <w:rsid w:val="009D2DD8"/>
    <w:rsid w:val="009D30B1"/>
    <w:rsid w:val="009D314C"/>
    <w:rsid w:val="009D33C8"/>
    <w:rsid w:val="009D33CC"/>
    <w:rsid w:val="009D369C"/>
    <w:rsid w:val="009D399A"/>
    <w:rsid w:val="009D39C6"/>
    <w:rsid w:val="009D3D87"/>
    <w:rsid w:val="009D3F6A"/>
    <w:rsid w:val="009D3F74"/>
    <w:rsid w:val="009D4136"/>
    <w:rsid w:val="009D414F"/>
    <w:rsid w:val="009D4363"/>
    <w:rsid w:val="009D447F"/>
    <w:rsid w:val="009D4623"/>
    <w:rsid w:val="009D48DF"/>
    <w:rsid w:val="009D4DA0"/>
    <w:rsid w:val="009D4FA8"/>
    <w:rsid w:val="009D5070"/>
    <w:rsid w:val="009D5380"/>
    <w:rsid w:val="009D53A5"/>
    <w:rsid w:val="009D5427"/>
    <w:rsid w:val="009D5A09"/>
    <w:rsid w:val="009D5B37"/>
    <w:rsid w:val="009D5E7C"/>
    <w:rsid w:val="009D6273"/>
    <w:rsid w:val="009D6641"/>
    <w:rsid w:val="009D6852"/>
    <w:rsid w:val="009D6AE6"/>
    <w:rsid w:val="009D6B2A"/>
    <w:rsid w:val="009D6E68"/>
    <w:rsid w:val="009D70DA"/>
    <w:rsid w:val="009D70F1"/>
    <w:rsid w:val="009D733B"/>
    <w:rsid w:val="009D739F"/>
    <w:rsid w:val="009D7433"/>
    <w:rsid w:val="009D7472"/>
    <w:rsid w:val="009D7DCE"/>
    <w:rsid w:val="009E0792"/>
    <w:rsid w:val="009E0B54"/>
    <w:rsid w:val="009E0F74"/>
    <w:rsid w:val="009E1012"/>
    <w:rsid w:val="009E1438"/>
    <w:rsid w:val="009E14E5"/>
    <w:rsid w:val="009E1822"/>
    <w:rsid w:val="009E1A12"/>
    <w:rsid w:val="009E1C8D"/>
    <w:rsid w:val="009E1CF5"/>
    <w:rsid w:val="009E253B"/>
    <w:rsid w:val="009E2C97"/>
    <w:rsid w:val="009E2D18"/>
    <w:rsid w:val="009E2DAF"/>
    <w:rsid w:val="009E2DFC"/>
    <w:rsid w:val="009E2F1E"/>
    <w:rsid w:val="009E2F71"/>
    <w:rsid w:val="009E2FD8"/>
    <w:rsid w:val="009E309F"/>
    <w:rsid w:val="009E315A"/>
    <w:rsid w:val="009E3411"/>
    <w:rsid w:val="009E34B2"/>
    <w:rsid w:val="009E36A6"/>
    <w:rsid w:val="009E38F8"/>
    <w:rsid w:val="009E3987"/>
    <w:rsid w:val="009E3AA1"/>
    <w:rsid w:val="009E3ABB"/>
    <w:rsid w:val="009E4542"/>
    <w:rsid w:val="009E46B2"/>
    <w:rsid w:val="009E48C5"/>
    <w:rsid w:val="009E4A5C"/>
    <w:rsid w:val="009E4AD5"/>
    <w:rsid w:val="009E4E5B"/>
    <w:rsid w:val="009E4EA4"/>
    <w:rsid w:val="009E5273"/>
    <w:rsid w:val="009E567E"/>
    <w:rsid w:val="009E58EC"/>
    <w:rsid w:val="009E5AD5"/>
    <w:rsid w:val="009E5CB4"/>
    <w:rsid w:val="009E6026"/>
    <w:rsid w:val="009E608F"/>
    <w:rsid w:val="009E61F1"/>
    <w:rsid w:val="009E61F2"/>
    <w:rsid w:val="009E644B"/>
    <w:rsid w:val="009E6463"/>
    <w:rsid w:val="009E6490"/>
    <w:rsid w:val="009E67CE"/>
    <w:rsid w:val="009E693A"/>
    <w:rsid w:val="009E69C4"/>
    <w:rsid w:val="009E6C38"/>
    <w:rsid w:val="009E717B"/>
    <w:rsid w:val="009E7294"/>
    <w:rsid w:val="009E75B9"/>
    <w:rsid w:val="009E75E7"/>
    <w:rsid w:val="009E76C3"/>
    <w:rsid w:val="009E773B"/>
    <w:rsid w:val="009E7888"/>
    <w:rsid w:val="009E789F"/>
    <w:rsid w:val="009E7901"/>
    <w:rsid w:val="009E7F04"/>
    <w:rsid w:val="009F0011"/>
    <w:rsid w:val="009F00F5"/>
    <w:rsid w:val="009F0619"/>
    <w:rsid w:val="009F061C"/>
    <w:rsid w:val="009F0859"/>
    <w:rsid w:val="009F096D"/>
    <w:rsid w:val="009F0BE8"/>
    <w:rsid w:val="009F0C21"/>
    <w:rsid w:val="009F0C35"/>
    <w:rsid w:val="009F0DD6"/>
    <w:rsid w:val="009F0E22"/>
    <w:rsid w:val="009F0E32"/>
    <w:rsid w:val="009F0F58"/>
    <w:rsid w:val="009F10D8"/>
    <w:rsid w:val="009F160D"/>
    <w:rsid w:val="009F1680"/>
    <w:rsid w:val="009F1B03"/>
    <w:rsid w:val="009F1BD5"/>
    <w:rsid w:val="009F1C31"/>
    <w:rsid w:val="009F1E7A"/>
    <w:rsid w:val="009F1EA7"/>
    <w:rsid w:val="009F1FAE"/>
    <w:rsid w:val="009F250C"/>
    <w:rsid w:val="009F263E"/>
    <w:rsid w:val="009F26B2"/>
    <w:rsid w:val="009F284F"/>
    <w:rsid w:val="009F3113"/>
    <w:rsid w:val="009F375A"/>
    <w:rsid w:val="009F4076"/>
    <w:rsid w:val="009F4275"/>
    <w:rsid w:val="009F43A8"/>
    <w:rsid w:val="009F45F9"/>
    <w:rsid w:val="009F46AF"/>
    <w:rsid w:val="009F47BE"/>
    <w:rsid w:val="009F482C"/>
    <w:rsid w:val="009F48C7"/>
    <w:rsid w:val="009F4992"/>
    <w:rsid w:val="009F49D7"/>
    <w:rsid w:val="009F4F62"/>
    <w:rsid w:val="009F4F96"/>
    <w:rsid w:val="009F4FBF"/>
    <w:rsid w:val="009F5112"/>
    <w:rsid w:val="009F51B3"/>
    <w:rsid w:val="009F52B3"/>
    <w:rsid w:val="009F53E2"/>
    <w:rsid w:val="009F53E9"/>
    <w:rsid w:val="009F5406"/>
    <w:rsid w:val="009F54AE"/>
    <w:rsid w:val="009F5624"/>
    <w:rsid w:val="009F5678"/>
    <w:rsid w:val="009F5777"/>
    <w:rsid w:val="009F58F9"/>
    <w:rsid w:val="009F5963"/>
    <w:rsid w:val="009F5C58"/>
    <w:rsid w:val="009F5C7E"/>
    <w:rsid w:val="009F5EB2"/>
    <w:rsid w:val="009F6014"/>
    <w:rsid w:val="009F6165"/>
    <w:rsid w:val="009F651C"/>
    <w:rsid w:val="009F68A3"/>
    <w:rsid w:val="009F69BD"/>
    <w:rsid w:val="009F69DF"/>
    <w:rsid w:val="009F6DE8"/>
    <w:rsid w:val="009F6E41"/>
    <w:rsid w:val="009F6F44"/>
    <w:rsid w:val="009F6FD5"/>
    <w:rsid w:val="009F73F3"/>
    <w:rsid w:val="009F765A"/>
    <w:rsid w:val="009F7A93"/>
    <w:rsid w:val="00A000B3"/>
    <w:rsid w:val="00A005B3"/>
    <w:rsid w:val="00A00646"/>
    <w:rsid w:val="00A006EF"/>
    <w:rsid w:val="00A007B5"/>
    <w:rsid w:val="00A00826"/>
    <w:rsid w:val="00A00988"/>
    <w:rsid w:val="00A00FBE"/>
    <w:rsid w:val="00A01950"/>
    <w:rsid w:val="00A01954"/>
    <w:rsid w:val="00A019E7"/>
    <w:rsid w:val="00A01B62"/>
    <w:rsid w:val="00A01BE6"/>
    <w:rsid w:val="00A01E82"/>
    <w:rsid w:val="00A02185"/>
    <w:rsid w:val="00A02377"/>
    <w:rsid w:val="00A025C9"/>
    <w:rsid w:val="00A026BE"/>
    <w:rsid w:val="00A0280D"/>
    <w:rsid w:val="00A0294E"/>
    <w:rsid w:val="00A02CE4"/>
    <w:rsid w:val="00A02CEA"/>
    <w:rsid w:val="00A02E48"/>
    <w:rsid w:val="00A0326A"/>
    <w:rsid w:val="00A0349E"/>
    <w:rsid w:val="00A03560"/>
    <w:rsid w:val="00A0383C"/>
    <w:rsid w:val="00A0396B"/>
    <w:rsid w:val="00A03BA1"/>
    <w:rsid w:val="00A03DD6"/>
    <w:rsid w:val="00A03FF3"/>
    <w:rsid w:val="00A040D9"/>
    <w:rsid w:val="00A0430B"/>
    <w:rsid w:val="00A04559"/>
    <w:rsid w:val="00A04643"/>
    <w:rsid w:val="00A04A89"/>
    <w:rsid w:val="00A04B46"/>
    <w:rsid w:val="00A04B9D"/>
    <w:rsid w:val="00A04E4D"/>
    <w:rsid w:val="00A05044"/>
    <w:rsid w:val="00A0521E"/>
    <w:rsid w:val="00A05838"/>
    <w:rsid w:val="00A05DD2"/>
    <w:rsid w:val="00A05F41"/>
    <w:rsid w:val="00A064B8"/>
    <w:rsid w:val="00A0665B"/>
    <w:rsid w:val="00A067D1"/>
    <w:rsid w:val="00A0686E"/>
    <w:rsid w:val="00A069AD"/>
    <w:rsid w:val="00A06A3A"/>
    <w:rsid w:val="00A06B7A"/>
    <w:rsid w:val="00A06C05"/>
    <w:rsid w:val="00A06CCC"/>
    <w:rsid w:val="00A06D68"/>
    <w:rsid w:val="00A0700A"/>
    <w:rsid w:val="00A07493"/>
    <w:rsid w:val="00A074E0"/>
    <w:rsid w:val="00A0771A"/>
    <w:rsid w:val="00A07947"/>
    <w:rsid w:val="00A079BF"/>
    <w:rsid w:val="00A07A1D"/>
    <w:rsid w:val="00A07A87"/>
    <w:rsid w:val="00A07D40"/>
    <w:rsid w:val="00A07F82"/>
    <w:rsid w:val="00A10235"/>
    <w:rsid w:val="00A10496"/>
    <w:rsid w:val="00A10861"/>
    <w:rsid w:val="00A10E88"/>
    <w:rsid w:val="00A10ED8"/>
    <w:rsid w:val="00A10F64"/>
    <w:rsid w:val="00A110B4"/>
    <w:rsid w:val="00A110BB"/>
    <w:rsid w:val="00A114E8"/>
    <w:rsid w:val="00A11879"/>
    <w:rsid w:val="00A118F1"/>
    <w:rsid w:val="00A11F5B"/>
    <w:rsid w:val="00A1200F"/>
    <w:rsid w:val="00A124AD"/>
    <w:rsid w:val="00A1265E"/>
    <w:rsid w:val="00A12701"/>
    <w:rsid w:val="00A12AB0"/>
    <w:rsid w:val="00A12CC3"/>
    <w:rsid w:val="00A13257"/>
    <w:rsid w:val="00A13465"/>
    <w:rsid w:val="00A1354F"/>
    <w:rsid w:val="00A13C2F"/>
    <w:rsid w:val="00A13D34"/>
    <w:rsid w:val="00A13EF6"/>
    <w:rsid w:val="00A13FFE"/>
    <w:rsid w:val="00A1440A"/>
    <w:rsid w:val="00A14A1B"/>
    <w:rsid w:val="00A14A3B"/>
    <w:rsid w:val="00A14BB8"/>
    <w:rsid w:val="00A14D07"/>
    <w:rsid w:val="00A15078"/>
    <w:rsid w:val="00A1512B"/>
    <w:rsid w:val="00A15312"/>
    <w:rsid w:val="00A155A5"/>
    <w:rsid w:val="00A1582A"/>
    <w:rsid w:val="00A15A29"/>
    <w:rsid w:val="00A16287"/>
    <w:rsid w:val="00A162D9"/>
    <w:rsid w:val="00A16BB1"/>
    <w:rsid w:val="00A16BC9"/>
    <w:rsid w:val="00A16C4E"/>
    <w:rsid w:val="00A16DA6"/>
    <w:rsid w:val="00A17211"/>
    <w:rsid w:val="00A17398"/>
    <w:rsid w:val="00A173CE"/>
    <w:rsid w:val="00A177A5"/>
    <w:rsid w:val="00A17F36"/>
    <w:rsid w:val="00A2003A"/>
    <w:rsid w:val="00A2007B"/>
    <w:rsid w:val="00A2012C"/>
    <w:rsid w:val="00A202A6"/>
    <w:rsid w:val="00A2087A"/>
    <w:rsid w:val="00A20945"/>
    <w:rsid w:val="00A20BB6"/>
    <w:rsid w:val="00A20C1A"/>
    <w:rsid w:val="00A20CAE"/>
    <w:rsid w:val="00A21062"/>
    <w:rsid w:val="00A21118"/>
    <w:rsid w:val="00A2184F"/>
    <w:rsid w:val="00A219AA"/>
    <w:rsid w:val="00A21AA2"/>
    <w:rsid w:val="00A21E8F"/>
    <w:rsid w:val="00A222BF"/>
    <w:rsid w:val="00A22803"/>
    <w:rsid w:val="00A22A1B"/>
    <w:rsid w:val="00A22BF5"/>
    <w:rsid w:val="00A22EB5"/>
    <w:rsid w:val="00A22F76"/>
    <w:rsid w:val="00A232BC"/>
    <w:rsid w:val="00A237C3"/>
    <w:rsid w:val="00A237E6"/>
    <w:rsid w:val="00A23A5F"/>
    <w:rsid w:val="00A23F79"/>
    <w:rsid w:val="00A23FE4"/>
    <w:rsid w:val="00A24078"/>
    <w:rsid w:val="00A240BB"/>
    <w:rsid w:val="00A24272"/>
    <w:rsid w:val="00A24458"/>
    <w:rsid w:val="00A24624"/>
    <w:rsid w:val="00A250C1"/>
    <w:rsid w:val="00A253D4"/>
    <w:rsid w:val="00A2547F"/>
    <w:rsid w:val="00A25521"/>
    <w:rsid w:val="00A255F3"/>
    <w:rsid w:val="00A25918"/>
    <w:rsid w:val="00A25A3F"/>
    <w:rsid w:val="00A25AE1"/>
    <w:rsid w:val="00A25AFE"/>
    <w:rsid w:val="00A25E7B"/>
    <w:rsid w:val="00A25F85"/>
    <w:rsid w:val="00A261B4"/>
    <w:rsid w:val="00A26299"/>
    <w:rsid w:val="00A26369"/>
    <w:rsid w:val="00A26480"/>
    <w:rsid w:val="00A2653A"/>
    <w:rsid w:val="00A266DF"/>
    <w:rsid w:val="00A267A3"/>
    <w:rsid w:val="00A26BC3"/>
    <w:rsid w:val="00A26C4F"/>
    <w:rsid w:val="00A26E5A"/>
    <w:rsid w:val="00A2732D"/>
    <w:rsid w:val="00A27C5B"/>
    <w:rsid w:val="00A27E15"/>
    <w:rsid w:val="00A27F84"/>
    <w:rsid w:val="00A3004F"/>
    <w:rsid w:val="00A300D2"/>
    <w:rsid w:val="00A304E5"/>
    <w:rsid w:val="00A30BC0"/>
    <w:rsid w:val="00A3123A"/>
    <w:rsid w:val="00A312BC"/>
    <w:rsid w:val="00A31E8A"/>
    <w:rsid w:val="00A31EC5"/>
    <w:rsid w:val="00A32097"/>
    <w:rsid w:val="00A323CF"/>
    <w:rsid w:val="00A3254E"/>
    <w:rsid w:val="00A327A9"/>
    <w:rsid w:val="00A32C2E"/>
    <w:rsid w:val="00A32EB8"/>
    <w:rsid w:val="00A33425"/>
    <w:rsid w:val="00A33495"/>
    <w:rsid w:val="00A33560"/>
    <w:rsid w:val="00A33BFA"/>
    <w:rsid w:val="00A33C3B"/>
    <w:rsid w:val="00A341C5"/>
    <w:rsid w:val="00A3431C"/>
    <w:rsid w:val="00A34356"/>
    <w:rsid w:val="00A343D1"/>
    <w:rsid w:val="00A3453C"/>
    <w:rsid w:val="00A3473E"/>
    <w:rsid w:val="00A347EC"/>
    <w:rsid w:val="00A34A8C"/>
    <w:rsid w:val="00A34D0E"/>
    <w:rsid w:val="00A34DE7"/>
    <w:rsid w:val="00A35498"/>
    <w:rsid w:val="00A3593B"/>
    <w:rsid w:val="00A35CD0"/>
    <w:rsid w:val="00A3614F"/>
    <w:rsid w:val="00A364A6"/>
    <w:rsid w:val="00A36613"/>
    <w:rsid w:val="00A36738"/>
    <w:rsid w:val="00A369A8"/>
    <w:rsid w:val="00A36B7F"/>
    <w:rsid w:val="00A36D29"/>
    <w:rsid w:val="00A36ED8"/>
    <w:rsid w:val="00A372B4"/>
    <w:rsid w:val="00A37A70"/>
    <w:rsid w:val="00A37C00"/>
    <w:rsid w:val="00A37CDB"/>
    <w:rsid w:val="00A37E8E"/>
    <w:rsid w:val="00A4031C"/>
    <w:rsid w:val="00A4036C"/>
    <w:rsid w:val="00A40796"/>
    <w:rsid w:val="00A40986"/>
    <w:rsid w:val="00A40ED1"/>
    <w:rsid w:val="00A41027"/>
    <w:rsid w:val="00A4104B"/>
    <w:rsid w:val="00A41558"/>
    <w:rsid w:val="00A41A05"/>
    <w:rsid w:val="00A41C2C"/>
    <w:rsid w:val="00A41EB1"/>
    <w:rsid w:val="00A4218D"/>
    <w:rsid w:val="00A42210"/>
    <w:rsid w:val="00A42B0E"/>
    <w:rsid w:val="00A42BF9"/>
    <w:rsid w:val="00A42D63"/>
    <w:rsid w:val="00A42EFF"/>
    <w:rsid w:val="00A42FCA"/>
    <w:rsid w:val="00A435D3"/>
    <w:rsid w:val="00A43894"/>
    <w:rsid w:val="00A43B24"/>
    <w:rsid w:val="00A43C9F"/>
    <w:rsid w:val="00A43DFA"/>
    <w:rsid w:val="00A43DFD"/>
    <w:rsid w:val="00A43FFA"/>
    <w:rsid w:val="00A44042"/>
    <w:rsid w:val="00A444AD"/>
    <w:rsid w:val="00A445EE"/>
    <w:rsid w:val="00A44637"/>
    <w:rsid w:val="00A44BED"/>
    <w:rsid w:val="00A44F6A"/>
    <w:rsid w:val="00A4546C"/>
    <w:rsid w:val="00A4569A"/>
    <w:rsid w:val="00A45886"/>
    <w:rsid w:val="00A45A6E"/>
    <w:rsid w:val="00A45D42"/>
    <w:rsid w:val="00A45FF0"/>
    <w:rsid w:val="00A460EB"/>
    <w:rsid w:val="00A468DE"/>
    <w:rsid w:val="00A469D5"/>
    <w:rsid w:val="00A46A0B"/>
    <w:rsid w:val="00A46BF5"/>
    <w:rsid w:val="00A46C24"/>
    <w:rsid w:val="00A470F8"/>
    <w:rsid w:val="00A47158"/>
    <w:rsid w:val="00A472BA"/>
    <w:rsid w:val="00A472FD"/>
    <w:rsid w:val="00A47865"/>
    <w:rsid w:val="00A47B7E"/>
    <w:rsid w:val="00A47F7A"/>
    <w:rsid w:val="00A501E8"/>
    <w:rsid w:val="00A501F2"/>
    <w:rsid w:val="00A502BE"/>
    <w:rsid w:val="00A502EB"/>
    <w:rsid w:val="00A50331"/>
    <w:rsid w:val="00A5034B"/>
    <w:rsid w:val="00A5046C"/>
    <w:rsid w:val="00A5069F"/>
    <w:rsid w:val="00A506A2"/>
    <w:rsid w:val="00A50A4D"/>
    <w:rsid w:val="00A50C0D"/>
    <w:rsid w:val="00A50D67"/>
    <w:rsid w:val="00A50DC3"/>
    <w:rsid w:val="00A512EC"/>
    <w:rsid w:val="00A5143D"/>
    <w:rsid w:val="00A514EE"/>
    <w:rsid w:val="00A51E88"/>
    <w:rsid w:val="00A51F94"/>
    <w:rsid w:val="00A521C2"/>
    <w:rsid w:val="00A52584"/>
    <w:rsid w:val="00A5264C"/>
    <w:rsid w:val="00A52A83"/>
    <w:rsid w:val="00A52CA1"/>
    <w:rsid w:val="00A52E25"/>
    <w:rsid w:val="00A530A4"/>
    <w:rsid w:val="00A53260"/>
    <w:rsid w:val="00A532CD"/>
    <w:rsid w:val="00A5339A"/>
    <w:rsid w:val="00A53465"/>
    <w:rsid w:val="00A535AA"/>
    <w:rsid w:val="00A536A5"/>
    <w:rsid w:val="00A5374C"/>
    <w:rsid w:val="00A5382B"/>
    <w:rsid w:val="00A538AB"/>
    <w:rsid w:val="00A538DE"/>
    <w:rsid w:val="00A5390B"/>
    <w:rsid w:val="00A5390C"/>
    <w:rsid w:val="00A539A5"/>
    <w:rsid w:val="00A53C33"/>
    <w:rsid w:val="00A53D3F"/>
    <w:rsid w:val="00A54418"/>
    <w:rsid w:val="00A5469F"/>
    <w:rsid w:val="00A54AA5"/>
    <w:rsid w:val="00A54ACC"/>
    <w:rsid w:val="00A5548E"/>
    <w:rsid w:val="00A5554D"/>
    <w:rsid w:val="00A555BC"/>
    <w:rsid w:val="00A559BD"/>
    <w:rsid w:val="00A5639B"/>
    <w:rsid w:val="00A5658C"/>
    <w:rsid w:val="00A565FC"/>
    <w:rsid w:val="00A56D27"/>
    <w:rsid w:val="00A56EC9"/>
    <w:rsid w:val="00A56F1D"/>
    <w:rsid w:val="00A573E7"/>
    <w:rsid w:val="00A575C9"/>
    <w:rsid w:val="00A577E7"/>
    <w:rsid w:val="00A5784D"/>
    <w:rsid w:val="00A5792A"/>
    <w:rsid w:val="00A57C62"/>
    <w:rsid w:val="00A57E4B"/>
    <w:rsid w:val="00A57E94"/>
    <w:rsid w:val="00A57FD2"/>
    <w:rsid w:val="00A602AC"/>
    <w:rsid w:val="00A603F2"/>
    <w:rsid w:val="00A60563"/>
    <w:rsid w:val="00A6062E"/>
    <w:rsid w:val="00A60661"/>
    <w:rsid w:val="00A60E7D"/>
    <w:rsid w:val="00A61640"/>
    <w:rsid w:val="00A617FF"/>
    <w:rsid w:val="00A61C4F"/>
    <w:rsid w:val="00A61E02"/>
    <w:rsid w:val="00A6265B"/>
    <w:rsid w:val="00A62700"/>
    <w:rsid w:val="00A628D6"/>
    <w:rsid w:val="00A628E9"/>
    <w:rsid w:val="00A62A29"/>
    <w:rsid w:val="00A62A41"/>
    <w:rsid w:val="00A62BED"/>
    <w:rsid w:val="00A62D4A"/>
    <w:rsid w:val="00A630B2"/>
    <w:rsid w:val="00A632BF"/>
    <w:rsid w:val="00A63629"/>
    <w:rsid w:val="00A63674"/>
    <w:rsid w:val="00A63866"/>
    <w:rsid w:val="00A63909"/>
    <w:rsid w:val="00A63C66"/>
    <w:rsid w:val="00A641E6"/>
    <w:rsid w:val="00A64283"/>
    <w:rsid w:val="00A64632"/>
    <w:rsid w:val="00A646CD"/>
    <w:rsid w:val="00A64841"/>
    <w:rsid w:val="00A64953"/>
    <w:rsid w:val="00A64A38"/>
    <w:rsid w:val="00A64EBE"/>
    <w:rsid w:val="00A64F56"/>
    <w:rsid w:val="00A64FDF"/>
    <w:rsid w:val="00A6510D"/>
    <w:rsid w:val="00A6516B"/>
    <w:rsid w:val="00A652A9"/>
    <w:rsid w:val="00A655AA"/>
    <w:rsid w:val="00A65698"/>
    <w:rsid w:val="00A65793"/>
    <w:rsid w:val="00A6585D"/>
    <w:rsid w:val="00A659AE"/>
    <w:rsid w:val="00A65A2B"/>
    <w:rsid w:val="00A65A31"/>
    <w:rsid w:val="00A65A50"/>
    <w:rsid w:val="00A65C9F"/>
    <w:rsid w:val="00A65F1E"/>
    <w:rsid w:val="00A66214"/>
    <w:rsid w:val="00A664D4"/>
    <w:rsid w:val="00A6667D"/>
    <w:rsid w:val="00A66AA6"/>
    <w:rsid w:val="00A66BC8"/>
    <w:rsid w:val="00A66C91"/>
    <w:rsid w:val="00A670A4"/>
    <w:rsid w:val="00A6716F"/>
    <w:rsid w:val="00A675A8"/>
    <w:rsid w:val="00A67663"/>
    <w:rsid w:val="00A67AD2"/>
    <w:rsid w:val="00A704D0"/>
    <w:rsid w:val="00A704FE"/>
    <w:rsid w:val="00A705E3"/>
    <w:rsid w:val="00A70606"/>
    <w:rsid w:val="00A708A7"/>
    <w:rsid w:val="00A708FF"/>
    <w:rsid w:val="00A70C98"/>
    <w:rsid w:val="00A70E6C"/>
    <w:rsid w:val="00A7130A"/>
    <w:rsid w:val="00A714D1"/>
    <w:rsid w:val="00A71739"/>
    <w:rsid w:val="00A71AE6"/>
    <w:rsid w:val="00A72133"/>
    <w:rsid w:val="00A7213C"/>
    <w:rsid w:val="00A72512"/>
    <w:rsid w:val="00A725EE"/>
    <w:rsid w:val="00A72883"/>
    <w:rsid w:val="00A7295C"/>
    <w:rsid w:val="00A729C1"/>
    <w:rsid w:val="00A73103"/>
    <w:rsid w:val="00A73254"/>
    <w:rsid w:val="00A7331B"/>
    <w:rsid w:val="00A735BB"/>
    <w:rsid w:val="00A7382E"/>
    <w:rsid w:val="00A73C96"/>
    <w:rsid w:val="00A7420D"/>
    <w:rsid w:val="00A743D1"/>
    <w:rsid w:val="00A74973"/>
    <w:rsid w:val="00A74B19"/>
    <w:rsid w:val="00A74C2B"/>
    <w:rsid w:val="00A74F23"/>
    <w:rsid w:val="00A753C2"/>
    <w:rsid w:val="00A753CA"/>
    <w:rsid w:val="00A753F1"/>
    <w:rsid w:val="00A756F0"/>
    <w:rsid w:val="00A75795"/>
    <w:rsid w:val="00A75995"/>
    <w:rsid w:val="00A75A4D"/>
    <w:rsid w:val="00A75CFA"/>
    <w:rsid w:val="00A75E82"/>
    <w:rsid w:val="00A75E98"/>
    <w:rsid w:val="00A75F95"/>
    <w:rsid w:val="00A75FFD"/>
    <w:rsid w:val="00A761C2"/>
    <w:rsid w:val="00A76264"/>
    <w:rsid w:val="00A763EF"/>
    <w:rsid w:val="00A76488"/>
    <w:rsid w:val="00A765B1"/>
    <w:rsid w:val="00A76614"/>
    <w:rsid w:val="00A769FB"/>
    <w:rsid w:val="00A76B50"/>
    <w:rsid w:val="00A76E1F"/>
    <w:rsid w:val="00A76EAB"/>
    <w:rsid w:val="00A77063"/>
    <w:rsid w:val="00A7727B"/>
    <w:rsid w:val="00A77564"/>
    <w:rsid w:val="00A776C5"/>
    <w:rsid w:val="00A7778A"/>
    <w:rsid w:val="00A7784B"/>
    <w:rsid w:val="00A77AC6"/>
    <w:rsid w:val="00A800CA"/>
    <w:rsid w:val="00A80103"/>
    <w:rsid w:val="00A80237"/>
    <w:rsid w:val="00A80638"/>
    <w:rsid w:val="00A808C8"/>
    <w:rsid w:val="00A808CD"/>
    <w:rsid w:val="00A80957"/>
    <w:rsid w:val="00A8096C"/>
    <w:rsid w:val="00A809CE"/>
    <w:rsid w:val="00A80A67"/>
    <w:rsid w:val="00A80BC0"/>
    <w:rsid w:val="00A80EFD"/>
    <w:rsid w:val="00A80F38"/>
    <w:rsid w:val="00A8122C"/>
    <w:rsid w:val="00A81593"/>
    <w:rsid w:val="00A815E4"/>
    <w:rsid w:val="00A81648"/>
    <w:rsid w:val="00A81737"/>
    <w:rsid w:val="00A81838"/>
    <w:rsid w:val="00A8189F"/>
    <w:rsid w:val="00A818E9"/>
    <w:rsid w:val="00A81A6C"/>
    <w:rsid w:val="00A81AF6"/>
    <w:rsid w:val="00A81D0A"/>
    <w:rsid w:val="00A81D70"/>
    <w:rsid w:val="00A8205A"/>
    <w:rsid w:val="00A820C1"/>
    <w:rsid w:val="00A8213D"/>
    <w:rsid w:val="00A82410"/>
    <w:rsid w:val="00A827EC"/>
    <w:rsid w:val="00A82CD3"/>
    <w:rsid w:val="00A82D60"/>
    <w:rsid w:val="00A83011"/>
    <w:rsid w:val="00A831B0"/>
    <w:rsid w:val="00A83203"/>
    <w:rsid w:val="00A83733"/>
    <w:rsid w:val="00A8393C"/>
    <w:rsid w:val="00A83CD9"/>
    <w:rsid w:val="00A83DC1"/>
    <w:rsid w:val="00A84381"/>
    <w:rsid w:val="00A84423"/>
    <w:rsid w:val="00A84462"/>
    <w:rsid w:val="00A8455A"/>
    <w:rsid w:val="00A846F0"/>
    <w:rsid w:val="00A8476E"/>
    <w:rsid w:val="00A84A76"/>
    <w:rsid w:val="00A84D3E"/>
    <w:rsid w:val="00A85049"/>
    <w:rsid w:val="00A85146"/>
    <w:rsid w:val="00A85535"/>
    <w:rsid w:val="00A85560"/>
    <w:rsid w:val="00A856CF"/>
    <w:rsid w:val="00A857E2"/>
    <w:rsid w:val="00A85BFD"/>
    <w:rsid w:val="00A86314"/>
    <w:rsid w:val="00A86350"/>
    <w:rsid w:val="00A8638E"/>
    <w:rsid w:val="00A86640"/>
    <w:rsid w:val="00A8671E"/>
    <w:rsid w:val="00A86818"/>
    <w:rsid w:val="00A86A5C"/>
    <w:rsid w:val="00A86A81"/>
    <w:rsid w:val="00A86ACB"/>
    <w:rsid w:val="00A86B2B"/>
    <w:rsid w:val="00A86E82"/>
    <w:rsid w:val="00A8718B"/>
    <w:rsid w:val="00A87200"/>
    <w:rsid w:val="00A873D2"/>
    <w:rsid w:val="00A87860"/>
    <w:rsid w:val="00A87926"/>
    <w:rsid w:val="00A87952"/>
    <w:rsid w:val="00A879D1"/>
    <w:rsid w:val="00A87CF8"/>
    <w:rsid w:val="00A87E16"/>
    <w:rsid w:val="00A87EC1"/>
    <w:rsid w:val="00A90093"/>
    <w:rsid w:val="00A901F3"/>
    <w:rsid w:val="00A901FA"/>
    <w:rsid w:val="00A90C1F"/>
    <w:rsid w:val="00A90C40"/>
    <w:rsid w:val="00A915E9"/>
    <w:rsid w:val="00A9168F"/>
    <w:rsid w:val="00A9169C"/>
    <w:rsid w:val="00A919A7"/>
    <w:rsid w:val="00A91B20"/>
    <w:rsid w:val="00A91F22"/>
    <w:rsid w:val="00A91F68"/>
    <w:rsid w:val="00A91FAC"/>
    <w:rsid w:val="00A92059"/>
    <w:rsid w:val="00A92135"/>
    <w:rsid w:val="00A92159"/>
    <w:rsid w:val="00A9225F"/>
    <w:rsid w:val="00A92292"/>
    <w:rsid w:val="00A92345"/>
    <w:rsid w:val="00A92550"/>
    <w:rsid w:val="00A9287E"/>
    <w:rsid w:val="00A929E6"/>
    <w:rsid w:val="00A92AC3"/>
    <w:rsid w:val="00A92B00"/>
    <w:rsid w:val="00A92C05"/>
    <w:rsid w:val="00A92E0E"/>
    <w:rsid w:val="00A935E9"/>
    <w:rsid w:val="00A9384C"/>
    <w:rsid w:val="00A938D6"/>
    <w:rsid w:val="00A93A10"/>
    <w:rsid w:val="00A93A26"/>
    <w:rsid w:val="00A93F17"/>
    <w:rsid w:val="00A940B5"/>
    <w:rsid w:val="00A94487"/>
    <w:rsid w:val="00A94684"/>
    <w:rsid w:val="00A94983"/>
    <w:rsid w:val="00A94ADE"/>
    <w:rsid w:val="00A94B0E"/>
    <w:rsid w:val="00A94EB5"/>
    <w:rsid w:val="00A9546A"/>
    <w:rsid w:val="00A954DF"/>
    <w:rsid w:val="00A95547"/>
    <w:rsid w:val="00A955E7"/>
    <w:rsid w:val="00A95615"/>
    <w:rsid w:val="00A95651"/>
    <w:rsid w:val="00A95A13"/>
    <w:rsid w:val="00A95D56"/>
    <w:rsid w:val="00A96069"/>
    <w:rsid w:val="00A960C2"/>
    <w:rsid w:val="00A9615F"/>
    <w:rsid w:val="00A96313"/>
    <w:rsid w:val="00A9672C"/>
    <w:rsid w:val="00A96975"/>
    <w:rsid w:val="00A96C30"/>
    <w:rsid w:val="00A96D8F"/>
    <w:rsid w:val="00A97420"/>
    <w:rsid w:val="00A97524"/>
    <w:rsid w:val="00A977B1"/>
    <w:rsid w:val="00A979AB"/>
    <w:rsid w:val="00A97A23"/>
    <w:rsid w:val="00AA024E"/>
    <w:rsid w:val="00AA02E2"/>
    <w:rsid w:val="00AA054D"/>
    <w:rsid w:val="00AA0592"/>
    <w:rsid w:val="00AA06F2"/>
    <w:rsid w:val="00AA0820"/>
    <w:rsid w:val="00AA08AB"/>
    <w:rsid w:val="00AA0A81"/>
    <w:rsid w:val="00AA0AC0"/>
    <w:rsid w:val="00AA0C40"/>
    <w:rsid w:val="00AA0C7B"/>
    <w:rsid w:val="00AA0C9B"/>
    <w:rsid w:val="00AA0EEB"/>
    <w:rsid w:val="00AA0F7A"/>
    <w:rsid w:val="00AA1214"/>
    <w:rsid w:val="00AA128A"/>
    <w:rsid w:val="00AA130A"/>
    <w:rsid w:val="00AA1339"/>
    <w:rsid w:val="00AA1759"/>
    <w:rsid w:val="00AA2AF4"/>
    <w:rsid w:val="00AA2D72"/>
    <w:rsid w:val="00AA2EC5"/>
    <w:rsid w:val="00AA2F77"/>
    <w:rsid w:val="00AA32AD"/>
    <w:rsid w:val="00AA32B2"/>
    <w:rsid w:val="00AA33E1"/>
    <w:rsid w:val="00AA3421"/>
    <w:rsid w:val="00AA3771"/>
    <w:rsid w:val="00AA386D"/>
    <w:rsid w:val="00AA3891"/>
    <w:rsid w:val="00AA3AB2"/>
    <w:rsid w:val="00AA3D11"/>
    <w:rsid w:val="00AA3D5D"/>
    <w:rsid w:val="00AA3E97"/>
    <w:rsid w:val="00AA3EF0"/>
    <w:rsid w:val="00AA427E"/>
    <w:rsid w:val="00AA42D1"/>
    <w:rsid w:val="00AA4350"/>
    <w:rsid w:val="00AA4510"/>
    <w:rsid w:val="00AA46BF"/>
    <w:rsid w:val="00AA46CD"/>
    <w:rsid w:val="00AA4741"/>
    <w:rsid w:val="00AA48E5"/>
    <w:rsid w:val="00AA50C7"/>
    <w:rsid w:val="00AA51E8"/>
    <w:rsid w:val="00AA5282"/>
    <w:rsid w:val="00AA52EF"/>
    <w:rsid w:val="00AA53D3"/>
    <w:rsid w:val="00AA5667"/>
    <w:rsid w:val="00AA56A6"/>
    <w:rsid w:val="00AA5B5F"/>
    <w:rsid w:val="00AA5E9B"/>
    <w:rsid w:val="00AA5FC8"/>
    <w:rsid w:val="00AA6263"/>
    <w:rsid w:val="00AA6431"/>
    <w:rsid w:val="00AA64C7"/>
    <w:rsid w:val="00AA64E9"/>
    <w:rsid w:val="00AA6861"/>
    <w:rsid w:val="00AA6898"/>
    <w:rsid w:val="00AA6B0C"/>
    <w:rsid w:val="00AA6C1A"/>
    <w:rsid w:val="00AA6C91"/>
    <w:rsid w:val="00AA6E13"/>
    <w:rsid w:val="00AA7157"/>
    <w:rsid w:val="00AA722B"/>
    <w:rsid w:val="00AA7314"/>
    <w:rsid w:val="00AA7495"/>
    <w:rsid w:val="00AA788C"/>
    <w:rsid w:val="00AA78CC"/>
    <w:rsid w:val="00AA79A3"/>
    <w:rsid w:val="00AA7C74"/>
    <w:rsid w:val="00AA7CE7"/>
    <w:rsid w:val="00AA7E2F"/>
    <w:rsid w:val="00AA7EE9"/>
    <w:rsid w:val="00AB06F6"/>
    <w:rsid w:val="00AB0740"/>
    <w:rsid w:val="00AB0B23"/>
    <w:rsid w:val="00AB0D02"/>
    <w:rsid w:val="00AB0F51"/>
    <w:rsid w:val="00AB109A"/>
    <w:rsid w:val="00AB11C7"/>
    <w:rsid w:val="00AB123A"/>
    <w:rsid w:val="00AB137F"/>
    <w:rsid w:val="00AB152B"/>
    <w:rsid w:val="00AB1D42"/>
    <w:rsid w:val="00AB1D75"/>
    <w:rsid w:val="00AB1E73"/>
    <w:rsid w:val="00AB1ED1"/>
    <w:rsid w:val="00AB2042"/>
    <w:rsid w:val="00AB24E0"/>
    <w:rsid w:val="00AB273F"/>
    <w:rsid w:val="00AB2D09"/>
    <w:rsid w:val="00AB2F4C"/>
    <w:rsid w:val="00AB2F83"/>
    <w:rsid w:val="00AB304B"/>
    <w:rsid w:val="00AB3138"/>
    <w:rsid w:val="00AB3253"/>
    <w:rsid w:val="00AB380A"/>
    <w:rsid w:val="00AB3A05"/>
    <w:rsid w:val="00AB3C17"/>
    <w:rsid w:val="00AB3CA7"/>
    <w:rsid w:val="00AB3F4B"/>
    <w:rsid w:val="00AB3F69"/>
    <w:rsid w:val="00AB40A1"/>
    <w:rsid w:val="00AB4289"/>
    <w:rsid w:val="00AB467C"/>
    <w:rsid w:val="00AB468B"/>
    <w:rsid w:val="00AB46C1"/>
    <w:rsid w:val="00AB4928"/>
    <w:rsid w:val="00AB49FC"/>
    <w:rsid w:val="00AB4DFB"/>
    <w:rsid w:val="00AB4F08"/>
    <w:rsid w:val="00AB5640"/>
    <w:rsid w:val="00AB56B2"/>
    <w:rsid w:val="00AB56E0"/>
    <w:rsid w:val="00AB5E30"/>
    <w:rsid w:val="00AB5E52"/>
    <w:rsid w:val="00AB603C"/>
    <w:rsid w:val="00AB63C0"/>
    <w:rsid w:val="00AB65D8"/>
    <w:rsid w:val="00AB6830"/>
    <w:rsid w:val="00AB6B53"/>
    <w:rsid w:val="00AB6E71"/>
    <w:rsid w:val="00AB7163"/>
    <w:rsid w:val="00AB71B8"/>
    <w:rsid w:val="00AB73B8"/>
    <w:rsid w:val="00AB73BD"/>
    <w:rsid w:val="00AB742D"/>
    <w:rsid w:val="00AB74BA"/>
    <w:rsid w:val="00AB7557"/>
    <w:rsid w:val="00AB756B"/>
    <w:rsid w:val="00AB79AE"/>
    <w:rsid w:val="00AB7B2F"/>
    <w:rsid w:val="00AB7E8A"/>
    <w:rsid w:val="00AB7F2C"/>
    <w:rsid w:val="00AC018F"/>
    <w:rsid w:val="00AC021E"/>
    <w:rsid w:val="00AC0480"/>
    <w:rsid w:val="00AC04C8"/>
    <w:rsid w:val="00AC06A3"/>
    <w:rsid w:val="00AC0734"/>
    <w:rsid w:val="00AC098A"/>
    <w:rsid w:val="00AC09BF"/>
    <w:rsid w:val="00AC0A04"/>
    <w:rsid w:val="00AC0B28"/>
    <w:rsid w:val="00AC0EC8"/>
    <w:rsid w:val="00AC11F6"/>
    <w:rsid w:val="00AC174B"/>
    <w:rsid w:val="00AC1C87"/>
    <w:rsid w:val="00AC1C8B"/>
    <w:rsid w:val="00AC20C7"/>
    <w:rsid w:val="00AC2274"/>
    <w:rsid w:val="00AC2428"/>
    <w:rsid w:val="00AC2587"/>
    <w:rsid w:val="00AC2A81"/>
    <w:rsid w:val="00AC2B89"/>
    <w:rsid w:val="00AC2F8A"/>
    <w:rsid w:val="00AC2FE8"/>
    <w:rsid w:val="00AC30D1"/>
    <w:rsid w:val="00AC319B"/>
    <w:rsid w:val="00AC348E"/>
    <w:rsid w:val="00AC363C"/>
    <w:rsid w:val="00AC3758"/>
    <w:rsid w:val="00AC3BD4"/>
    <w:rsid w:val="00AC3D8B"/>
    <w:rsid w:val="00AC3DB6"/>
    <w:rsid w:val="00AC3E49"/>
    <w:rsid w:val="00AC424B"/>
    <w:rsid w:val="00AC4895"/>
    <w:rsid w:val="00AC49D6"/>
    <w:rsid w:val="00AC4BBE"/>
    <w:rsid w:val="00AC5334"/>
    <w:rsid w:val="00AC55EB"/>
    <w:rsid w:val="00AC5B0F"/>
    <w:rsid w:val="00AC5C61"/>
    <w:rsid w:val="00AC5EEC"/>
    <w:rsid w:val="00AC60A3"/>
    <w:rsid w:val="00AC60BE"/>
    <w:rsid w:val="00AC613D"/>
    <w:rsid w:val="00AC62AF"/>
    <w:rsid w:val="00AC652C"/>
    <w:rsid w:val="00AC66F4"/>
    <w:rsid w:val="00AC68A2"/>
    <w:rsid w:val="00AC6D8E"/>
    <w:rsid w:val="00AC6FB7"/>
    <w:rsid w:val="00AC77E3"/>
    <w:rsid w:val="00AC7AB9"/>
    <w:rsid w:val="00AC7BFC"/>
    <w:rsid w:val="00AC7CF6"/>
    <w:rsid w:val="00AC7DC8"/>
    <w:rsid w:val="00AD00AF"/>
    <w:rsid w:val="00AD030F"/>
    <w:rsid w:val="00AD034E"/>
    <w:rsid w:val="00AD0458"/>
    <w:rsid w:val="00AD08F4"/>
    <w:rsid w:val="00AD0A0D"/>
    <w:rsid w:val="00AD0C61"/>
    <w:rsid w:val="00AD0F17"/>
    <w:rsid w:val="00AD1265"/>
    <w:rsid w:val="00AD1E21"/>
    <w:rsid w:val="00AD1EC7"/>
    <w:rsid w:val="00AD22C9"/>
    <w:rsid w:val="00AD2493"/>
    <w:rsid w:val="00AD2AE3"/>
    <w:rsid w:val="00AD2D91"/>
    <w:rsid w:val="00AD2E23"/>
    <w:rsid w:val="00AD2E9A"/>
    <w:rsid w:val="00AD3079"/>
    <w:rsid w:val="00AD3095"/>
    <w:rsid w:val="00AD33FE"/>
    <w:rsid w:val="00AD35FD"/>
    <w:rsid w:val="00AD39E8"/>
    <w:rsid w:val="00AD3F2C"/>
    <w:rsid w:val="00AD4062"/>
    <w:rsid w:val="00AD417F"/>
    <w:rsid w:val="00AD429C"/>
    <w:rsid w:val="00AD45AF"/>
    <w:rsid w:val="00AD4AC9"/>
    <w:rsid w:val="00AD4B3D"/>
    <w:rsid w:val="00AD4E77"/>
    <w:rsid w:val="00AD4EE9"/>
    <w:rsid w:val="00AD4EF2"/>
    <w:rsid w:val="00AD5509"/>
    <w:rsid w:val="00AD55E7"/>
    <w:rsid w:val="00AD59C2"/>
    <w:rsid w:val="00AD6303"/>
    <w:rsid w:val="00AD6830"/>
    <w:rsid w:val="00AD6841"/>
    <w:rsid w:val="00AD7210"/>
    <w:rsid w:val="00AD78C1"/>
    <w:rsid w:val="00AD79C3"/>
    <w:rsid w:val="00AD79E0"/>
    <w:rsid w:val="00AD7A2D"/>
    <w:rsid w:val="00AD7F73"/>
    <w:rsid w:val="00AD7FA9"/>
    <w:rsid w:val="00AE021F"/>
    <w:rsid w:val="00AE0455"/>
    <w:rsid w:val="00AE0879"/>
    <w:rsid w:val="00AE088D"/>
    <w:rsid w:val="00AE0C5B"/>
    <w:rsid w:val="00AE0DD5"/>
    <w:rsid w:val="00AE101D"/>
    <w:rsid w:val="00AE10CE"/>
    <w:rsid w:val="00AE1164"/>
    <w:rsid w:val="00AE1385"/>
    <w:rsid w:val="00AE175B"/>
    <w:rsid w:val="00AE1893"/>
    <w:rsid w:val="00AE1952"/>
    <w:rsid w:val="00AE2052"/>
    <w:rsid w:val="00AE2300"/>
    <w:rsid w:val="00AE231E"/>
    <w:rsid w:val="00AE2721"/>
    <w:rsid w:val="00AE2812"/>
    <w:rsid w:val="00AE2BA9"/>
    <w:rsid w:val="00AE2E20"/>
    <w:rsid w:val="00AE31D6"/>
    <w:rsid w:val="00AE34F4"/>
    <w:rsid w:val="00AE3552"/>
    <w:rsid w:val="00AE3661"/>
    <w:rsid w:val="00AE3797"/>
    <w:rsid w:val="00AE3A4D"/>
    <w:rsid w:val="00AE3EAF"/>
    <w:rsid w:val="00AE41DA"/>
    <w:rsid w:val="00AE4235"/>
    <w:rsid w:val="00AE43E0"/>
    <w:rsid w:val="00AE4412"/>
    <w:rsid w:val="00AE450E"/>
    <w:rsid w:val="00AE4624"/>
    <w:rsid w:val="00AE4AE9"/>
    <w:rsid w:val="00AE4E64"/>
    <w:rsid w:val="00AE5610"/>
    <w:rsid w:val="00AE5613"/>
    <w:rsid w:val="00AE594E"/>
    <w:rsid w:val="00AE5C6B"/>
    <w:rsid w:val="00AE5EA9"/>
    <w:rsid w:val="00AE5FB6"/>
    <w:rsid w:val="00AE6502"/>
    <w:rsid w:val="00AE6677"/>
    <w:rsid w:val="00AE671D"/>
    <w:rsid w:val="00AE672E"/>
    <w:rsid w:val="00AE6F62"/>
    <w:rsid w:val="00AE6FC8"/>
    <w:rsid w:val="00AE74DF"/>
    <w:rsid w:val="00AE78A2"/>
    <w:rsid w:val="00AE7D46"/>
    <w:rsid w:val="00AE7F47"/>
    <w:rsid w:val="00AE7FF2"/>
    <w:rsid w:val="00AF00FF"/>
    <w:rsid w:val="00AF078C"/>
    <w:rsid w:val="00AF080C"/>
    <w:rsid w:val="00AF0914"/>
    <w:rsid w:val="00AF0952"/>
    <w:rsid w:val="00AF15E1"/>
    <w:rsid w:val="00AF15F3"/>
    <w:rsid w:val="00AF17D4"/>
    <w:rsid w:val="00AF2149"/>
    <w:rsid w:val="00AF271E"/>
    <w:rsid w:val="00AF2953"/>
    <w:rsid w:val="00AF2D65"/>
    <w:rsid w:val="00AF2DA5"/>
    <w:rsid w:val="00AF2FE6"/>
    <w:rsid w:val="00AF3190"/>
    <w:rsid w:val="00AF3677"/>
    <w:rsid w:val="00AF368F"/>
    <w:rsid w:val="00AF371B"/>
    <w:rsid w:val="00AF380C"/>
    <w:rsid w:val="00AF3A6A"/>
    <w:rsid w:val="00AF3C4F"/>
    <w:rsid w:val="00AF3CC4"/>
    <w:rsid w:val="00AF3F79"/>
    <w:rsid w:val="00AF4173"/>
    <w:rsid w:val="00AF42AE"/>
    <w:rsid w:val="00AF42B4"/>
    <w:rsid w:val="00AF454F"/>
    <w:rsid w:val="00AF477E"/>
    <w:rsid w:val="00AF4D02"/>
    <w:rsid w:val="00AF4D71"/>
    <w:rsid w:val="00AF4E04"/>
    <w:rsid w:val="00AF4FE4"/>
    <w:rsid w:val="00AF5296"/>
    <w:rsid w:val="00AF52F5"/>
    <w:rsid w:val="00AF572C"/>
    <w:rsid w:val="00AF5887"/>
    <w:rsid w:val="00AF58F7"/>
    <w:rsid w:val="00AF5B2C"/>
    <w:rsid w:val="00AF5BC6"/>
    <w:rsid w:val="00AF5E83"/>
    <w:rsid w:val="00AF60D9"/>
    <w:rsid w:val="00AF60DC"/>
    <w:rsid w:val="00AF67BD"/>
    <w:rsid w:val="00AF68B5"/>
    <w:rsid w:val="00AF6A46"/>
    <w:rsid w:val="00AF6C1D"/>
    <w:rsid w:val="00AF6D1D"/>
    <w:rsid w:val="00AF6EDB"/>
    <w:rsid w:val="00AF72C1"/>
    <w:rsid w:val="00AF75F3"/>
    <w:rsid w:val="00AF768C"/>
    <w:rsid w:val="00AF7994"/>
    <w:rsid w:val="00AF79E9"/>
    <w:rsid w:val="00AF7A6C"/>
    <w:rsid w:val="00AF7B91"/>
    <w:rsid w:val="00AF7C9E"/>
    <w:rsid w:val="00AF7DDA"/>
    <w:rsid w:val="00B00054"/>
    <w:rsid w:val="00B000E3"/>
    <w:rsid w:val="00B00225"/>
    <w:rsid w:val="00B002BF"/>
    <w:rsid w:val="00B0036A"/>
    <w:rsid w:val="00B005CB"/>
    <w:rsid w:val="00B008B2"/>
    <w:rsid w:val="00B00BBF"/>
    <w:rsid w:val="00B00D18"/>
    <w:rsid w:val="00B00E1E"/>
    <w:rsid w:val="00B00F93"/>
    <w:rsid w:val="00B011B1"/>
    <w:rsid w:val="00B0148C"/>
    <w:rsid w:val="00B0181C"/>
    <w:rsid w:val="00B020F3"/>
    <w:rsid w:val="00B0213D"/>
    <w:rsid w:val="00B021FF"/>
    <w:rsid w:val="00B02393"/>
    <w:rsid w:val="00B02394"/>
    <w:rsid w:val="00B023F8"/>
    <w:rsid w:val="00B025B6"/>
    <w:rsid w:val="00B03235"/>
    <w:rsid w:val="00B0323A"/>
    <w:rsid w:val="00B034DC"/>
    <w:rsid w:val="00B03B23"/>
    <w:rsid w:val="00B03CDE"/>
    <w:rsid w:val="00B03ED3"/>
    <w:rsid w:val="00B03F32"/>
    <w:rsid w:val="00B04223"/>
    <w:rsid w:val="00B04805"/>
    <w:rsid w:val="00B048A5"/>
    <w:rsid w:val="00B04983"/>
    <w:rsid w:val="00B04A24"/>
    <w:rsid w:val="00B04CD2"/>
    <w:rsid w:val="00B050F4"/>
    <w:rsid w:val="00B05322"/>
    <w:rsid w:val="00B053A6"/>
    <w:rsid w:val="00B054CC"/>
    <w:rsid w:val="00B056E1"/>
    <w:rsid w:val="00B057AA"/>
    <w:rsid w:val="00B059A8"/>
    <w:rsid w:val="00B05D5D"/>
    <w:rsid w:val="00B0623F"/>
    <w:rsid w:val="00B0665C"/>
    <w:rsid w:val="00B06678"/>
    <w:rsid w:val="00B06802"/>
    <w:rsid w:val="00B06ABF"/>
    <w:rsid w:val="00B06C6B"/>
    <w:rsid w:val="00B06CD0"/>
    <w:rsid w:val="00B06F5C"/>
    <w:rsid w:val="00B06F7E"/>
    <w:rsid w:val="00B07049"/>
    <w:rsid w:val="00B072A2"/>
    <w:rsid w:val="00B07686"/>
    <w:rsid w:val="00B07B2F"/>
    <w:rsid w:val="00B07D95"/>
    <w:rsid w:val="00B07E27"/>
    <w:rsid w:val="00B07F2D"/>
    <w:rsid w:val="00B104C8"/>
    <w:rsid w:val="00B1058D"/>
    <w:rsid w:val="00B10646"/>
    <w:rsid w:val="00B10834"/>
    <w:rsid w:val="00B10F6B"/>
    <w:rsid w:val="00B1123F"/>
    <w:rsid w:val="00B113E3"/>
    <w:rsid w:val="00B1149F"/>
    <w:rsid w:val="00B1154C"/>
    <w:rsid w:val="00B11711"/>
    <w:rsid w:val="00B118FA"/>
    <w:rsid w:val="00B11A52"/>
    <w:rsid w:val="00B11EA9"/>
    <w:rsid w:val="00B11EE3"/>
    <w:rsid w:val="00B127D7"/>
    <w:rsid w:val="00B12974"/>
    <w:rsid w:val="00B12DCF"/>
    <w:rsid w:val="00B12E5A"/>
    <w:rsid w:val="00B1307A"/>
    <w:rsid w:val="00B13098"/>
    <w:rsid w:val="00B132F8"/>
    <w:rsid w:val="00B13615"/>
    <w:rsid w:val="00B1364D"/>
    <w:rsid w:val="00B13845"/>
    <w:rsid w:val="00B1386A"/>
    <w:rsid w:val="00B13AE4"/>
    <w:rsid w:val="00B13B06"/>
    <w:rsid w:val="00B13CD6"/>
    <w:rsid w:val="00B13FBB"/>
    <w:rsid w:val="00B141C2"/>
    <w:rsid w:val="00B14309"/>
    <w:rsid w:val="00B14310"/>
    <w:rsid w:val="00B144F7"/>
    <w:rsid w:val="00B145BC"/>
    <w:rsid w:val="00B146D4"/>
    <w:rsid w:val="00B146DC"/>
    <w:rsid w:val="00B14A0C"/>
    <w:rsid w:val="00B14EC0"/>
    <w:rsid w:val="00B14FAE"/>
    <w:rsid w:val="00B153E1"/>
    <w:rsid w:val="00B157F7"/>
    <w:rsid w:val="00B157FB"/>
    <w:rsid w:val="00B15A67"/>
    <w:rsid w:val="00B15A86"/>
    <w:rsid w:val="00B15F2D"/>
    <w:rsid w:val="00B15FC3"/>
    <w:rsid w:val="00B16111"/>
    <w:rsid w:val="00B162C7"/>
    <w:rsid w:val="00B165B2"/>
    <w:rsid w:val="00B16710"/>
    <w:rsid w:val="00B16735"/>
    <w:rsid w:val="00B1695B"/>
    <w:rsid w:val="00B16997"/>
    <w:rsid w:val="00B16BA5"/>
    <w:rsid w:val="00B16D88"/>
    <w:rsid w:val="00B16F29"/>
    <w:rsid w:val="00B172B4"/>
    <w:rsid w:val="00B17899"/>
    <w:rsid w:val="00B17A17"/>
    <w:rsid w:val="00B17D5A"/>
    <w:rsid w:val="00B2003A"/>
    <w:rsid w:val="00B200A1"/>
    <w:rsid w:val="00B200A6"/>
    <w:rsid w:val="00B20363"/>
    <w:rsid w:val="00B206B5"/>
    <w:rsid w:val="00B206EC"/>
    <w:rsid w:val="00B20B4C"/>
    <w:rsid w:val="00B20DB9"/>
    <w:rsid w:val="00B20E46"/>
    <w:rsid w:val="00B211B4"/>
    <w:rsid w:val="00B212C9"/>
    <w:rsid w:val="00B2138C"/>
    <w:rsid w:val="00B21394"/>
    <w:rsid w:val="00B2142C"/>
    <w:rsid w:val="00B2148C"/>
    <w:rsid w:val="00B214C8"/>
    <w:rsid w:val="00B217D6"/>
    <w:rsid w:val="00B219F4"/>
    <w:rsid w:val="00B21A80"/>
    <w:rsid w:val="00B22011"/>
    <w:rsid w:val="00B22267"/>
    <w:rsid w:val="00B222AB"/>
    <w:rsid w:val="00B2240C"/>
    <w:rsid w:val="00B228AB"/>
    <w:rsid w:val="00B22B85"/>
    <w:rsid w:val="00B22CBC"/>
    <w:rsid w:val="00B2316D"/>
    <w:rsid w:val="00B23253"/>
    <w:rsid w:val="00B232F0"/>
    <w:rsid w:val="00B23531"/>
    <w:rsid w:val="00B23662"/>
    <w:rsid w:val="00B236B1"/>
    <w:rsid w:val="00B23DF8"/>
    <w:rsid w:val="00B24314"/>
    <w:rsid w:val="00B2449E"/>
    <w:rsid w:val="00B247CC"/>
    <w:rsid w:val="00B24836"/>
    <w:rsid w:val="00B24B3A"/>
    <w:rsid w:val="00B24FF4"/>
    <w:rsid w:val="00B25000"/>
    <w:rsid w:val="00B25151"/>
    <w:rsid w:val="00B2531B"/>
    <w:rsid w:val="00B255C4"/>
    <w:rsid w:val="00B258DC"/>
    <w:rsid w:val="00B25D9D"/>
    <w:rsid w:val="00B2628E"/>
    <w:rsid w:val="00B262CF"/>
    <w:rsid w:val="00B2646E"/>
    <w:rsid w:val="00B2659A"/>
    <w:rsid w:val="00B26836"/>
    <w:rsid w:val="00B26986"/>
    <w:rsid w:val="00B27056"/>
    <w:rsid w:val="00B27153"/>
    <w:rsid w:val="00B2738D"/>
    <w:rsid w:val="00B273AA"/>
    <w:rsid w:val="00B27569"/>
    <w:rsid w:val="00B278DA"/>
    <w:rsid w:val="00B27C53"/>
    <w:rsid w:val="00B302C7"/>
    <w:rsid w:val="00B30340"/>
    <w:rsid w:val="00B303F7"/>
    <w:rsid w:val="00B307BA"/>
    <w:rsid w:val="00B30A58"/>
    <w:rsid w:val="00B30A7D"/>
    <w:rsid w:val="00B30D06"/>
    <w:rsid w:val="00B30D81"/>
    <w:rsid w:val="00B30DB4"/>
    <w:rsid w:val="00B318D2"/>
    <w:rsid w:val="00B3196B"/>
    <w:rsid w:val="00B31A27"/>
    <w:rsid w:val="00B31C11"/>
    <w:rsid w:val="00B31DED"/>
    <w:rsid w:val="00B321AE"/>
    <w:rsid w:val="00B3248B"/>
    <w:rsid w:val="00B324BD"/>
    <w:rsid w:val="00B32551"/>
    <w:rsid w:val="00B328FC"/>
    <w:rsid w:val="00B32AF6"/>
    <w:rsid w:val="00B32D87"/>
    <w:rsid w:val="00B33184"/>
    <w:rsid w:val="00B33279"/>
    <w:rsid w:val="00B333C2"/>
    <w:rsid w:val="00B33444"/>
    <w:rsid w:val="00B33A4A"/>
    <w:rsid w:val="00B33E03"/>
    <w:rsid w:val="00B34192"/>
    <w:rsid w:val="00B34195"/>
    <w:rsid w:val="00B344E0"/>
    <w:rsid w:val="00B34844"/>
    <w:rsid w:val="00B348F7"/>
    <w:rsid w:val="00B34B6C"/>
    <w:rsid w:val="00B34B83"/>
    <w:rsid w:val="00B34ED4"/>
    <w:rsid w:val="00B34F39"/>
    <w:rsid w:val="00B35011"/>
    <w:rsid w:val="00B35C31"/>
    <w:rsid w:val="00B35CD7"/>
    <w:rsid w:val="00B364F3"/>
    <w:rsid w:val="00B36692"/>
    <w:rsid w:val="00B368D0"/>
    <w:rsid w:val="00B36997"/>
    <w:rsid w:val="00B36A22"/>
    <w:rsid w:val="00B36B1A"/>
    <w:rsid w:val="00B36BD4"/>
    <w:rsid w:val="00B36C31"/>
    <w:rsid w:val="00B36C8C"/>
    <w:rsid w:val="00B375A9"/>
    <w:rsid w:val="00B375BC"/>
    <w:rsid w:val="00B378F3"/>
    <w:rsid w:val="00B37BA9"/>
    <w:rsid w:val="00B37D7A"/>
    <w:rsid w:val="00B4008F"/>
    <w:rsid w:val="00B401F6"/>
    <w:rsid w:val="00B401FA"/>
    <w:rsid w:val="00B405E8"/>
    <w:rsid w:val="00B40839"/>
    <w:rsid w:val="00B4086D"/>
    <w:rsid w:val="00B40B33"/>
    <w:rsid w:val="00B40DE1"/>
    <w:rsid w:val="00B40F79"/>
    <w:rsid w:val="00B40FE6"/>
    <w:rsid w:val="00B410C5"/>
    <w:rsid w:val="00B412F4"/>
    <w:rsid w:val="00B4135C"/>
    <w:rsid w:val="00B4156F"/>
    <w:rsid w:val="00B41634"/>
    <w:rsid w:val="00B4171C"/>
    <w:rsid w:val="00B41757"/>
    <w:rsid w:val="00B4177C"/>
    <w:rsid w:val="00B417C6"/>
    <w:rsid w:val="00B41AEE"/>
    <w:rsid w:val="00B41B34"/>
    <w:rsid w:val="00B41CE3"/>
    <w:rsid w:val="00B42196"/>
    <w:rsid w:val="00B42337"/>
    <w:rsid w:val="00B426AC"/>
    <w:rsid w:val="00B426D4"/>
    <w:rsid w:val="00B4276D"/>
    <w:rsid w:val="00B427D8"/>
    <w:rsid w:val="00B42A68"/>
    <w:rsid w:val="00B42CFA"/>
    <w:rsid w:val="00B42DF3"/>
    <w:rsid w:val="00B43292"/>
    <w:rsid w:val="00B432AC"/>
    <w:rsid w:val="00B43490"/>
    <w:rsid w:val="00B434E5"/>
    <w:rsid w:val="00B4395D"/>
    <w:rsid w:val="00B43A0B"/>
    <w:rsid w:val="00B43AF8"/>
    <w:rsid w:val="00B43B81"/>
    <w:rsid w:val="00B43BBE"/>
    <w:rsid w:val="00B44171"/>
    <w:rsid w:val="00B443F5"/>
    <w:rsid w:val="00B4458F"/>
    <w:rsid w:val="00B4474E"/>
    <w:rsid w:val="00B44A6A"/>
    <w:rsid w:val="00B44CE4"/>
    <w:rsid w:val="00B44F81"/>
    <w:rsid w:val="00B4504D"/>
    <w:rsid w:val="00B45966"/>
    <w:rsid w:val="00B4596C"/>
    <w:rsid w:val="00B45BF2"/>
    <w:rsid w:val="00B45F85"/>
    <w:rsid w:val="00B46084"/>
    <w:rsid w:val="00B466AB"/>
    <w:rsid w:val="00B467CE"/>
    <w:rsid w:val="00B4684B"/>
    <w:rsid w:val="00B46D94"/>
    <w:rsid w:val="00B473E5"/>
    <w:rsid w:val="00B47649"/>
    <w:rsid w:val="00B47664"/>
    <w:rsid w:val="00B478D0"/>
    <w:rsid w:val="00B47972"/>
    <w:rsid w:val="00B47CE8"/>
    <w:rsid w:val="00B47CFC"/>
    <w:rsid w:val="00B47EBF"/>
    <w:rsid w:val="00B50292"/>
    <w:rsid w:val="00B50315"/>
    <w:rsid w:val="00B50366"/>
    <w:rsid w:val="00B50436"/>
    <w:rsid w:val="00B5047D"/>
    <w:rsid w:val="00B505E5"/>
    <w:rsid w:val="00B505F9"/>
    <w:rsid w:val="00B50654"/>
    <w:rsid w:val="00B5097E"/>
    <w:rsid w:val="00B50A40"/>
    <w:rsid w:val="00B515CA"/>
    <w:rsid w:val="00B517A8"/>
    <w:rsid w:val="00B51910"/>
    <w:rsid w:val="00B51AE1"/>
    <w:rsid w:val="00B51AEA"/>
    <w:rsid w:val="00B51CF8"/>
    <w:rsid w:val="00B51EEC"/>
    <w:rsid w:val="00B51FD4"/>
    <w:rsid w:val="00B52597"/>
    <w:rsid w:val="00B528A4"/>
    <w:rsid w:val="00B52935"/>
    <w:rsid w:val="00B529CC"/>
    <w:rsid w:val="00B52CB8"/>
    <w:rsid w:val="00B53120"/>
    <w:rsid w:val="00B5313C"/>
    <w:rsid w:val="00B53211"/>
    <w:rsid w:val="00B532D8"/>
    <w:rsid w:val="00B536B0"/>
    <w:rsid w:val="00B5394C"/>
    <w:rsid w:val="00B53A13"/>
    <w:rsid w:val="00B53B23"/>
    <w:rsid w:val="00B53F34"/>
    <w:rsid w:val="00B540C7"/>
    <w:rsid w:val="00B5462D"/>
    <w:rsid w:val="00B54C72"/>
    <w:rsid w:val="00B54C8A"/>
    <w:rsid w:val="00B54CB6"/>
    <w:rsid w:val="00B54E59"/>
    <w:rsid w:val="00B54EED"/>
    <w:rsid w:val="00B55023"/>
    <w:rsid w:val="00B552E9"/>
    <w:rsid w:val="00B55402"/>
    <w:rsid w:val="00B5578D"/>
    <w:rsid w:val="00B558B2"/>
    <w:rsid w:val="00B55EBD"/>
    <w:rsid w:val="00B55F4C"/>
    <w:rsid w:val="00B5635B"/>
    <w:rsid w:val="00B5642C"/>
    <w:rsid w:val="00B5657E"/>
    <w:rsid w:val="00B565FB"/>
    <w:rsid w:val="00B56952"/>
    <w:rsid w:val="00B569BB"/>
    <w:rsid w:val="00B56FC2"/>
    <w:rsid w:val="00B572D6"/>
    <w:rsid w:val="00B572D7"/>
    <w:rsid w:val="00B57923"/>
    <w:rsid w:val="00B57E31"/>
    <w:rsid w:val="00B57E55"/>
    <w:rsid w:val="00B57E57"/>
    <w:rsid w:val="00B60099"/>
    <w:rsid w:val="00B60134"/>
    <w:rsid w:val="00B60269"/>
    <w:rsid w:val="00B606BB"/>
    <w:rsid w:val="00B60815"/>
    <w:rsid w:val="00B60ACA"/>
    <w:rsid w:val="00B60CAD"/>
    <w:rsid w:val="00B612EA"/>
    <w:rsid w:val="00B61341"/>
    <w:rsid w:val="00B61415"/>
    <w:rsid w:val="00B61691"/>
    <w:rsid w:val="00B6171E"/>
    <w:rsid w:val="00B61756"/>
    <w:rsid w:val="00B61EE9"/>
    <w:rsid w:val="00B61FF6"/>
    <w:rsid w:val="00B62090"/>
    <w:rsid w:val="00B621DD"/>
    <w:rsid w:val="00B62206"/>
    <w:rsid w:val="00B6221C"/>
    <w:rsid w:val="00B62256"/>
    <w:rsid w:val="00B62476"/>
    <w:rsid w:val="00B6249C"/>
    <w:rsid w:val="00B62742"/>
    <w:rsid w:val="00B6285C"/>
    <w:rsid w:val="00B629FE"/>
    <w:rsid w:val="00B62E74"/>
    <w:rsid w:val="00B63084"/>
    <w:rsid w:val="00B630BC"/>
    <w:rsid w:val="00B63229"/>
    <w:rsid w:val="00B63243"/>
    <w:rsid w:val="00B63921"/>
    <w:rsid w:val="00B63BB5"/>
    <w:rsid w:val="00B63C4B"/>
    <w:rsid w:val="00B63E0B"/>
    <w:rsid w:val="00B641E6"/>
    <w:rsid w:val="00B649F3"/>
    <w:rsid w:val="00B64B0F"/>
    <w:rsid w:val="00B64CFD"/>
    <w:rsid w:val="00B64E3C"/>
    <w:rsid w:val="00B64F90"/>
    <w:rsid w:val="00B656DE"/>
    <w:rsid w:val="00B65A64"/>
    <w:rsid w:val="00B65D0D"/>
    <w:rsid w:val="00B66232"/>
    <w:rsid w:val="00B66423"/>
    <w:rsid w:val="00B66587"/>
    <w:rsid w:val="00B66898"/>
    <w:rsid w:val="00B66947"/>
    <w:rsid w:val="00B66E70"/>
    <w:rsid w:val="00B67042"/>
    <w:rsid w:val="00B671BA"/>
    <w:rsid w:val="00B67522"/>
    <w:rsid w:val="00B67774"/>
    <w:rsid w:val="00B67C7E"/>
    <w:rsid w:val="00B70163"/>
    <w:rsid w:val="00B70210"/>
    <w:rsid w:val="00B70686"/>
    <w:rsid w:val="00B707AC"/>
    <w:rsid w:val="00B708EA"/>
    <w:rsid w:val="00B70D82"/>
    <w:rsid w:val="00B713B0"/>
    <w:rsid w:val="00B714B2"/>
    <w:rsid w:val="00B719B3"/>
    <w:rsid w:val="00B71B98"/>
    <w:rsid w:val="00B71C0D"/>
    <w:rsid w:val="00B72282"/>
    <w:rsid w:val="00B7281E"/>
    <w:rsid w:val="00B72F35"/>
    <w:rsid w:val="00B72F4F"/>
    <w:rsid w:val="00B7301A"/>
    <w:rsid w:val="00B73128"/>
    <w:rsid w:val="00B734AC"/>
    <w:rsid w:val="00B73924"/>
    <w:rsid w:val="00B73DA0"/>
    <w:rsid w:val="00B74067"/>
    <w:rsid w:val="00B74120"/>
    <w:rsid w:val="00B741AC"/>
    <w:rsid w:val="00B7436F"/>
    <w:rsid w:val="00B74583"/>
    <w:rsid w:val="00B747A5"/>
    <w:rsid w:val="00B74865"/>
    <w:rsid w:val="00B74E3A"/>
    <w:rsid w:val="00B7522B"/>
    <w:rsid w:val="00B7542B"/>
    <w:rsid w:val="00B7550B"/>
    <w:rsid w:val="00B759E2"/>
    <w:rsid w:val="00B75CCE"/>
    <w:rsid w:val="00B75D78"/>
    <w:rsid w:val="00B75E2B"/>
    <w:rsid w:val="00B76073"/>
    <w:rsid w:val="00B760F0"/>
    <w:rsid w:val="00B76105"/>
    <w:rsid w:val="00B761ED"/>
    <w:rsid w:val="00B76226"/>
    <w:rsid w:val="00B763AE"/>
    <w:rsid w:val="00B76674"/>
    <w:rsid w:val="00B766F2"/>
    <w:rsid w:val="00B7678D"/>
    <w:rsid w:val="00B76852"/>
    <w:rsid w:val="00B768F2"/>
    <w:rsid w:val="00B76DE6"/>
    <w:rsid w:val="00B7704C"/>
    <w:rsid w:val="00B7707B"/>
    <w:rsid w:val="00B770AD"/>
    <w:rsid w:val="00B770F7"/>
    <w:rsid w:val="00B77181"/>
    <w:rsid w:val="00B7754A"/>
    <w:rsid w:val="00B776C3"/>
    <w:rsid w:val="00B77AAE"/>
    <w:rsid w:val="00B77BFE"/>
    <w:rsid w:val="00B77EC7"/>
    <w:rsid w:val="00B77F4D"/>
    <w:rsid w:val="00B80067"/>
    <w:rsid w:val="00B80404"/>
    <w:rsid w:val="00B80527"/>
    <w:rsid w:val="00B80CD0"/>
    <w:rsid w:val="00B813E5"/>
    <w:rsid w:val="00B8168F"/>
    <w:rsid w:val="00B81B18"/>
    <w:rsid w:val="00B81B7D"/>
    <w:rsid w:val="00B81D09"/>
    <w:rsid w:val="00B81D3F"/>
    <w:rsid w:val="00B81FEC"/>
    <w:rsid w:val="00B823FA"/>
    <w:rsid w:val="00B82A23"/>
    <w:rsid w:val="00B82B53"/>
    <w:rsid w:val="00B82E9D"/>
    <w:rsid w:val="00B82FB6"/>
    <w:rsid w:val="00B8352F"/>
    <w:rsid w:val="00B83686"/>
    <w:rsid w:val="00B83849"/>
    <w:rsid w:val="00B83969"/>
    <w:rsid w:val="00B839EF"/>
    <w:rsid w:val="00B83D82"/>
    <w:rsid w:val="00B841A8"/>
    <w:rsid w:val="00B84335"/>
    <w:rsid w:val="00B8453C"/>
    <w:rsid w:val="00B84582"/>
    <w:rsid w:val="00B848C9"/>
    <w:rsid w:val="00B848FB"/>
    <w:rsid w:val="00B84934"/>
    <w:rsid w:val="00B84B34"/>
    <w:rsid w:val="00B84C61"/>
    <w:rsid w:val="00B8508D"/>
    <w:rsid w:val="00B851C1"/>
    <w:rsid w:val="00B8562F"/>
    <w:rsid w:val="00B85AAB"/>
    <w:rsid w:val="00B85E86"/>
    <w:rsid w:val="00B85EBE"/>
    <w:rsid w:val="00B860A3"/>
    <w:rsid w:val="00B86190"/>
    <w:rsid w:val="00B8664B"/>
    <w:rsid w:val="00B869CA"/>
    <w:rsid w:val="00B86E26"/>
    <w:rsid w:val="00B870FD"/>
    <w:rsid w:val="00B87592"/>
    <w:rsid w:val="00B875EC"/>
    <w:rsid w:val="00B87D6B"/>
    <w:rsid w:val="00B87E69"/>
    <w:rsid w:val="00B90078"/>
    <w:rsid w:val="00B9016C"/>
    <w:rsid w:val="00B901DC"/>
    <w:rsid w:val="00B902E8"/>
    <w:rsid w:val="00B90376"/>
    <w:rsid w:val="00B90593"/>
    <w:rsid w:val="00B9075D"/>
    <w:rsid w:val="00B909F5"/>
    <w:rsid w:val="00B9119C"/>
    <w:rsid w:val="00B914D3"/>
    <w:rsid w:val="00B91AA9"/>
    <w:rsid w:val="00B91F76"/>
    <w:rsid w:val="00B920A6"/>
    <w:rsid w:val="00B92186"/>
    <w:rsid w:val="00B92483"/>
    <w:rsid w:val="00B925C8"/>
    <w:rsid w:val="00B9270D"/>
    <w:rsid w:val="00B92BF9"/>
    <w:rsid w:val="00B92C7A"/>
    <w:rsid w:val="00B92DAB"/>
    <w:rsid w:val="00B9323B"/>
    <w:rsid w:val="00B93468"/>
    <w:rsid w:val="00B9356C"/>
    <w:rsid w:val="00B93BE1"/>
    <w:rsid w:val="00B941E0"/>
    <w:rsid w:val="00B941F4"/>
    <w:rsid w:val="00B94204"/>
    <w:rsid w:val="00B94288"/>
    <w:rsid w:val="00B94359"/>
    <w:rsid w:val="00B9446C"/>
    <w:rsid w:val="00B94D2A"/>
    <w:rsid w:val="00B94DB4"/>
    <w:rsid w:val="00B94F35"/>
    <w:rsid w:val="00B9532F"/>
    <w:rsid w:val="00B9545C"/>
    <w:rsid w:val="00B95624"/>
    <w:rsid w:val="00B95632"/>
    <w:rsid w:val="00B956C4"/>
    <w:rsid w:val="00B95B86"/>
    <w:rsid w:val="00B95DB3"/>
    <w:rsid w:val="00B96141"/>
    <w:rsid w:val="00B96334"/>
    <w:rsid w:val="00B965D9"/>
    <w:rsid w:val="00B96CD6"/>
    <w:rsid w:val="00B96E19"/>
    <w:rsid w:val="00B97118"/>
    <w:rsid w:val="00B97135"/>
    <w:rsid w:val="00B9766E"/>
    <w:rsid w:val="00B97714"/>
    <w:rsid w:val="00B9779E"/>
    <w:rsid w:val="00B979A4"/>
    <w:rsid w:val="00B97B12"/>
    <w:rsid w:val="00B97E66"/>
    <w:rsid w:val="00BA02AD"/>
    <w:rsid w:val="00BA0361"/>
    <w:rsid w:val="00BA0570"/>
    <w:rsid w:val="00BA05C1"/>
    <w:rsid w:val="00BA09F2"/>
    <w:rsid w:val="00BA0DD2"/>
    <w:rsid w:val="00BA0DF8"/>
    <w:rsid w:val="00BA12C6"/>
    <w:rsid w:val="00BA1353"/>
    <w:rsid w:val="00BA148A"/>
    <w:rsid w:val="00BA1809"/>
    <w:rsid w:val="00BA1A5A"/>
    <w:rsid w:val="00BA1DC6"/>
    <w:rsid w:val="00BA20AB"/>
    <w:rsid w:val="00BA2503"/>
    <w:rsid w:val="00BA2672"/>
    <w:rsid w:val="00BA3100"/>
    <w:rsid w:val="00BA342D"/>
    <w:rsid w:val="00BA3508"/>
    <w:rsid w:val="00BA357C"/>
    <w:rsid w:val="00BA39B1"/>
    <w:rsid w:val="00BA3A76"/>
    <w:rsid w:val="00BA3C3A"/>
    <w:rsid w:val="00BA3C58"/>
    <w:rsid w:val="00BA3DF0"/>
    <w:rsid w:val="00BA3E0E"/>
    <w:rsid w:val="00BA3E23"/>
    <w:rsid w:val="00BA3ED2"/>
    <w:rsid w:val="00BA4024"/>
    <w:rsid w:val="00BA4164"/>
    <w:rsid w:val="00BA42F8"/>
    <w:rsid w:val="00BA4A1F"/>
    <w:rsid w:val="00BA4B38"/>
    <w:rsid w:val="00BA4C37"/>
    <w:rsid w:val="00BA4D74"/>
    <w:rsid w:val="00BA4DAA"/>
    <w:rsid w:val="00BA4E1B"/>
    <w:rsid w:val="00BA5161"/>
    <w:rsid w:val="00BA5164"/>
    <w:rsid w:val="00BA5189"/>
    <w:rsid w:val="00BA5220"/>
    <w:rsid w:val="00BA53A5"/>
    <w:rsid w:val="00BA53D9"/>
    <w:rsid w:val="00BA5442"/>
    <w:rsid w:val="00BA5568"/>
    <w:rsid w:val="00BA5591"/>
    <w:rsid w:val="00BA56FB"/>
    <w:rsid w:val="00BA581D"/>
    <w:rsid w:val="00BA5866"/>
    <w:rsid w:val="00BA59EB"/>
    <w:rsid w:val="00BA5D1A"/>
    <w:rsid w:val="00BA5DE2"/>
    <w:rsid w:val="00BA5FF1"/>
    <w:rsid w:val="00BA6020"/>
    <w:rsid w:val="00BA6115"/>
    <w:rsid w:val="00BA6832"/>
    <w:rsid w:val="00BA6BC0"/>
    <w:rsid w:val="00BA6C94"/>
    <w:rsid w:val="00BA6CE3"/>
    <w:rsid w:val="00BA6D9F"/>
    <w:rsid w:val="00BA6FDA"/>
    <w:rsid w:val="00BA7655"/>
    <w:rsid w:val="00BA7940"/>
    <w:rsid w:val="00BA7F1B"/>
    <w:rsid w:val="00BB0656"/>
    <w:rsid w:val="00BB068D"/>
    <w:rsid w:val="00BB0B57"/>
    <w:rsid w:val="00BB10F9"/>
    <w:rsid w:val="00BB1414"/>
    <w:rsid w:val="00BB14DF"/>
    <w:rsid w:val="00BB182C"/>
    <w:rsid w:val="00BB1890"/>
    <w:rsid w:val="00BB1AE6"/>
    <w:rsid w:val="00BB1BE7"/>
    <w:rsid w:val="00BB1EE2"/>
    <w:rsid w:val="00BB206F"/>
    <w:rsid w:val="00BB20B2"/>
    <w:rsid w:val="00BB2474"/>
    <w:rsid w:val="00BB24E5"/>
    <w:rsid w:val="00BB2B50"/>
    <w:rsid w:val="00BB2D68"/>
    <w:rsid w:val="00BB2E5D"/>
    <w:rsid w:val="00BB2F46"/>
    <w:rsid w:val="00BB3021"/>
    <w:rsid w:val="00BB334F"/>
    <w:rsid w:val="00BB358E"/>
    <w:rsid w:val="00BB35BD"/>
    <w:rsid w:val="00BB3621"/>
    <w:rsid w:val="00BB39A1"/>
    <w:rsid w:val="00BB3E2F"/>
    <w:rsid w:val="00BB405E"/>
    <w:rsid w:val="00BB4469"/>
    <w:rsid w:val="00BB480A"/>
    <w:rsid w:val="00BB4AF4"/>
    <w:rsid w:val="00BB4D03"/>
    <w:rsid w:val="00BB54D9"/>
    <w:rsid w:val="00BB5565"/>
    <w:rsid w:val="00BB5BDD"/>
    <w:rsid w:val="00BB61EB"/>
    <w:rsid w:val="00BB63FC"/>
    <w:rsid w:val="00BB64D7"/>
    <w:rsid w:val="00BB677F"/>
    <w:rsid w:val="00BB6830"/>
    <w:rsid w:val="00BB6A29"/>
    <w:rsid w:val="00BB737B"/>
    <w:rsid w:val="00BB749D"/>
    <w:rsid w:val="00BB7735"/>
    <w:rsid w:val="00BB790E"/>
    <w:rsid w:val="00BC01A4"/>
    <w:rsid w:val="00BC0403"/>
    <w:rsid w:val="00BC0472"/>
    <w:rsid w:val="00BC0561"/>
    <w:rsid w:val="00BC05F5"/>
    <w:rsid w:val="00BC08A0"/>
    <w:rsid w:val="00BC0E16"/>
    <w:rsid w:val="00BC0E1A"/>
    <w:rsid w:val="00BC0EF5"/>
    <w:rsid w:val="00BC11E3"/>
    <w:rsid w:val="00BC120E"/>
    <w:rsid w:val="00BC12DE"/>
    <w:rsid w:val="00BC14DB"/>
    <w:rsid w:val="00BC1576"/>
    <w:rsid w:val="00BC15CA"/>
    <w:rsid w:val="00BC17FC"/>
    <w:rsid w:val="00BC1912"/>
    <w:rsid w:val="00BC19A8"/>
    <w:rsid w:val="00BC1CC1"/>
    <w:rsid w:val="00BC1D5A"/>
    <w:rsid w:val="00BC1F55"/>
    <w:rsid w:val="00BC219B"/>
    <w:rsid w:val="00BC222C"/>
    <w:rsid w:val="00BC2404"/>
    <w:rsid w:val="00BC25CF"/>
    <w:rsid w:val="00BC25D7"/>
    <w:rsid w:val="00BC2604"/>
    <w:rsid w:val="00BC2679"/>
    <w:rsid w:val="00BC2801"/>
    <w:rsid w:val="00BC2991"/>
    <w:rsid w:val="00BC29B7"/>
    <w:rsid w:val="00BC2A08"/>
    <w:rsid w:val="00BC2B00"/>
    <w:rsid w:val="00BC2DB4"/>
    <w:rsid w:val="00BC2E07"/>
    <w:rsid w:val="00BC2EC6"/>
    <w:rsid w:val="00BC2EF0"/>
    <w:rsid w:val="00BC3256"/>
    <w:rsid w:val="00BC3B6D"/>
    <w:rsid w:val="00BC3D2A"/>
    <w:rsid w:val="00BC3F7F"/>
    <w:rsid w:val="00BC4067"/>
    <w:rsid w:val="00BC4081"/>
    <w:rsid w:val="00BC4149"/>
    <w:rsid w:val="00BC4294"/>
    <w:rsid w:val="00BC436C"/>
    <w:rsid w:val="00BC44EE"/>
    <w:rsid w:val="00BC461D"/>
    <w:rsid w:val="00BC488E"/>
    <w:rsid w:val="00BC48B7"/>
    <w:rsid w:val="00BC49D1"/>
    <w:rsid w:val="00BC4BA6"/>
    <w:rsid w:val="00BC4C06"/>
    <w:rsid w:val="00BC4C3E"/>
    <w:rsid w:val="00BC50A4"/>
    <w:rsid w:val="00BC5494"/>
    <w:rsid w:val="00BC5542"/>
    <w:rsid w:val="00BC55C9"/>
    <w:rsid w:val="00BC566F"/>
    <w:rsid w:val="00BC5B12"/>
    <w:rsid w:val="00BC60A8"/>
    <w:rsid w:val="00BC63FB"/>
    <w:rsid w:val="00BC6560"/>
    <w:rsid w:val="00BC6682"/>
    <w:rsid w:val="00BC67AF"/>
    <w:rsid w:val="00BC68D2"/>
    <w:rsid w:val="00BC6BC7"/>
    <w:rsid w:val="00BC6C5B"/>
    <w:rsid w:val="00BC6FAF"/>
    <w:rsid w:val="00BC6FE8"/>
    <w:rsid w:val="00BC7091"/>
    <w:rsid w:val="00BC743C"/>
    <w:rsid w:val="00BC74A2"/>
    <w:rsid w:val="00BC78B0"/>
    <w:rsid w:val="00BC7A76"/>
    <w:rsid w:val="00BC7BD3"/>
    <w:rsid w:val="00BD0034"/>
    <w:rsid w:val="00BD0266"/>
    <w:rsid w:val="00BD0881"/>
    <w:rsid w:val="00BD0905"/>
    <w:rsid w:val="00BD0923"/>
    <w:rsid w:val="00BD0D01"/>
    <w:rsid w:val="00BD0EE2"/>
    <w:rsid w:val="00BD124C"/>
    <w:rsid w:val="00BD15BD"/>
    <w:rsid w:val="00BD1641"/>
    <w:rsid w:val="00BD16A3"/>
    <w:rsid w:val="00BD19DB"/>
    <w:rsid w:val="00BD1A37"/>
    <w:rsid w:val="00BD1F89"/>
    <w:rsid w:val="00BD21C2"/>
    <w:rsid w:val="00BD2491"/>
    <w:rsid w:val="00BD270A"/>
    <w:rsid w:val="00BD2776"/>
    <w:rsid w:val="00BD27CB"/>
    <w:rsid w:val="00BD287E"/>
    <w:rsid w:val="00BD28ED"/>
    <w:rsid w:val="00BD2C2C"/>
    <w:rsid w:val="00BD2C7E"/>
    <w:rsid w:val="00BD2E19"/>
    <w:rsid w:val="00BD30D8"/>
    <w:rsid w:val="00BD3169"/>
    <w:rsid w:val="00BD32BC"/>
    <w:rsid w:val="00BD33BE"/>
    <w:rsid w:val="00BD362D"/>
    <w:rsid w:val="00BD3967"/>
    <w:rsid w:val="00BD3B70"/>
    <w:rsid w:val="00BD3F8B"/>
    <w:rsid w:val="00BD40EE"/>
    <w:rsid w:val="00BD41DD"/>
    <w:rsid w:val="00BD4243"/>
    <w:rsid w:val="00BD4263"/>
    <w:rsid w:val="00BD4774"/>
    <w:rsid w:val="00BD4858"/>
    <w:rsid w:val="00BD495D"/>
    <w:rsid w:val="00BD4BD0"/>
    <w:rsid w:val="00BD4CAD"/>
    <w:rsid w:val="00BD4DC4"/>
    <w:rsid w:val="00BD4EB0"/>
    <w:rsid w:val="00BD5063"/>
    <w:rsid w:val="00BD517B"/>
    <w:rsid w:val="00BD51FD"/>
    <w:rsid w:val="00BD53B2"/>
    <w:rsid w:val="00BD5956"/>
    <w:rsid w:val="00BD5A0C"/>
    <w:rsid w:val="00BD5B0D"/>
    <w:rsid w:val="00BD5C55"/>
    <w:rsid w:val="00BD6086"/>
    <w:rsid w:val="00BD61B9"/>
    <w:rsid w:val="00BD6278"/>
    <w:rsid w:val="00BD6656"/>
    <w:rsid w:val="00BD6840"/>
    <w:rsid w:val="00BD686D"/>
    <w:rsid w:val="00BD69E7"/>
    <w:rsid w:val="00BD6AE0"/>
    <w:rsid w:val="00BD6BC9"/>
    <w:rsid w:val="00BD6D33"/>
    <w:rsid w:val="00BD6E16"/>
    <w:rsid w:val="00BD6ED9"/>
    <w:rsid w:val="00BD70F6"/>
    <w:rsid w:val="00BD72D1"/>
    <w:rsid w:val="00BD756E"/>
    <w:rsid w:val="00BD75C6"/>
    <w:rsid w:val="00BD7670"/>
    <w:rsid w:val="00BD78AD"/>
    <w:rsid w:val="00BD7F68"/>
    <w:rsid w:val="00BE013B"/>
    <w:rsid w:val="00BE038F"/>
    <w:rsid w:val="00BE05BC"/>
    <w:rsid w:val="00BE06D6"/>
    <w:rsid w:val="00BE0841"/>
    <w:rsid w:val="00BE0B25"/>
    <w:rsid w:val="00BE0EE7"/>
    <w:rsid w:val="00BE1767"/>
    <w:rsid w:val="00BE1892"/>
    <w:rsid w:val="00BE19C5"/>
    <w:rsid w:val="00BE1D1B"/>
    <w:rsid w:val="00BE1D88"/>
    <w:rsid w:val="00BE1F25"/>
    <w:rsid w:val="00BE1FEB"/>
    <w:rsid w:val="00BE1FF5"/>
    <w:rsid w:val="00BE22E7"/>
    <w:rsid w:val="00BE2361"/>
    <w:rsid w:val="00BE247F"/>
    <w:rsid w:val="00BE2908"/>
    <w:rsid w:val="00BE2A8F"/>
    <w:rsid w:val="00BE2C49"/>
    <w:rsid w:val="00BE2D39"/>
    <w:rsid w:val="00BE2EF7"/>
    <w:rsid w:val="00BE2F35"/>
    <w:rsid w:val="00BE3321"/>
    <w:rsid w:val="00BE35D7"/>
    <w:rsid w:val="00BE3614"/>
    <w:rsid w:val="00BE37EC"/>
    <w:rsid w:val="00BE3AC6"/>
    <w:rsid w:val="00BE3BD8"/>
    <w:rsid w:val="00BE3D7F"/>
    <w:rsid w:val="00BE40AC"/>
    <w:rsid w:val="00BE4178"/>
    <w:rsid w:val="00BE4201"/>
    <w:rsid w:val="00BE4286"/>
    <w:rsid w:val="00BE50CA"/>
    <w:rsid w:val="00BE51B3"/>
    <w:rsid w:val="00BE5389"/>
    <w:rsid w:val="00BE53EB"/>
    <w:rsid w:val="00BE55A9"/>
    <w:rsid w:val="00BE59A8"/>
    <w:rsid w:val="00BE5A7E"/>
    <w:rsid w:val="00BE5E87"/>
    <w:rsid w:val="00BE6412"/>
    <w:rsid w:val="00BE6516"/>
    <w:rsid w:val="00BE6951"/>
    <w:rsid w:val="00BE6BD2"/>
    <w:rsid w:val="00BE6BEC"/>
    <w:rsid w:val="00BE6D68"/>
    <w:rsid w:val="00BE6E45"/>
    <w:rsid w:val="00BE7140"/>
    <w:rsid w:val="00BE7202"/>
    <w:rsid w:val="00BE723B"/>
    <w:rsid w:val="00BE7569"/>
    <w:rsid w:val="00BE756D"/>
    <w:rsid w:val="00BE7C16"/>
    <w:rsid w:val="00BE7D16"/>
    <w:rsid w:val="00BF01FB"/>
    <w:rsid w:val="00BF03B2"/>
    <w:rsid w:val="00BF041F"/>
    <w:rsid w:val="00BF07E6"/>
    <w:rsid w:val="00BF08AC"/>
    <w:rsid w:val="00BF0AFA"/>
    <w:rsid w:val="00BF0C9B"/>
    <w:rsid w:val="00BF0DCF"/>
    <w:rsid w:val="00BF0F21"/>
    <w:rsid w:val="00BF10BA"/>
    <w:rsid w:val="00BF1111"/>
    <w:rsid w:val="00BF189E"/>
    <w:rsid w:val="00BF1BA3"/>
    <w:rsid w:val="00BF219A"/>
    <w:rsid w:val="00BF21B6"/>
    <w:rsid w:val="00BF2339"/>
    <w:rsid w:val="00BF26CF"/>
    <w:rsid w:val="00BF2BD4"/>
    <w:rsid w:val="00BF2CF1"/>
    <w:rsid w:val="00BF3745"/>
    <w:rsid w:val="00BF3891"/>
    <w:rsid w:val="00BF3B21"/>
    <w:rsid w:val="00BF3B97"/>
    <w:rsid w:val="00BF3DC2"/>
    <w:rsid w:val="00BF3F6A"/>
    <w:rsid w:val="00BF4015"/>
    <w:rsid w:val="00BF4043"/>
    <w:rsid w:val="00BF42A8"/>
    <w:rsid w:val="00BF42BF"/>
    <w:rsid w:val="00BF4355"/>
    <w:rsid w:val="00BF437A"/>
    <w:rsid w:val="00BF44D4"/>
    <w:rsid w:val="00BF4523"/>
    <w:rsid w:val="00BF459D"/>
    <w:rsid w:val="00BF4CAF"/>
    <w:rsid w:val="00BF4EE0"/>
    <w:rsid w:val="00BF5119"/>
    <w:rsid w:val="00BF51A9"/>
    <w:rsid w:val="00BF5701"/>
    <w:rsid w:val="00BF571D"/>
    <w:rsid w:val="00BF5CF9"/>
    <w:rsid w:val="00BF5F9E"/>
    <w:rsid w:val="00BF610F"/>
    <w:rsid w:val="00BF62E6"/>
    <w:rsid w:val="00BF6921"/>
    <w:rsid w:val="00BF7200"/>
    <w:rsid w:val="00BF7C4E"/>
    <w:rsid w:val="00BF7F76"/>
    <w:rsid w:val="00BF7FF6"/>
    <w:rsid w:val="00C0015F"/>
    <w:rsid w:val="00C0071A"/>
    <w:rsid w:val="00C0082E"/>
    <w:rsid w:val="00C009F6"/>
    <w:rsid w:val="00C00DD1"/>
    <w:rsid w:val="00C00E38"/>
    <w:rsid w:val="00C00FBA"/>
    <w:rsid w:val="00C010EC"/>
    <w:rsid w:val="00C0122A"/>
    <w:rsid w:val="00C0124E"/>
    <w:rsid w:val="00C01CC1"/>
    <w:rsid w:val="00C01CC5"/>
    <w:rsid w:val="00C01D02"/>
    <w:rsid w:val="00C021F1"/>
    <w:rsid w:val="00C0221C"/>
    <w:rsid w:val="00C02273"/>
    <w:rsid w:val="00C029CD"/>
    <w:rsid w:val="00C02A99"/>
    <w:rsid w:val="00C02AE6"/>
    <w:rsid w:val="00C02CDC"/>
    <w:rsid w:val="00C02DB9"/>
    <w:rsid w:val="00C0311C"/>
    <w:rsid w:val="00C0319B"/>
    <w:rsid w:val="00C0325B"/>
    <w:rsid w:val="00C03311"/>
    <w:rsid w:val="00C03376"/>
    <w:rsid w:val="00C03466"/>
    <w:rsid w:val="00C035EB"/>
    <w:rsid w:val="00C036E7"/>
    <w:rsid w:val="00C0370A"/>
    <w:rsid w:val="00C039F4"/>
    <w:rsid w:val="00C03B58"/>
    <w:rsid w:val="00C03BE5"/>
    <w:rsid w:val="00C03C2D"/>
    <w:rsid w:val="00C03F13"/>
    <w:rsid w:val="00C03F14"/>
    <w:rsid w:val="00C04148"/>
    <w:rsid w:val="00C0463C"/>
    <w:rsid w:val="00C04788"/>
    <w:rsid w:val="00C049DB"/>
    <w:rsid w:val="00C04B8F"/>
    <w:rsid w:val="00C04DCE"/>
    <w:rsid w:val="00C0529A"/>
    <w:rsid w:val="00C059EA"/>
    <w:rsid w:val="00C05A0A"/>
    <w:rsid w:val="00C05CB5"/>
    <w:rsid w:val="00C06166"/>
    <w:rsid w:val="00C0616C"/>
    <w:rsid w:val="00C06350"/>
    <w:rsid w:val="00C0657F"/>
    <w:rsid w:val="00C069C5"/>
    <w:rsid w:val="00C06A53"/>
    <w:rsid w:val="00C06F14"/>
    <w:rsid w:val="00C07280"/>
    <w:rsid w:val="00C07489"/>
    <w:rsid w:val="00C07702"/>
    <w:rsid w:val="00C0779A"/>
    <w:rsid w:val="00C078C8"/>
    <w:rsid w:val="00C07CD4"/>
    <w:rsid w:val="00C100D7"/>
    <w:rsid w:val="00C105F0"/>
    <w:rsid w:val="00C108B5"/>
    <w:rsid w:val="00C10AAB"/>
    <w:rsid w:val="00C11377"/>
    <w:rsid w:val="00C117E1"/>
    <w:rsid w:val="00C11AC6"/>
    <w:rsid w:val="00C1215A"/>
    <w:rsid w:val="00C124F3"/>
    <w:rsid w:val="00C12669"/>
    <w:rsid w:val="00C1279D"/>
    <w:rsid w:val="00C12E1B"/>
    <w:rsid w:val="00C14211"/>
    <w:rsid w:val="00C14BB1"/>
    <w:rsid w:val="00C14DFF"/>
    <w:rsid w:val="00C1523D"/>
    <w:rsid w:val="00C15588"/>
    <w:rsid w:val="00C1561F"/>
    <w:rsid w:val="00C15C6A"/>
    <w:rsid w:val="00C15CC8"/>
    <w:rsid w:val="00C15CE1"/>
    <w:rsid w:val="00C15D57"/>
    <w:rsid w:val="00C15DBB"/>
    <w:rsid w:val="00C15FC3"/>
    <w:rsid w:val="00C15FE9"/>
    <w:rsid w:val="00C1648F"/>
    <w:rsid w:val="00C16909"/>
    <w:rsid w:val="00C16989"/>
    <w:rsid w:val="00C169A0"/>
    <w:rsid w:val="00C16A34"/>
    <w:rsid w:val="00C16C8D"/>
    <w:rsid w:val="00C16CD0"/>
    <w:rsid w:val="00C16D7E"/>
    <w:rsid w:val="00C170B7"/>
    <w:rsid w:val="00C171EF"/>
    <w:rsid w:val="00C17738"/>
    <w:rsid w:val="00C177B5"/>
    <w:rsid w:val="00C17A0A"/>
    <w:rsid w:val="00C17A7E"/>
    <w:rsid w:val="00C17A88"/>
    <w:rsid w:val="00C20169"/>
    <w:rsid w:val="00C201B5"/>
    <w:rsid w:val="00C20217"/>
    <w:rsid w:val="00C20245"/>
    <w:rsid w:val="00C20249"/>
    <w:rsid w:val="00C204A8"/>
    <w:rsid w:val="00C20566"/>
    <w:rsid w:val="00C209E5"/>
    <w:rsid w:val="00C209FA"/>
    <w:rsid w:val="00C217B0"/>
    <w:rsid w:val="00C21B78"/>
    <w:rsid w:val="00C222A6"/>
    <w:rsid w:val="00C222EC"/>
    <w:rsid w:val="00C2252E"/>
    <w:rsid w:val="00C227CB"/>
    <w:rsid w:val="00C22C9E"/>
    <w:rsid w:val="00C22E38"/>
    <w:rsid w:val="00C2309F"/>
    <w:rsid w:val="00C23183"/>
    <w:rsid w:val="00C2339A"/>
    <w:rsid w:val="00C237E2"/>
    <w:rsid w:val="00C2399C"/>
    <w:rsid w:val="00C23B60"/>
    <w:rsid w:val="00C23C11"/>
    <w:rsid w:val="00C24500"/>
    <w:rsid w:val="00C2454D"/>
    <w:rsid w:val="00C24741"/>
    <w:rsid w:val="00C248D1"/>
    <w:rsid w:val="00C24C54"/>
    <w:rsid w:val="00C24CD3"/>
    <w:rsid w:val="00C24D0D"/>
    <w:rsid w:val="00C2503C"/>
    <w:rsid w:val="00C2559E"/>
    <w:rsid w:val="00C255A4"/>
    <w:rsid w:val="00C256E3"/>
    <w:rsid w:val="00C25AB2"/>
    <w:rsid w:val="00C25BB1"/>
    <w:rsid w:val="00C2622D"/>
    <w:rsid w:val="00C262C1"/>
    <w:rsid w:val="00C2633C"/>
    <w:rsid w:val="00C26AEF"/>
    <w:rsid w:val="00C26F94"/>
    <w:rsid w:val="00C26FC4"/>
    <w:rsid w:val="00C2752D"/>
    <w:rsid w:val="00C277E4"/>
    <w:rsid w:val="00C278CC"/>
    <w:rsid w:val="00C278E7"/>
    <w:rsid w:val="00C279EB"/>
    <w:rsid w:val="00C27A75"/>
    <w:rsid w:val="00C27B5F"/>
    <w:rsid w:val="00C27C13"/>
    <w:rsid w:val="00C27C29"/>
    <w:rsid w:val="00C30039"/>
    <w:rsid w:val="00C30061"/>
    <w:rsid w:val="00C30737"/>
    <w:rsid w:val="00C30C7C"/>
    <w:rsid w:val="00C3106D"/>
    <w:rsid w:val="00C31168"/>
    <w:rsid w:val="00C31458"/>
    <w:rsid w:val="00C314FF"/>
    <w:rsid w:val="00C315B0"/>
    <w:rsid w:val="00C31800"/>
    <w:rsid w:val="00C31A65"/>
    <w:rsid w:val="00C31A76"/>
    <w:rsid w:val="00C31A79"/>
    <w:rsid w:val="00C31C94"/>
    <w:rsid w:val="00C31CDD"/>
    <w:rsid w:val="00C31D25"/>
    <w:rsid w:val="00C321C2"/>
    <w:rsid w:val="00C3234E"/>
    <w:rsid w:val="00C32371"/>
    <w:rsid w:val="00C32C9E"/>
    <w:rsid w:val="00C32CE8"/>
    <w:rsid w:val="00C32D85"/>
    <w:rsid w:val="00C32EB4"/>
    <w:rsid w:val="00C32FF6"/>
    <w:rsid w:val="00C331D6"/>
    <w:rsid w:val="00C3327B"/>
    <w:rsid w:val="00C3331F"/>
    <w:rsid w:val="00C336EF"/>
    <w:rsid w:val="00C33C8A"/>
    <w:rsid w:val="00C33EF0"/>
    <w:rsid w:val="00C33F08"/>
    <w:rsid w:val="00C3401C"/>
    <w:rsid w:val="00C345A3"/>
    <w:rsid w:val="00C34707"/>
    <w:rsid w:val="00C3474D"/>
    <w:rsid w:val="00C34F3D"/>
    <w:rsid w:val="00C35085"/>
    <w:rsid w:val="00C351A5"/>
    <w:rsid w:val="00C353B1"/>
    <w:rsid w:val="00C35495"/>
    <w:rsid w:val="00C355FA"/>
    <w:rsid w:val="00C358FC"/>
    <w:rsid w:val="00C35949"/>
    <w:rsid w:val="00C35AE8"/>
    <w:rsid w:val="00C35D06"/>
    <w:rsid w:val="00C35D17"/>
    <w:rsid w:val="00C35F75"/>
    <w:rsid w:val="00C3605D"/>
    <w:rsid w:val="00C36BD2"/>
    <w:rsid w:val="00C36BF9"/>
    <w:rsid w:val="00C36C03"/>
    <w:rsid w:val="00C36E23"/>
    <w:rsid w:val="00C371D6"/>
    <w:rsid w:val="00C37C4F"/>
    <w:rsid w:val="00C402C0"/>
    <w:rsid w:val="00C4057E"/>
    <w:rsid w:val="00C40A62"/>
    <w:rsid w:val="00C41276"/>
    <w:rsid w:val="00C412C1"/>
    <w:rsid w:val="00C4166C"/>
    <w:rsid w:val="00C41901"/>
    <w:rsid w:val="00C41AE3"/>
    <w:rsid w:val="00C41E93"/>
    <w:rsid w:val="00C41F83"/>
    <w:rsid w:val="00C421E4"/>
    <w:rsid w:val="00C42338"/>
    <w:rsid w:val="00C423A7"/>
    <w:rsid w:val="00C4255F"/>
    <w:rsid w:val="00C42C62"/>
    <w:rsid w:val="00C42CDF"/>
    <w:rsid w:val="00C42E97"/>
    <w:rsid w:val="00C43179"/>
    <w:rsid w:val="00C432E8"/>
    <w:rsid w:val="00C435BB"/>
    <w:rsid w:val="00C43669"/>
    <w:rsid w:val="00C43735"/>
    <w:rsid w:val="00C43994"/>
    <w:rsid w:val="00C43D29"/>
    <w:rsid w:val="00C43ED6"/>
    <w:rsid w:val="00C43FC6"/>
    <w:rsid w:val="00C44071"/>
    <w:rsid w:val="00C441D3"/>
    <w:rsid w:val="00C441FC"/>
    <w:rsid w:val="00C444B1"/>
    <w:rsid w:val="00C444BF"/>
    <w:rsid w:val="00C447A8"/>
    <w:rsid w:val="00C44884"/>
    <w:rsid w:val="00C448E2"/>
    <w:rsid w:val="00C44B50"/>
    <w:rsid w:val="00C44B7F"/>
    <w:rsid w:val="00C44DB8"/>
    <w:rsid w:val="00C4528F"/>
    <w:rsid w:val="00C452DF"/>
    <w:rsid w:val="00C45380"/>
    <w:rsid w:val="00C453E4"/>
    <w:rsid w:val="00C45BE3"/>
    <w:rsid w:val="00C45F1E"/>
    <w:rsid w:val="00C46194"/>
    <w:rsid w:val="00C46754"/>
    <w:rsid w:val="00C46885"/>
    <w:rsid w:val="00C47000"/>
    <w:rsid w:val="00C473B5"/>
    <w:rsid w:val="00C4770A"/>
    <w:rsid w:val="00C4773B"/>
    <w:rsid w:val="00C47831"/>
    <w:rsid w:val="00C47878"/>
    <w:rsid w:val="00C4787F"/>
    <w:rsid w:val="00C47899"/>
    <w:rsid w:val="00C47A7C"/>
    <w:rsid w:val="00C47BB3"/>
    <w:rsid w:val="00C50305"/>
    <w:rsid w:val="00C50375"/>
    <w:rsid w:val="00C50B08"/>
    <w:rsid w:val="00C50B1E"/>
    <w:rsid w:val="00C50B45"/>
    <w:rsid w:val="00C5102E"/>
    <w:rsid w:val="00C51152"/>
    <w:rsid w:val="00C5117F"/>
    <w:rsid w:val="00C511EA"/>
    <w:rsid w:val="00C512E2"/>
    <w:rsid w:val="00C51413"/>
    <w:rsid w:val="00C51587"/>
    <w:rsid w:val="00C51D16"/>
    <w:rsid w:val="00C51D3B"/>
    <w:rsid w:val="00C51D49"/>
    <w:rsid w:val="00C51E71"/>
    <w:rsid w:val="00C520CF"/>
    <w:rsid w:val="00C52152"/>
    <w:rsid w:val="00C525D7"/>
    <w:rsid w:val="00C52605"/>
    <w:rsid w:val="00C5290D"/>
    <w:rsid w:val="00C52A7C"/>
    <w:rsid w:val="00C52B1A"/>
    <w:rsid w:val="00C52B6E"/>
    <w:rsid w:val="00C52D05"/>
    <w:rsid w:val="00C53076"/>
    <w:rsid w:val="00C5351C"/>
    <w:rsid w:val="00C536CB"/>
    <w:rsid w:val="00C53750"/>
    <w:rsid w:val="00C53808"/>
    <w:rsid w:val="00C53BA3"/>
    <w:rsid w:val="00C53E4E"/>
    <w:rsid w:val="00C5403E"/>
    <w:rsid w:val="00C54071"/>
    <w:rsid w:val="00C541AC"/>
    <w:rsid w:val="00C546C4"/>
    <w:rsid w:val="00C5476E"/>
    <w:rsid w:val="00C54AAA"/>
    <w:rsid w:val="00C54B21"/>
    <w:rsid w:val="00C54BF0"/>
    <w:rsid w:val="00C54C63"/>
    <w:rsid w:val="00C54DCE"/>
    <w:rsid w:val="00C54F72"/>
    <w:rsid w:val="00C54FE3"/>
    <w:rsid w:val="00C553CB"/>
    <w:rsid w:val="00C557EB"/>
    <w:rsid w:val="00C55F51"/>
    <w:rsid w:val="00C56099"/>
    <w:rsid w:val="00C5686E"/>
    <w:rsid w:val="00C56CE0"/>
    <w:rsid w:val="00C575A6"/>
    <w:rsid w:val="00C57633"/>
    <w:rsid w:val="00C577BA"/>
    <w:rsid w:val="00C57A05"/>
    <w:rsid w:val="00C57A24"/>
    <w:rsid w:val="00C57B3C"/>
    <w:rsid w:val="00C57EC7"/>
    <w:rsid w:val="00C57EDF"/>
    <w:rsid w:val="00C60457"/>
    <w:rsid w:val="00C60847"/>
    <w:rsid w:val="00C60A27"/>
    <w:rsid w:val="00C60F7C"/>
    <w:rsid w:val="00C610C1"/>
    <w:rsid w:val="00C610E2"/>
    <w:rsid w:val="00C612CD"/>
    <w:rsid w:val="00C61315"/>
    <w:rsid w:val="00C613A3"/>
    <w:rsid w:val="00C613D6"/>
    <w:rsid w:val="00C61906"/>
    <w:rsid w:val="00C61A21"/>
    <w:rsid w:val="00C61B02"/>
    <w:rsid w:val="00C61BE3"/>
    <w:rsid w:val="00C6225B"/>
    <w:rsid w:val="00C623DC"/>
    <w:rsid w:val="00C6296C"/>
    <w:rsid w:val="00C62B0F"/>
    <w:rsid w:val="00C62B40"/>
    <w:rsid w:val="00C6300E"/>
    <w:rsid w:val="00C631D9"/>
    <w:rsid w:val="00C6324D"/>
    <w:rsid w:val="00C637A8"/>
    <w:rsid w:val="00C638AC"/>
    <w:rsid w:val="00C63A4C"/>
    <w:rsid w:val="00C63F26"/>
    <w:rsid w:val="00C63F6E"/>
    <w:rsid w:val="00C63FC4"/>
    <w:rsid w:val="00C641F8"/>
    <w:rsid w:val="00C643AE"/>
    <w:rsid w:val="00C648A9"/>
    <w:rsid w:val="00C64954"/>
    <w:rsid w:val="00C64D7D"/>
    <w:rsid w:val="00C653D1"/>
    <w:rsid w:val="00C6556B"/>
    <w:rsid w:val="00C656C3"/>
    <w:rsid w:val="00C658D1"/>
    <w:rsid w:val="00C65C3C"/>
    <w:rsid w:val="00C65DD0"/>
    <w:rsid w:val="00C66610"/>
    <w:rsid w:val="00C66638"/>
    <w:rsid w:val="00C667F5"/>
    <w:rsid w:val="00C6686B"/>
    <w:rsid w:val="00C66934"/>
    <w:rsid w:val="00C66A02"/>
    <w:rsid w:val="00C66AF4"/>
    <w:rsid w:val="00C66ECC"/>
    <w:rsid w:val="00C66FFF"/>
    <w:rsid w:val="00C67D3A"/>
    <w:rsid w:val="00C67ED9"/>
    <w:rsid w:val="00C70247"/>
    <w:rsid w:val="00C7057B"/>
    <w:rsid w:val="00C705FB"/>
    <w:rsid w:val="00C70668"/>
    <w:rsid w:val="00C70E33"/>
    <w:rsid w:val="00C70E9D"/>
    <w:rsid w:val="00C71138"/>
    <w:rsid w:val="00C71245"/>
    <w:rsid w:val="00C7137E"/>
    <w:rsid w:val="00C71436"/>
    <w:rsid w:val="00C71577"/>
    <w:rsid w:val="00C719C0"/>
    <w:rsid w:val="00C71EB9"/>
    <w:rsid w:val="00C71FD3"/>
    <w:rsid w:val="00C71FDD"/>
    <w:rsid w:val="00C72022"/>
    <w:rsid w:val="00C72405"/>
    <w:rsid w:val="00C7244C"/>
    <w:rsid w:val="00C725B1"/>
    <w:rsid w:val="00C72748"/>
    <w:rsid w:val="00C72EC4"/>
    <w:rsid w:val="00C73152"/>
    <w:rsid w:val="00C735F0"/>
    <w:rsid w:val="00C739DB"/>
    <w:rsid w:val="00C739FA"/>
    <w:rsid w:val="00C73BC9"/>
    <w:rsid w:val="00C73F52"/>
    <w:rsid w:val="00C7432A"/>
    <w:rsid w:val="00C74380"/>
    <w:rsid w:val="00C74441"/>
    <w:rsid w:val="00C74CC2"/>
    <w:rsid w:val="00C74D92"/>
    <w:rsid w:val="00C74E15"/>
    <w:rsid w:val="00C750C2"/>
    <w:rsid w:val="00C751E5"/>
    <w:rsid w:val="00C75252"/>
    <w:rsid w:val="00C754D1"/>
    <w:rsid w:val="00C75659"/>
    <w:rsid w:val="00C758AD"/>
    <w:rsid w:val="00C75A77"/>
    <w:rsid w:val="00C75B5D"/>
    <w:rsid w:val="00C75D53"/>
    <w:rsid w:val="00C75DDA"/>
    <w:rsid w:val="00C7605D"/>
    <w:rsid w:val="00C76074"/>
    <w:rsid w:val="00C762BF"/>
    <w:rsid w:val="00C7643D"/>
    <w:rsid w:val="00C76555"/>
    <w:rsid w:val="00C76677"/>
    <w:rsid w:val="00C76BFF"/>
    <w:rsid w:val="00C76D5C"/>
    <w:rsid w:val="00C76FDC"/>
    <w:rsid w:val="00C77533"/>
    <w:rsid w:val="00C776A8"/>
    <w:rsid w:val="00C7784B"/>
    <w:rsid w:val="00C77967"/>
    <w:rsid w:val="00C77AB4"/>
    <w:rsid w:val="00C77BCF"/>
    <w:rsid w:val="00C77CF5"/>
    <w:rsid w:val="00C77E51"/>
    <w:rsid w:val="00C80185"/>
    <w:rsid w:val="00C801D5"/>
    <w:rsid w:val="00C803DB"/>
    <w:rsid w:val="00C804AF"/>
    <w:rsid w:val="00C80CC4"/>
    <w:rsid w:val="00C80D7E"/>
    <w:rsid w:val="00C80DD4"/>
    <w:rsid w:val="00C80EA3"/>
    <w:rsid w:val="00C80F97"/>
    <w:rsid w:val="00C810BE"/>
    <w:rsid w:val="00C81213"/>
    <w:rsid w:val="00C81381"/>
    <w:rsid w:val="00C8156A"/>
    <w:rsid w:val="00C8169C"/>
    <w:rsid w:val="00C816CE"/>
    <w:rsid w:val="00C817FA"/>
    <w:rsid w:val="00C81918"/>
    <w:rsid w:val="00C81966"/>
    <w:rsid w:val="00C8199F"/>
    <w:rsid w:val="00C81CD5"/>
    <w:rsid w:val="00C81D56"/>
    <w:rsid w:val="00C82379"/>
    <w:rsid w:val="00C82581"/>
    <w:rsid w:val="00C82C78"/>
    <w:rsid w:val="00C83132"/>
    <w:rsid w:val="00C832DC"/>
    <w:rsid w:val="00C835D4"/>
    <w:rsid w:val="00C83A9E"/>
    <w:rsid w:val="00C83BE4"/>
    <w:rsid w:val="00C83F5D"/>
    <w:rsid w:val="00C84558"/>
    <w:rsid w:val="00C848EB"/>
    <w:rsid w:val="00C84B02"/>
    <w:rsid w:val="00C84BAC"/>
    <w:rsid w:val="00C84C82"/>
    <w:rsid w:val="00C851AC"/>
    <w:rsid w:val="00C8527A"/>
    <w:rsid w:val="00C8529A"/>
    <w:rsid w:val="00C852BC"/>
    <w:rsid w:val="00C853DC"/>
    <w:rsid w:val="00C855E8"/>
    <w:rsid w:val="00C85712"/>
    <w:rsid w:val="00C85BC1"/>
    <w:rsid w:val="00C85F3D"/>
    <w:rsid w:val="00C86251"/>
    <w:rsid w:val="00C862AF"/>
    <w:rsid w:val="00C86403"/>
    <w:rsid w:val="00C86584"/>
    <w:rsid w:val="00C865CB"/>
    <w:rsid w:val="00C86673"/>
    <w:rsid w:val="00C86813"/>
    <w:rsid w:val="00C86E9A"/>
    <w:rsid w:val="00C86F90"/>
    <w:rsid w:val="00C87148"/>
    <w:rsid w:val="00C876C0"/>
    <w:rsid w:val="00C8781B"/>
    <w:rsid w:val="00C87885"/>
    <w:rsid w:val="00C87A7F"/>
    <w:rsid w:val="00C901AE"/>
    <w:rsid w:val="00C90247"/>
    <w:rsid w:val="00C90305"/>
    <w:rsid w:val="00C90A16"/>
    <w:rsid w:val="00C90BBE"/>
    <w:rsid w:val="00C90D66"/>
    <w:rsid w:val="00C90E66"/>
    <w:rsid w:val="00C90F4A"/>
    <w:rsid w:val="00C912AB"/>
    <w:rsid w:val="00C9136F"/>
    <w:rsid w:val="00C914DD"/>
    <w:rsid w:val="00C9155B"/>
    <w:rsid w:val="00C9180C"/>
    <w:rsid w:val="00C91B0D"/>
    <w:rsid w:val="00C91C14"/>
    <w:rsid w:val="00C920CE"/>
    <w:rsid w:val="00C92141"/>
    <w:rsid w:val="00C92237"/>
    <w:rsid w:val="00C92288"/>
    <w:rsid w:val="00C92606"/>
    <w:rsid w:val="00C92657"/>
    <w:rsid w:val="00C92805"/>
    <w:rsid w:val="00C92B2D"/>
    <w:rsid w:val="00C92B69"/>
    <w:rsid w:val="00C92F17"/>
    <w:rsid w:val="00C932E2"/>
    <w:rsid w:val="00C9385C"/>
    <w:rsid w:val="00C93924"/>
    <w:rsid w:val="00C93B82"/>
    <w:rsid w:val="00C93F59"/>
    <w:rsid w:val="00C93F5D"/>
    <w:rsid w:val="00C93FD5"/>
    <w:rsid w:val="00C9425E"/>
    <w:rsid w:val="00C9426A"/>
    <w:rsid w:val="00C94305"/>
    <w:rsid w:val="00C94554"/>
    <w:rsid w:val="00C94A18"/>
    <w:rsid w:val="00C94F7B"/>
    <w:rsid w:val="00C94FF3"/>
    <w:rsid w:val="00C9508B"/>
    <w:rsid w:val="00C954B8"/>
    <w:rsid w:val="00C9551A"/>
    <w:rsid w:val="00C955BE"/>
    <w:rsid w:val="00C9571C"/>
    <w:rsid w:val="00C95811"/>
    <w:rsid w:val="00C95BD3"/>
    <w:rsid w:val="00C95C21"/>
    <w:rsid w:val="00C95D6B"/>
    <w:rsid w:val="00C96285"/>
    <w:rsid w:val="00C962F4"/>
    <w:rsid w:val="00C96363"/>
    <w:rsid w:val="00C96426"/>
    <w:rsid w:val="00C9652D"/>
    <w:rsid w:val="00C9652E"/>
    <w:rsid w:val="00C96542"/>
    <w:rsid w:val="00C967CE"/>
    <w:rsid w:val="00C968B1"/>
    <w:rsid w:val="00C96943"/>
    <w:rsid w:val="00C96A37"/>
    <w:rsid w:val="00C96C8E"/>
    <w:rsid w:val="00C96CB5"/>
    <w:rsid w:val="00C96D1D"/>
    <w:rsid w:val="00C96FC1"/>
    <w:rsid w:val="00C973ED"/>
    <w:rsid w:val="00C97539"/>
    <w:rsid w:val="00C9757C"/>
    <w:rsid w:val="00C977E8"/>
    <w:rsid w:val="00C97C71"/>
    <w:rsid w:val="00C97E18"/>
    <w:rsid w:val="00C97E47"/>
    <w:rsid w:val="00C97FFD"/>
    <w:rsid w:val="00CA0214"/>
    <w:rsid w:val="00CA0585"/>
    <w:rsid w:val="00CA0A02"/>
    <w:rsid w:val="00CA0BCC"/>
    <w:rsid w:val="00CA0F4A"/>
    <w:rsid w:val="00CA117F"/>
    <w:rsid w:val="00CA1689"/>
    <w:rsid w:val="00CA1716"/>
    <w:rsid w:val="00CA1A63"/>
    <w:rsid w:val="00CA2174"/>
    <w:rsid w:val="00CA21BE"/>
    <w:rsid w:val="00CA2292"/>
    <w:rsid w:val="00CA22D6"/>
    <w:rsid w:val="00CA23AD"/>
    <w:rsid w:val="00CA246F"/>
    <w:rsid w:val="00CA24A1"/>
    <w:rsid w:val="00CA2653"/>
    <w:rsid w:val="00CA282B"/>
    <w:rsid w:val="00CA2ECC"/>
    <w:rsid w:val="00CA2F39"/>
    <w:rsid w:val="00CA3070"/>
    <w:rsid w:val="00CA31DE"/>
    <w:rsid w:val="00CA386F"/>
    <w:rsid w:val="00CA38F9"/>
    <w:rsid w:val="00CA39B5"/>
    <w:rsid w:val="00CA4069"/>
    <w:rsid w:val="00CA4280"/>
    <w:rsid w:val="00CA4344"/>
    <w:rsid w:val="00CA452C"/>
    <w:rsid w:val="00CA45CA"/>
    <w:rsid w:val="00CA4669"/>
    <w:rsid w:val="00CA4794"/>
    <w:rsid w:val="00CA485B"/>
    <w:rsid w:val="00CA4D9A"/>
    <w:rsid w:val="00CA5318"/>
    <w:rsid w:val="00CA535E"/>
    <w:rsid w:val="00CA55C9"/>
    <w:rsid w:val="00CA5831"/>
    <w:rsid w:val="00CA59A1"/>
    <w:rsid w:val="00CA5C38"/>
    <w:rsid w:val="00CA5C8B"/>
    <w:rsid w:val="00CA5E79"/>
    <w:rsid w:val="00CA5E8E"/>
    <w:rsid w:val="00CA60AB"/>
    <w:rsid w:val="00CA616F"/>
    <w:rsid w:val="00CA6426"/>
    <w:rsid w:val="00CA65E2"/>
    <w:rsid w:val="00CA68D5"/>
    <w:rsid w:val="00CA6ABC"/>
    <w:rsid w:val="00CA6E3D"/>
    <w:rsid w:val="00CA7592"/>
    <w:rsid w:val="00CA7677"/>
    <w:rsid w:val="00CA78F5"/>
    <w:rsid w:val="00CA7C15"/>
    <w:rsid w:val="00CB02EB"/>
    <w:rsid w:val="00CB0723"/>
    <w:rsid w:val="00CB08E8"/>
    <w:rsid w:val="00CB095D"/>
    <w:rsid w:val="00CB1311"/>
    <w:rsid w:val="00CB1397"/>
    <w:rsid w:val="00CB250E"/>
    <w:rsid w:val="00CB2739"/>
    <w:rsid w:val="00CB2A16"/>
    <w:rsid w:val="00CB2D14"/>
    <w:rsid w:val="00CB2DBA"/>
    <w:rsid w:val="00CB3131"/>
    <w:rsid w:val="00CB3180"/>
    <w:rsid w:val="00CB339C"/>
    <w:rsid w:val="00CB35D1"/>
    <w:rsid w:val="00CB374B"/>
    <w:rsid w:val="00CB3869"/>
    <w:rsid w:val="00CB3B6A"/>
    <w:rsid w:val="00CB3C78"/>
    <w:rsid w:val="00CB41B0"/>
    <w:rsid w:val="00CB41D5"/>
    <w:rsid w:val="00CB4443"/>
    <w:rsid w:val="00CB4445"/>
    <w:rsid w:val="00CB44B2"/>
    <w:rsid w:val="00CB4553"/>
    <w:rsid w:val="00CB4CAC"/>
    <w:rsid w:val="00CB50B8"/>
    <w:rsid w:val="00CB52F7"/>
    <w:rsid w:val="00CB538F"/>
    <w:rsid w:val="00CB5396"/>
    <w:rsid w:val="00CB562B"/>
    <w:rsid w:val="00CB5952"/>
    <w:rsid w:val="00CB596B"/>
    <w:rsid w:val="00CB5C32"/>
    <w:rsid w:val="00CB5EC7"/>
    <w:rsid w:val="00CB5FD4"/>
    <w:rsid w:val="00CB600D"/>
    <w:rsid w:val="00CB6781"/>
    <w:rsid w:val="00CB6ED7"/>
    <w:rsid w:val="00CB6EE1"/>
    <w:rsid w:val="00CB70A8"/>
    <w:rsid w:val="00CB730F"/>
    <w:rsid w:val="00CB751B"/>
    <w:rsid w:val="00CB780A"/>
    <w:rsid w:val="00CB783F"/>
    <w:rsid w:val="00CB7A47"/>
    <w:rsid w:val="00CB7E8F"/>
    <w:rsid w:val="00CC0039"/>
    <w:rsid w:val="00CC00EC"/>
    <w:rsid w:val="00CC01BD"/>
    <w:rsid w:val="00CC0253"/>
    <w:rsid w:val="00CC0445"/>
    <w:rsid w:val="00CC050B"/>
    <w:rsid w:val="00CC0594"/>
    <w:rsid w:val="00CC05A9"/>
    <w:rsid w:val="00CC07B0"/>
    <w:rsid w:val="00CC08CA"/>
    <w:rsid w:val="00CC118F"/>
    <w:rsid w:val="00CC1360"/>
    <w:rsid w:val="00CC1494"/>
    <w:rsid w:val="00CC16CE"/>
    <w:rsid w:val="00CC1723"/>
    <w:rsid w:val="00CC1775"/>
    <w:rsid w:val="00CC196D"/>
    <w:rsid w:val="00CC1CBB"/>
    <w:rsid w:val="00CC1F9E"/>
    <w:rsid w:val="00CC23AC"/>
    <w:rsid w:val="00CC26BC"/>
    <w:rsid w:val="00CC2C1B"/>
    <w:rsid w:val="00CC2CC2"/>
    <w:rsid w:val="00CC2ED8"/>
    <w:rsid w:val="00CC3077"/>
    <w:rsid w:val="00CC3134"/>
    <w:rsid w:val="00CC31D2"/>
    <w:rsid w:val="00CC3308"/>
    <w:rsid w:val="00CC34F5"/>
    <w:rsid w:val="00CC3682"/>
    <w:rsid w:val="00CC374A"/>
    <w:rsid w:val="00CC3DEB"/>
    <w:rsid w:val="00CC3FBA"/>
    <w:rsid w:val="00CC4836"/>
    <w:rsid w:val="00CC4985"/>
    <w:rsid w:val="00CC4A32"/>
    <w:rsid w:val="00CC4EA2"/>
    <w:rsid w:val="00CC534D"/>
    <w:rsid w:val="00CC5791"/>
    <w:rsid w:val="00CC5A78"/>
    <w:rsid w:val="00CC5C94"/>
    <w:rsid w:val="00CC5EDE"/>
    <w:rsid w:val="00CC61A5"/>
    <w:rsid w:val="00CC61D1"/>
    <w:rsid w:val="00CC6875"/>
    <w:rsid w:val="00CC6A0C"/>
    <w:rsid w:val="00CC6D87"/>
    <w:rsid w:val="00CC6F8B"/>
    <w:rsid w:val="00CC7393"/>
    <w:rsid w:val="00CC75E3"/>
    <w:rsid w:val="00CC7755"/>
    <w:rsid w:val="00CC78B6"/>
    <w:rsid w:val="00CC7B03"/>
    <w:rsid w:val="00CC7CBD"/>
    <w:rsid w:val="00CC7D69"/>
    <w:rsid w:val="00CC7DC7"/>
    <w:rsid w:val="00CC7FAA"/>
    <w:rsid w:val="00CD0148"/>
    <w:rsid w:val="00CD080B"/>
    <w:rsid w:val="00CD0CB6"/>
    <w:rsid w:val="00CD0DF0"/>
    <w:rsid w:val="00CD0ED8"/>
    <w:rsid w:val="00CD0F14"/>
    <w:rsid w:val="00CD106A"/>
    <w:rsid w:val="00CD14DC"/>
    <w:rsid w:val="00CD1924"/>
    <w:rsid w:val="00CD195D"/>
    <w:rsid w:val="00CD19C3"/>
    <w:rsid w:val="00CD1B05"/>
    <w:rsid w:val="00CD1BE6"/>
    <w:rsid w:val="00CD1E13"/>
    <w:rsid w:val="00CD1E9E"/>
    <w:rsid w:val="00CD1FDE"/>
    <w:rsid w:val="00CD207C"/>
    <w:rsid w:val="00CD209A"/>
    <w:rsid w:val="00CD20C4"/>
    <w:rsid w:val="00CD2310"/>
    <w:rsid w:val="00CD2450"/>
    <w:rsid w:val="00CD24F7"/>
    <w:rsid w:val="00CD2529"/>
    <w:rsid w:val="00CD25DC"/>
    <w:rsid w:val="00CD278A"/>
    <w:rsid w:val="00CD2C18"/>
    <w:rsid w:val="00CD2DB2"/>
    <w:rsid w:val="00CD2DD8"/>
    <w:rsid w:val="00CD2ED2"/>
    <w:rsid w:val="00CD319D"/>
    <w:rsid w:val="00CD3266"/>
    <w:rsid w:val="00CD32B1"/>
    <w:rsid w:val="00CD33D4"/>
    <w:rsid w:val="00CD3470"/>
    <w:rsid w:val="00CD3A8C"/>
    <w:rsid w:val="00CD3D21"/>
    <w:rsid w:val="00CD3D66"/>
    <w:rsid w:val="00CD3ECD"/>
    <w:rsid w:val="00CD3EEA"/>
    <w:rsid w:val="00CD403A"/>
    <w:rsid w:val="00CD4286"/>
    <w:rsid w:val="00CD45A3"/>
    <w:rsid w:val="00CD45D2"/>
    <w:rsid w:val="00CD475F"/>
    <w:rsid w:val="00CD4816"/>
    <w:rsid w:val="00CD4A56"/>
    <w:rsid w:val="00CD4C41"/>
    <w:rsid w:val="00CD4DD6"/>
    <w:rsid w:val="00CD4EA8"/>
    <w:rsid w:val="00CD507C"/>
    <w:rsid w:val="00CD5BDE"/>
    <w:rsid w:val="00CD5C44"/>
    <w:rsid w:val="00CD60E6"/>
    <w:rsid w:val="00CD6217"/>
    <w:rsid w:val="00CD629E"/>
    <w:rsid w:val="00CD636D"/>
    <w:rsid w:val="00CD639A"/>
    <w:rsid w:val="00CD63C0"/>
    <w:rsid w:val="00CD63C3"/>
    <w:rsid w:val="00CD64B0"/>
    <w:rsid w:val="00CD6530"/>
    <w:rsid w:val="00CD6558"/>
    <w:rsid w:val="00CD663E"/>
    <w:rsid w:val="00CD67B8"/>
    <w:rsid w:val="00CD6A62"/>
    <w:rsid w:val="00CD6D5C"/>
    <w:rsid w:val="00CD6E1C"/>
    <w:rsid w:val="00CD6F58"/>
    <w:rsid w:val="00CD706B"/>
    <w:rsid w:val="00CD708A"/>
    <w:rsid w:val="00CD7959"/>
    <w:rsid w:val="00CD7AB6"/>
    <w:rsid w:val="00CD7EEC"/>
    <w:rsid w:val="00CE00CF"/>
    <w:rsid w:val="00CE0423"/>
    <w:rsid w:val="00CE07CE"/>
    <w:rsid w:val="00CE0835"/>
    <w:rsid w:val="00CE0AFA"/>
    <w:rsid w:val="00CE0BB5"/>
    <w:rsid w:val="00CE0E1E"/>
    <w:rsid w:val="00CE10C4"/>
    <w:rsid w:val="00CE141C"/>
    <w:rsid w:val="00CE17D3"/>
    <w:rsid w:val="00CE19A5"/>
    <w:rsid w:val="00CE1BB5"/>
    <w:rsid w:val="00CE2198"/>
    <w:rsid w:val="00CE21D8"/>
    <w:rsid w:val="00CE2215"/>
    <w:rsid w:val="00CE265B"/>
    <w:rsid w:val="00CE26C7"/>
    <w:rsid w:val="00CE26D7"/>
    <w:rsid w:val="00CE2851"/>
    <w:rsid w:val="00CE28A5"/>
    <w:rsid w:val="00CE3173"/>
    <w:rsid w:val="00CE32CB"/>
    <w:rsid w:val="00CE3754"/>
    <w:rsid w:val="00CE38CC"/>
    <w:rsid w:val="00CE3D09"/>
    <w:rsid w:val="00CE3FA7"/>
    <w:rsid w:val="00CE407F"/>
    <w:rsid w:val="00CE4301"/>
    <w:rsid w:val="00CE444F"/>
    <w:rsid w:val="00CE4610"/>
    <w:rsid w:val="00CE4822"/>
    <w:rsid w:val="00CE4881"/>
    <w:rsid w:val="00CE48D2"/>
    <w:rsid w:val="00CE4A72"/>
    <w:rsid w:val="00CE5090"/>
    <w:rsid w:val="00CE50C1"/>
    <w:rsid w:val="00CE516B"/>
    <w:rsid w:val="00CE5255"/>
    <w:rsid w:val="00CE551A"/>
    <w:rsid w:val="00CE5564"/>
    <w:rsid w:val="00CE5661"/>
    <w:rsid w:val="00CE571D"/>
    <w:rsid w:val="00CE59CB"/>
    <w:rsid w:val="00CE5B28"/>
    <w:rsid w:val="00CE5E86"/>
    <w:rsid w:val="00CE5F75"/>
    <w:rsid w:val="00CE6022"/>
    <w:rsid w:val="00CE6105"/>
    <w:rsid w:val="00CE6392"/>
    <w:rsid w:val="00CE6CFC"/>
    <w:rsid w:val="00CE6D55"/>
    <w:rsid w:val="00CE6F0B"/>
    <w:rsid w:val="00CE7284"/>
    <w:rsid w:val="00CE7343"/>
    <w:rsid w:val="00CE73BF"/>
    <w:rsid w:val="00CE757E"/>
    <w:rsid w:val="00CE7B6C"/>
    <w:rsid w:val="00CE7F85"/>
    <w:rsid w:val="00CF014D"/>
    <w:rsid w:val="00CF02F3"/>
    <w:rsid w:val="00CF0654"/>
    <w:rsid w:val="00CF0A58"/>
    <w:rsid w:val="00CF0B84"/>
    <w:rsid w:val="00CF0F0F"/>
    <w:rsid w:val="00CF102D"/>
    <w:rsid w:val="00CF113C"/>
    <w:rsid w:val="00CF12D1"/>
    <w:rsid w:val="00CF18CF"/>
    <w:rsid w:val="00CF1B7D"/>
    <w:rsid w:val="00CF1CE4"/>
    <w:rsid w:val="00CF1CF4"/>
    <w:rsid w:val="00CF26E8"/>
    <w:rsid w:val="00CF2857"/>
    <w:rsid w:val="00CF2998"/>
    <w:rsid w:val="00CF29F7"/>
    <w:rsid w:val="00CF2B7E"/>
    <w:rsid w:val="00CF2BC6"/>
    <w:rsid w:val="00CF2DF1"/>
    <w:rsid w:val="00CF2E2E"/>
    <w:rsid w:val="00CF2ED8"/>
    <w:rsid w:val="00CF2FCC"/>
    <w:rsid w:val="00CF30DE"/>
    <w:rsid w:val="00CF3162"/>
    <w:rsid w:val="00CF3642"/>
    <w:rsid w:val="00CF3C1B"/>
    <w:rsid w:val="00CF3D78"/>
    <w:rsid w:val="00CF415E"/>
    <w:rsid w:val="00CF424B"/>
    <w:rsid w:val="00CF43A6"/>
    <w:rsid w:val="00CF4670"/>
    <w:rsid w:val="00CF47B6"/>
    <w:rsid w:val="00CF48D1"/>
    <w:rsid w:val="00CF49F7"/>
    <w:rsid w:val="00CF4C83"/>
    <w:rsid w:val="00CF4FF3"/>
    <w:rsid w:val="00CF517A"/>
    <w:rsid w:val="00CF55E0"/>
    <w:rsid w:val="00CF5ABA"/>
    <w:rsid w:val="00CF5DEC"/>
    <w:rsid w:val="00CF62DA"/>
    <w:rsid w:val="00CF62EA"/>
    <w:rsid w:val="00CF664B"/>
    <w:rsid w:val="00CF6AA2"/>
    <w:rsid w:val="00CF6E71"/>
    <w:rsid w:val="00CF6EBE"/>
    <w:rsid w:val="00CF70B4"/>
    <w:rsid w:val="00CF713C"/>
    <w:rsid w:val="00CF731D"/>
    <w:rsid w:val="00CF736C"/>
    <w:rsid w:val="00CF75E8"/>
    <w:rsid w:val="00CF790F"/>
    <w:rsid w:val="00CF79E5"/>
    <w:rsid w:val="00CF7D9F"/>
    <w:rsid w:val="00D00482"/>
    <w:rsid w:val="00D004B6"/>
    <w:rsid w:val="00D00657"/>
    <w:rsid w:val="00D006AF"/>
    <w:rsid w:val="00D007B7"/>
    <w:rsid w:val="00D00B2A"/>
    <w:rsid w:val="00D00D7B"/>
    <w:rsid w:val="00D00ECB"/>
    <w:rsid w:val="00D01144"/>
    <w:rsid w:val="00D014F2"/>
    <w:rsid w:val="00D01AF5"/>
    <w:rsid w:val="00D01B64"/>
    <w:rsid w:val="00D01C27"/>
    <w:rsid w:val="00D0219B"/>
    <w:rsid w:val="00D023A5"/>
    <w:rsid w:val="00D023D8"/>
    <w:rsid w:val="00D023E1"/>
    <w:rsid w:val="00D0254B"/>
    <w:rsid w:val="00D029F7"/>
    <w:rsid w:val="00D02AFE"/>
    <w:rsid w:val="00D02B04"/>
    <w:rsid w:val="00D02C1F"/>
    <w:rsid w:val="00D02C29"/>
    <w:rsid w:val="00D02D16"/>
    <w:rsid w:val="00D0324C"/>
    <w:rsid w:val="00D03413"/>
    <w:rsid w:val="00D0347C"/>
    <w:rsid w:val="00D036D3"/>
    <w:rsid w:val="00D03818"/>
    <w:rsid w:val="00D03847"/>
    <w:rsid w:val="00D038BF"/>
    <w:rsid w:val="00D03F39"/>
    <w:rsid w:val="00D043C6"/>
    <w:rsid w:val="00D04951"/>
    <w:rsid w:val="00D04A17"/>
    <w:rsid w:val="00D04B4A"/>
    <w:rsid w:val="00D054FF"/>
    <w:rsid w:val="00D0555B"/>
    <w:rsid w:val="00D0556E"/>
    <w:rsid w:val="00D057ED"/>
    <w:rsid w:val="00D05AF2"/>
    <w:rsid w:val="00D05C0A"/>
    <w:rsid w:val="00D0608D"/>
    <w:rsid w:val="00D0616C"/>
    <w:rsid w:val="00D06260"/>
    <w:rsid w:val="00D06E50"/>
    <w:rsid w:val="00D06F6A"/>
    <w:rsid w:val="00D07212"/>
    <w:rsid w:val="00D07345"/>
    <w:rsid w:val="00D076B7"/>
    <w:rsid w:val="00D076D4"/>
    <w:rsid w:val="00D07947"/>
    <w:rsid w:val="00D079A9"/>
    <w:rsid w:val="00D07BB5"/>
    <w:rsid w:val="00D07C1E"/>
    <w:rsid w:val="00D07C85"/>
    <w:rsid w:val="00D07E4E"/>
    <w:rsid w:val="00D07EE3"/>
    <w:rsid w:val="00D07FB5"/>
    <w:rsid w:val="00D07FBE"/>
    <w:rsid w:val="00D1007E"/>
    <w:rsid w:val="00D102B7"/>
    <w:rsid w:val="00D10308"/>
    <w:rsid w:val="00D10625"/>
    <w:rsid w:val="00D107DF"/>
    <w:rsid w:val="00D10876"/>
    <w:rsid w:val="00D10CCE"/>
    <w:rsid w:val="00D1109F"/>
    <w:rsid w:val="00D1157C"/>
    <w:rsid w:val="00D1175C"/>
    <w:rsid w:val="00D11881"/>
    <w:rsid w:val="00D118A8"/>
    <w:rsid w:val="00D119CA"/>
    <w:rsid w:val="00D11BA9"/>
    <w:rsid w:val="00D11D7D"/>
    <w:rsid w:val="00D122F1"/>
    <w:rsid w:val="00D12409"/>
    <w:rsid w:val="00D124AD"/>
    <w:rsid w:val="00D12555"/>
    <w:rsid w:val="00D12661"/>
    <w:rsid w:val="00D126A9"/>
    <w:rsid w:val="00D12987"/>
    <w:rsid w:val="00D12BDC"/>
    <w:rsid w:val="00D12CB9"/>
    <w:rsid w:val="00D12E8B"/>
    <w:rsid w:val="00D12F73"/>
    <w:rsid w:val="00D12F8F"/>
    <w:rsid w:val="00D13084"/>
    <w:rsid w:val="00D132E6"/>
    <w:rsid w:val="00D13449"/>
    <w:rsid w:val="00D13AA8"/>
    <w:rsid w:val="00D13AC1"/>
    <w:rsid w:val="00D13B9B"/>
    <w:rsid w:val="00D1491E"/>
    <w:rsid w:val="00D14A43"/>
    <w:rsid w:val="00D14CB4"/>
    <w:rsid w:val="00D152C6"/>
    <w:rsid w:val="00D15618"/>
    <w:rsid w:val="00D15689"/>
    <w:rsid w:val="00D15837"/>
    <w:rsid w:val="00D15A9C"/>
    <w:rsid w:val="00D15F95"/>
    <w:rsid w:val="00D1656E"/>
    <w:rsid w:val="00D1676C"/>
    <w:rsid w:val="00D168CC"/>
    <w:rsid w:val="00D16BA1"/>
    <w:rsid w:val="00D16CCA"/>
    <w:rsid w:val="00D16D96"/>
    <w:rsid w:val="00D16EFA"/>
    <w:rsid w:val="00D16FC4"/>
    <w:rsid w:val="00D170B9"/>
    <w:rsid w:val="00D172D5"/>
    <w:rsid w:val="00D1772D"/>
    <w:rsid w:val="00D17944"/>
    <w:rsid w:val="00D17B84"/>
    <w:rsid w:val="00D17D6C"/>
    <w:rsid w:val="00D17E67"/>
    <w:rsid w:val="00D20022"/>
    <w:rsid w:val="00D201BF"/>
    <w:rsid w:val="00D202D0"/>
    <w:rsid w:val="00D20801"/>
    <w:rsid w:val="00D20A58"/>
    <w:rsid w:val="00D20B4B"/>
    <w:rsid w:val="00D20D73"/>
    <w:rsid w:val="00D20E50"/>
    <w:rsid w:val="00D212CB"/>
    <w:rsid w:val="00D213AE"/>
    <w:rsid w:val="00D214C5"/>
    <w:rsid w:val="00D2192D"/>
    <w:rsid w:val="00D21AEE"/>
    <w:rsid w:val="00D21C39"/>
    <w:rsid w:val="00D21D8A"/>
    <w:rsid w:val="00D21E85"/>
    <w:rsid w:val="00D22261"/>
    <w:rsid w:val="00D224DA"/>
    <w:rsid w:val="00D2259C"/>
    <w:rsid w:val="00D22765"/>
    <w:rsid w:val="00D229F8"/>
    <w:rsid w:val="00D22BBA"/>
    <w:rsid w:val="00D22CE3"/>
    <w:rsid w:val="00D22ED6"/>
    <w:rsid w:val="00D22F83"/>
    <w:rsid w:val="00D236C7"/>
    <w:rsid w:val="00D23846"/>
    <w:rsid w:val="00D23DFA"/>
    <w:rsid w:val="00D240B3"/>
    <w:rsid w:val="00D24587"/>
    <w:rsid w:val="00D245A0"/>
    <w:rsid w:val="00D246FF"/>
    <w:rsid w:val="00D247F5"/>
    <w:rsid w:val="00D24B7D"/>
    <w:rsid w:val="00D24C71"/>
    <w:rsid w:val="00D24D17"/>
    <w:rsid w:val="00D24D9A"/>
    <w:rsid w:val="00D24F9A"/>
    <w:rsid w:val="00D250D3"/>
    <w:rsid w:val="00D25257"/>
    <w:rsid w:val="00D25872"/>
    <w:rsid w:val="00D262A0"/>
    <w:rsid w:val="00D268BC"/>
    <w:rsid w:val="00D269A5"/>
    <w:rsid w:val="00D26A5B"/>
    <w:rsid w:val="00D26ABE"/>
    <w:rsid w:val="00D26CA6"/>
    <w:rsid w:val="00D26F5D"/>
    <w:rsid w:val="00D26FC0"/>
    <w:rsid w:val="00D27237"/>
    <w:rsid w:val="00D2735B"/>
    <w:rsid w:val="00D2763E"/>
    <w:rsid w:val="00D27686"/>
    <w:rsid w:val="00D27BAE"/>
    <w:rsid w:val="00D27BBB"/>
    <w:rsid w:val="00D27BDE"/>
    <w:rsid w:val="00D27D96"/>
    <w:rsid w:val="00D27DB3"/>
    <w:rsid w:val="00D27DDA"/>
    <w:rsid w:val="00D3006B"/>
    <w:rsid w:val="00D3023D"/>
    <w:rsid w:val="00D304EE"/>
    <w:rsid w:val="00D304F5"/>
    <w:rsid w:val="00D30607"/>
    <w:rsid w:val="00D30856"/>
    <w:rsid w:val="00D30868"/>
    <w:rsid w:val="00D312AC"/>
    <w:rsid w:val="00D31382"/>
    <w:rsid w:val="00D315A6"/>
    <w:rsid w:val="00D31C21"/>
    <w:rsid w:val="00D31EC8"/>
    <w:rsid w:val="00D32101"/>
    <w:rsid w:val="00D323DD"/>
    <w:rsid w:val="00D325F0"/>
    <w:rsid w:val="00D32838"/>
    <w:rsid w:val="00D3284C"/>
    <w:rsid w:val="00D32928"/>
    <w:rsid w:val="00D32B8D"/>
    <w:rsid w:val="00D32C7C"/>
    <w:rsid w:val="00D331F4"/>
    <w:rsid w:val="00D332C0"/>
    <w:rsid w:val="00D334D2"/>
    <w:rsid w:val="00D33A40"/>
    <w:rsid w:val="00D33B10"/>
    <w:rsid w:val="00D33EA1"/>
    <w:rsid w:val="00D33F24"/>
    <w:rsid w:val="00D340A8"/>
    <w:rsid w:val="00D340E8"/>
    <w:rsid w:val="00D345F7"/>
    <w:rsid w:val="00D3467B"/>
    <w:rsid w:val="00D349FA"/>
    <w:rsid w:val="00D34D6F"/>
    <w:rsid w:val="00D34E4A"/>
    <w:rsid w:val="00D35055"/>
    <w:rsid w:val="00D3520F"/>
    <w:rsid w:val="00D35338"/>
    <w:rsid w:val="00D35992"/>
    <w:rsid w:val="00D359DE"/>
    <w:rsid w:val="00D35A35"/>
    <w:rsid w:val="00D35B6A"/>
    <w:rsid w:val="00D35E43"/>
    <w:rsid w:val="00D36004"/>
    <w:rsid w:val="00D36195"/>
    <w:rsid w:val="00D3621C"/>
    <w:rsid w:val="00D36260"/>
    <w:rsid w:val="00D3640E"/>
    <w:rsid w:val="00D36809"/>
    <w:rsid w:val="00D3683C"/>
    <w:rsid w:val="00D36E95"/>
    <w:rsid w:val="00D37411"/>
    <w:rsid w:val="00D37941"/>
    <w:rsid w:val="00D37AB0"/>
    <w:rsid w:val="00D37B74"/>
    <w:rsid w:val="00D37EA0"/>
    <w:rsid w:val="00D400E7"/>
    <w:rsid w:val="00D401DF"/>
    <w:rsid w:val="00D40312"/>
    <w:rsid w:val="00D40405"/>
    <w:rsid w:val="00D40462"/>
    <w:rsid w:val="00D406ED"/>
    <w:rsid w:val="00D409EC"/>
    <w:rsid w:val="00D412F4"/>
    <w:rsid w:val="00D41327"/>
    <w:rsid w:val="00D41496"/>
    <w:rsid w:val="00D41F2A"/>
    <w:rsid w:val="00D41FBA"/>
    <w:rsid w:val="00D422C9"/>
    <w:rsid w:val="00D425EB"/>
    <w:rsid w:val="00D429CC"/>
    <w:rsid w:val="00D42F5C"/>
    <w:rsid w:val="00D42FB3"/>
    <w:rsid w:val="00D43103"/>
    <w:rsid w:val="00D432C3"/>
    <w:rsid w:val="00D43320"/>
    <w:rsid w:val="00D434F5"/>
    <w:rsid w:val="00D43A23"/>
    <w:rsid w:val="00D43B29"/>
    <w:rsid w:val="00D43E52"/>
    <w:rsid w:val="00D43FDC"/>
    <w:rsid w:val="00D4407B"/>
    <w:rsid w:val="00D441B6"/>
    <w:rsid w:val="00D4483B"/>
    <w:rsid w:val="00D44A0F"/>
    <w:rsid w:val="00D44E48"/>
    <w:rsid w:val="00D4504F"/>
    <w:rsid w:val="00D45477"/>
    <w:rsid w:val="00D4555B"/>
    <w:rsid w:val="00D45613"/>
    <w:rsid w:val="00D45640"/>
    <w:rsid w:val="00D45896"/>
    <w:rsid w:val="00D458CD"/>
    <w:rsid w:val="00D45955"/>
    <w:rsid w:val="00D45964"/>
    <w:rsid w:val="00D45A69"/>
    <w:rsid w:val="00D45C8C"/>
    <w:rsid w:val="00D45EAF"/>
    <w:rsid w:val="00D4651B"/>
    <w:rsid w:val="00D465DC"/>
    <w:rsid w:val="00D46937"/>
    <w:rsid w:val="00D46AB1"/>
    <w:rsid w:val="00D46B67"/>
    <w:rsid w:val="00D46B6E"/>
    <w:rsid w:val="00D46E6E"/>
    <w:rsid w:val="00D47156"/>
    <w:rsid w:val="00D473AA"/>
    <w:rsid w:val="00D475D3"/>
    <w:rsid w:val="00D47754"/>
    <w:rsid w:val="00D47BBD"/>
    <w:rsid w:val="00D47C94"/>
    <w:rsid w:val="00D47CD1"/>
    <w:rsid w:val="00D47D17"/>
    <w:rsid w:val="00D47F3F"/>
    <w:rsid w:val="00D47F4F"/>
    <w:rsid w:val="00D502F1"/>
    <w:rsid w:val="00D504B8"/>
    <w:rsid w:val="00D50947"/>
    <w:rsid w:val="00D50BB6"/>
    <w:rsid w:val="00D50D0E"/>
    <w:rsid w:val="00D50DD0"/>
    <w:rsid w:val="00D50E89"/>
    <w:rsid w:val="00D50FBE"/>
    <w:rsid w:val="00D5119C"/>
    <w:rsid w:val="00D51288"/>
    <w:rsid w:val="00D512DE"/>
    <w:rsid w:val="00D51460"/>
    <w:rsid w:val="00D514C1"/>
    <w:rsid w:val="00D517E5"/>
    <w:rsid w:val="00D51B96"/>
    <w:rsid w:val="00D51D2C"/>
    <w:rsid w:val="00D52280"/>
    <w:rsid w:val="00D52301"/>
    <w:rsid w:val="00D52595"/>
    <w:rsid w:val="00D526D8"/>
    <w:rsid w:val="00D52BDE"/>
    <w:rsid w:val="00D52C90"/>
    <w:rsid w:val="00D52D9D"/>
    <w:rsid w:val="00D530A5"/>
    <w:rsid w:val="00D5323E"/>
    <w:rsid w:val="00D532C4"/>
    <w:rsid w:val="00D53516"/>
    <w:rsid w:val="00D53536"/>
    <w:rsid w:val="00D536AF"/>
    <w:rsid w:val="00D536B4"/>
    <w:rsid w:val="00D5370A"/>
    <w:rsid w:val="00D53964"/>
    <w:rsid w:val="00D539A3"/>
    <w:rsid w:val="00D53D2C"/>
    <w:rsid w:val="00D53DA1"/>
    <w:rsid w:val="00D53F53"/>
    <w:rsid w:val="00D5412D"/>
    <w:rsid w:val="00D54275"/>
    <w:rsid w:val="00D5460F"/>
    <w:rsid w:val="00D54771"/>
    <w:rsid w:val="00D54AA6"/>
    <w:rsid w:val="00D5524E"/>
    <w:rsid w:val="00D5557E"/>
    <w:rsid w:val="00D55A75"/>
    <w:rsid w:val="00D55BF5"/>
    <w:rsid w:val="00D55CC7"/>
    <w:rsid w:val="00D55ECD"/>
    <w:rsid w:val="00D560CE"/>
    <w:rsid w:val="00D56161"/>
    <w:rsid w:val="00D56224"/>
    <w:rsid w:val="00D56355"/>
    <w:rsid w:val="00D567B5"/>
    <w:rsid w:val="00D5681D"/>
    <w:rsid w:val="00D56883"/>
    <w:rsid w:val="00D56CA2"/>
    <w:rsid w:val="00D57082"/>
    <w:rsid w:val="00D57222"/>
    <w:rsid w:val="00D5728D"/>
    <w:rsid w:val="00D57726"/>
    <w:rsid w:val="00D579CA"/>
    <w:rsid w:val="00D57A9A"/>
    <w:rsid w:val="00D57E2E"/>
    <w:rsid w:val="00D57E3A"/>
    <w:rsid w:val="00D57F71"/>
    <w:rsid w:val="00D60179"/>
    <w:rsid w:val="00D6019F"/>
    <w:rsid w:val="00D6024A"/>
    <w:rsid w:val="00D60566"/>
    <w:rsid w:val="00D606BA"/>
    <w:rsid w:val="00D60785"/>
    <w:rsid w:val="00D607AB"/>
    <w:rsid w:val="00D60D78"/>
    <w:rsid w:val="00D61082"/>
    <w:rsid w:val="00D61155"/>
    <w:rsid w:val="00D614FE"/>
    <w:rsid w:val="00D61557"/>
    <w:rsid w:val="00D61587"/>
    <w:rsid w:val="00D6170A"/>
    <w:rsid w:val="00D617C5"/>
    <w:rsid w:val="00D61A0B"/>
    <w:rsid w:val="00D61CD1"/>
    <w:rsid w:val="00D61E87"/>
    <w:rsid w:val="00D61F4F"/>
    <w:rsid w:val="00D61F7F"/>
    <w:rsid w:val="00D62112"/>
    <w:rsid w:val="00D629D4"/>
    <w:rsid w:val="00D62B0F"/>
    <w:rsid w:val="00D62D7C"/>
    <w:rsid w:val="00D62F59"/>
    <w:rsid w:val="00D636C3"/>
    <w:rsid w:val="00D63975"/>
    <w:rsid w:val="00D63F19"/>
    <w:rsid w:val="00D63F51"/>
    <w:rsid w:val="00D64060"/>
    <w:rsid w:val="00D64061"/>
    <w:rsid w:val="00D6422C"/>
    <w:rsid w:val="00D649C1"/>
    <w:rsid w:val="00D6514A"/>
    <w:rsid w:val="00D653CE"/>
    <w:rsid w:val="00D654AA"/>
    <w:rsid w:val="00D656F1"/>
    <w:rsid w:val="00D65CBB"/>
    <w:rsid w:val="00D65D0B"/>
    <w:rsid w:val="00D65EB5"/>
    <w:rsid w:val="00D65F15"/>
    <w:rsid w:val="00D65F66"/>
    <w:rsid w:val="00D66026"/>
    <w:rsid w:val="00D661DE"/>
    <w:rsid w:val="00D66252"/>
    <w:rsid w:val="00D6657E"/>
    <w:rsid w:val="00D66BAA"/>
    <w:rsid w:val="00D66C2E"/>
    <w:rsid w:val="00D66DCB"/>
    <w:rsid w:val="00D67083"/>
    <w:rsid w:val="00D6759A"/>
    <w:rsid w:val="00D67636"/>
    <w:rsid w:val="00D6797D"/>
    <w:rsid w:val="00D67B71"/>
    <w:rsid w:val="00D67C5D"/>
    <w:rsid w:val="00D67D01"/>
    <w:rsid w:val="00D70556"/>
    <w:rsid w:val="00D708D1"/>
    <w:rsid w:val="00D70915"/>
    <w:rsid w:val="00D70F42"/>
    <w:rsid w:val="00D71089"/>
    <w:rsid w:val="00D710BA"/>
    <w:rsid w:val="00D71255"/>
    <w:rsid w:val="00D71294"/>
    <w:rsid w:val="00D713E6"/>
    <w:rsid w:val="00D714C6"/>
    <w:rsid w:val="00D716ED"/>
    <w:rsid w:val="00D72092"/>
    <w:rsid w:val="00D7258D"/>
    <w:rsid w:val="00D72641"/>
    <w:rsid w:val="00D726E1"/>
    <w:rsid w:val="00D7270B"/>
    <w:rsid w:val="00D72A0F"/>
    <w:rsid w:val="00D72BDA"/>
    <w:rsid w:val="00D72CC5"/>
    <w:rsid w:val="00D72D2C"/>
    <w:rsid w:val="00D73292"/>
    <w:rsid w:val="00D7396B"/>
    <w:rsid w:val="00D73998"/>
    <w:rsid w:val="00D73B1B"/>
    <w:rsid w:val="00D73DE8"/>
    <w:rsid w:val="00D74072"/>
    <w:rsid w:val="00D74367"/>
    <w:rsid w:val="00D74549"/>
    <w:rsid w:val="00D74646"/>
    <w:rsid w:val="00D7476F"/>
    <w:rsid w:val="00D74915"/>
    <w:rsid w:val="00D74B51"/>
    <w:rsid w:val="00D74B5D"/>
    <w:rsid w:val="00D74C02"/>
    <w:rsid w:val="00D74CE6"/>
    <w:rsid w:val="00D74EA8"/>
    <w:rsid w:val="00D753AC"/>
    <w:rsid w:val="00D75601"/>
    <w:rsid w:val="00D75834"/>
    <w:rsid w:val="00D759B3"/>
    <w:rsid w:val="00D75C7F"/>
    <w:rsid w:val="00D75D6D"/>
    <w:rsid w:val="00D75FF5"/>
    <w:rsid w:val="00D76030"/>
    <w:rsid w:val="00D760A4"/>
    <w:rsid w:val="00D7680A"/>
    <w:rsid w:val="00D769BC"/>
    <w:rsid w:val="00D769D4"/>
    <w:rsid w:val="00D76F42"/>
    <w:rsid w:val="00D7749B"/>
    <w:rsid w:val="00D777FD"/>
    <w:rsid w:val="00D77856"/>
    <w:rsid w:val="00D77896"/>
    <w:rsid w:val="00D77979"/>
    <w:rsid w:val="00D77DE3"/>
    <w:rsid w:val="00D77F3B"/>
    <w:rsid w:val="00D801CA"/>
    <w:rsid w:val="00D803B4"/>
    <w:rsid w:val="00D80642"/>
    <w:rsid w:val="00D80890"/>
    <w:rsid w:val="00D80B76"/>
    <w:rsid w:val="00D80D09"/>
    <w:rsid w:val="00D81355"/>
    <w:rsid w:val="00D813DD"/>
    <w:rsid w:val="00D815E4"/>
    <w:rsid w:val="00D815FE"/>
    <w:rsid w:val="00D81969"/>
    <w:rsid w:val="00D81A7D"/>
    <w:rsid w:val="00D81D09"/>
    <w:rsid w:val="00D82391"/>
    <w:rsid w:val="00D825F3"/>
    <w:rsid w:val="00D830C5"/>
    <w:rsid w:val="00D830F3"/>
    <w:rsid w:val="00D83277"/>
    <w:rsid w:val="00D83414"/>
    <w:rsid w:val="00D8341C"/>
    <w:rsid w:val="00D837FD"/>
    <w:rsid w:val="00D83AE5"/>
    <w:rsid w:val="00D83E72"/>
    <w:rsid w:val="00D847AA"/>
    <w:rsid w:val="00D847C4"/>
    <w:rsid w:val="00D84A4D"/>
    <w:rsid w:val="00D84B5D"/>
    <w:rsid w:val="00D84B6C"/>
    <w:rsid w:val="00D84E89"/>
    <w:rsid w:val="00D84EFD"/>
    <w:rsid w:val="00D84F39"/>
    <w:rsid w:val="00D84FEF"/>
    <w:rsid w:val="00D85127"/>
    <w:rsid w:val="00D8559E"/>
    <w:rsid w:val="00D855DD"/>
    <w:rsid w:val="00D856AF"/>
    <w:rsid w:val="00D85923"/>
    <w:rsid w:val="00D85C28"/>
    <w:rsid w:val="00D85D10"/>
    <w:rsid w:val="00D85F49"/>
    <w:rsid w:val="00D86312"/>
    <w:rsid w:val="00D863DC"/>
    <w:rsid w:val="00D86545"/>
    <w:rsid w:val="00D86C92"/>
    <w:rsid w:val="00D8708F"/>
    <w:rsid w:val="00D87159"/>
    <w:rsid w:val="00D87323"/>
    <w:rsid w:val="00D87397"/>
    <w:rsid w:val="00D8749F"/>
    <w:rsid w:val="00D875E9"/>
    <w:rsid w:val="00D87881"/>
    <w:rsid w:val="00D878A5"/>
    <w:rsid w:val="00D879E7"/>
    <w:rsid w:val="00D87B0A"/>
    <w:rsid w:val="00D87B1F"/>
    <w:rsid w:val="00D902B6"/>
    <w:rsid w:val="00D90494"/>
    <w:rsid w:val="00D90543"/>
    <w:rsid w:val="00D90611"/>
    <w:rsid w:val="00D9082E"/>
    <w:rsid w:val="00D909F7"/>
    <w:rsid w:val="00D90E7C"/>
    <w:rsid w:val="00D90F80"/>
    <w:rsid w:val="00D9100C"/>
    <w:rsid w:val="00D9113D"/>
    <w:rsid w:val="00D91241"/>
    <w:rsid w:val="00D912C4"/>
    <w:rsid w:val="00D91344"/>
    <w:rsid w:val="00D9151C"/>
    <w:rsid w:val="00D9170B"/>
    <w:rsid w:val="00D91A77"/>
    <w:rsid w:val="00D9223A"/>
    <w:rsid w:val="00D92417"/>
    <w:rsid w:val="00D9242F"/>
    <w:rsid w:val="00D924DB"/>
    <w:rsid w:val="00D9256F"/>
    <w:rsid w:val="00D928AF"/>
    <w:rsid w:val="00D928E5"/>
    <w:rsid w:val="00D92FC1"/>
    <w:rsid w:val="00D93060"/>
    <w:rsid w:val="00D93159"/>
    <w:rsid w:val="00D9318F"/>
    <w:rsid w:val="00D9323E"/>
    <w:rsid w:val="00D93317"/>
    <w:rsid w:val="00D93650"/>
    <w:rsid w:val="00D936C6"/>
    <w:rsid w:val="00D93C3B"/>
    <w:rsid w:val="00D93C5C"/>
    <w:rsid w:val="00D93DFD"/>
    <w:rsid w:val="00D940A1"/>
    <w:rsid w:val="00D94248"/>
    <w:rsid w:val="00D942BA"/>
    <w:rsid w:val="00D943A3"/>
    <w:rsid w:val="00D944FF"/>
    <w:rsid w:val="00D94534"/>
    <w:rsid w:val="00D9454B"/>
    <w:rsid w:val="00D9471B"/>
    <w:rsid w:val="00D947FE"/>
    <w:rsid w:val="00D94B7E"/>
    <w:rsid w:val="00D9505A"/>
    <w:rsid w:val="00D951E2"/>
    <w:rsid w:val="00D95433"/>
    <w:rsid w:val="00D956C8"/>
    <w:rsid w:val="00D95764"/>
    <w:rsid w:val="00D95956"/>
    <w:rsid w:val="00D95A31"/>
    <w:rsid w:val="00D95C72"/>
    <w:rsid w:val="00D95E2F"/>
    <w:rsid w:val="00D962B3"/>
    <w:rsid w:val="00D96620"/>
    <w:rsid w:val="00D96651"/>
    <w:rsid w:val="00D96BDA"/>
    <w:rsid w:val="00D96C53"/>
    <w:rsid w:val="00D96CC3"/>
    <w:rsid w:val="00D97016"/>
    <w:rsid w:val="00D97307"/>
    <w:rsid w:val="00D97642"/>
    <w:rsid w:val="00D97939"/>
    <w:rsid w:val="00D9794E"/>
    <w:rsid w:val="00D97A53"/>
    <w:rsid w:val="00D97DE5"/>
    <w:rsid w:val="00DA0141"/>
    <w:rsid w:val="00DA021C"/>
    <w:rsid w:val="00DA029B"/>
    <w:rsid w:val="00DA02A5"/>
    <w:rsid w:val="00DA052A"/>
    <w:rsid w:val="00DA089D"/>
    <w:rsid w:val="00DA0AB8"/>
    <w:rsid w:val="00DA0B99"/>
    <w:rsid w:val="00DA0D3F"/>
    <w:rsid w:val="00DA0E2A"/>
    <w:rsid w:val="00DA12D5"/>
    <w:rsid w:val="00DA1369"/>
    <w:rsid w:val="00DA13D4"/>
    <w:rsid w:val="00DA13F1"/>
    <w:rsid w:val="00DA1648"/>
    <w:rsid w:val="00DA1AC4"/>
    <w:rsid w:val="00DA1BB9"/>
    <w:rsid w:val="00DA1BF7"/>
    <w:rsid w:val="00DA1D79"/>
    <w:rsid w:val="00DA1E46"/>
    <w:rsid w:val="00DA1E96"/>
    <w:rsid w:val="00DA2248"/>
    <w:rsid w:val="00DA2420"/>
    <w:rsid w:val="00DA24B4"/>
    <w:rsid w:val="00DA25EB"/>
    <w:rsid w:val="00DA28FF"/>
    <w:rsid w:val="00DA2BDB"/>
    <w:rsid w:val="00DA2D27"/>
    <w:rsid w:val="00DA3057"/>
    <w:rsid w:val="00DA31FF"/>
    <w:rsid w:val="00DA326D"/>
    <w:rsid w:val="00DA3328"/>
    <w:rsid w:val="00DA33C9"/>
    <w:rsid w:val="00DA33CC"/>
    <w:rsid w:val="00DA347E"/>
    <w:rsid w:val="00DA3627"/>
    <w:rsid w:val="00DA365C"/>
    <w:rsid w:val="00DA3822"/>
    <w:rsid w:val="00DA38EB"/>
    <w:rsid w:val="00DA3BB9"/>
    <w:rsid w:val="00DA3C0F"/>
    <w:rsid w:val="00DA3F08"/>
    <w:rsid w:val="00DA3F55"/>
    <w:rsid w:val="00DA43D5"/>
    <w:rsid w:val="00DA44F8"/>
    <w:rsid w:val="00DA45BD"/>
    <w:rsid w:val="00DA472F"/>
    <w:rsid w:val="00DA49AD"/>
    <w:rsid w:val="00DA49D6"/>
    <w:rsid w:val="00DA4A43"/>
    <w:rsid w:val="00DA4A9B"/>
    <w:rsid w:val="00DA530A"/>
    <w:rsid w:val="00DA541E"/>
    <w:rsid w:val="00DA5505"/>
    <w:rsid w:val="00DA5713"/>
    <w:rsid w:val="00DA571F"/>
    <w:rsid w:val="00DA57DE"/>
    <w:rsid w:val="00DA5AAB"/>
    <w:rsid w:val="00DA5BAC"/>
    <w:rsid w:val="00DA5E2E"/>
    <w:rsid w:val="00DA5EBC"/>
    <w:rsid w:val="00DA5F6C"/>
    <w:rsid w:val="00DA60E4"/>
    <w:rsid w:val="00DA68B3"/>
    <w:rsid w:val="00DA6BA9"/>
    <w:rsid w:val="00DA6D5A"/>
    <w:rsid w:val="00DA6DC8"/>
    <w:rsid w:val="00DA6EC1"/>
    <w:rsid w:val="00DA6F01"/>
    <w:rsid w:val="00DA708F"/>
    <w:rsid w:val="00DA72F5"/>
    <w:rsid w:val="00DA7317"/>
    <w:rsid w:val="00DA79D0"/>
    <w:rsid w:val="00DA7AA7"/>
    <w:rsid w:val="00DA7AAA"/>
    <w:rsid w:val="00DA7AAC"/>
    <w:rsid w:val="00DA7CCA"/>
    <w:rsid w:val="00DA7E45"/>
    <w:rsid w:val="00DB01D8"/>
    <w:rsid w:val="00DB089B"/>
    <w:rsid w:val="00DB093D"/>
    <w:rsid w:val="00DB0964"/>
    <w:rsid w:val="00DB0AEA"/>
    <w:rsid w:val="00DB0FA8"/>
    <w:rsid w:val="00DB1231"/>
    <w:rsid w:val="00DB12B2"/>
    <w:rsid w:val="00DB12FF"/>
    <w:rsid w:val="00DB14E0"/>
    <w:rsid w:val="00DB1774"/>
    <w:rsid w:val="00DB196D"/>
    <w:rsid w:val="00DB19C7"/>
    <w:rsid w:val="00DB1AB9"/>
    <w:rsid w:val="00DB1AF5"/>
    <w:rsid w:val="00DB1D0E"/>
    <w:rsid w:val="00DB2254"/>
    <w:rsid w:val="00DB247D"/>
    <w:rsid w:val="00DB2746"/>
    <w:rsid w:val="00DB294E"/>
    <w:rsid w:val="00DB2A65"/>
    <w:rsid w:val="00DB2BDA"/>
    <w:rsid w:val="00DB2CA0"/>
    <w:rsid w:val="00DB2CE2"/>
    <w:rsid w:val="00DB2EE4"/>
    <w:rsid w:val="00DB30CC"/>
    <w:rsid w:val="00DB3210"/>
    <w:rsid w:val="00DB3639"/>
    <w:rsid w:val="00DB36E9"/>
    <w:rsid w:val="00DB39A9"/>
    <w:rsid w:val="00DB3EBA"/>
    <w:rsid w:val="00DB3FC5"/>
    <w:rsid w:val="00DB410E"/>
    <w:rsid w:val="00DB41D3"/>
    <w:rsid w:val="00DB434A"/>
    <w:rsid w:val="00DB4689"/>
    <w:rsid w:val="00DB46DE"/>
    <w:rsid w:val="00DB491C"/>
    <w:rsid w:val="00DB4A81"/>
    <w:rsid w:val="00DB4C23"/>
    <w:rsid w:val="00DB52F1"/>
    <w:rsid w:val="00DB5400"/>
    <w:rsid w:val="00DB564D"/>
    <w:rsid w:val="00DB5A6D"/>
    <w:rsid w:val="00DB5C2A"/>
    <w:rsid w:val="00DB5CB7"/>
    <w:rsid w:val="00DB5D89"/>
    <w:rsid w:val="00DB6505"/>
    <w:rsid w:val="00DB6705"/>
    <w:rsid w:val="00DB6A3E"/>
    <w:rsid w:val="00DB6F26"/>
    <w:rsid w:val="00DB708F"/>
    <w:rsid w:val="00DB731F"/>
    <w:rsid w:val="00DB7370"/>
    <w:rsid w:val="00DB742E"/>
    <w:rsid w:val="00DB744A"/>
    <w:rsid w:val="00DB7831"/>
    <w:rsid w:val="00DB7A1C"/>
    <w:rsid w:val="00DB7B2D"/>
    <w:rsid w:val="00DB7B3E"/>
    <w:rsid w:val="00DB7BE0"/>
    <w:rsid w:val="00DC005D"/>
    <w:rsid w:val="00DC03D3"/>
    <w:rsid w:val="00DC06E4"/>
    <w:rsid w:val="00DC0C14"/>
    <w:rsid w:val="00DC1197"/>
    <w:rsid w:val="00DC1D4C"/>
    <w:rsid w:val="00DC1F9F"/>
    <w:rsid w:val="00DC20F7"/>
    <w:rsid w:val="00DC2181"/>
    <w:rsid w:val="00DC21B0"/>
    <w:rsid w:val="00DC24B2"/>
    <w:rsid w:val="00DC2548"/>
    <w:rsid w:val="00DC28D9"/>
    <w:rsid w:val="00DC2AD3"/>
    <w:rsid w:val="00DC30E6"/>
    <w:rsid w:val="00DC35E2"/>
    <w:rsid w:val="00DC36DE"/>
    <w:rsid w:val="00DC36E3"/>
    <w:rsid w:val="00DC3956"/>
    <w:rsid w:val="00DC39D3"/>
    <w:rsid w:val="00DC3C68"/>
    <w:rsid w:val="00DC3F28"/>
    <w:rsid w:val="00DC40D9"/>
    <w:rsid w:val="00DC44DC"/>
    <w:rsid w:val="00DC4A78"/>
    <w:rsid w:val="00DC4BCF"/>
    <w:rsid w:val="00DC5188"/>
    <w:rsid w:val="00DC529C"/>
    <w:rsid w:val="00DC544C"/>
    <w:rsid w:val="00DC5483"/>
    <w:rsid w:val="00DC5B75"/>
    <w:rsid w:val="00DC5E06"/>
    <w:rsid w:val="00DC5E5F"/>
    <w:rsid w:val="00DC5FF1"/>
    <w:rsid w:val="00DC6139"/>
    <w:rsid w:val="00DC6346"/>
    <w:rsid w:val="00DC63E2"/>
    <w:rsid w:val="00DC6540"/>
    <w:rsid w:val="00DC65BC"/>
    <w:rsid w:val="00DC67B3"/>
    <w:rsid w:val="00DC6886"/>
    <w:rsid w:val="00DC68AF"/>
    <w:rsid w:val="00DC6BA4"/>
    <w:rsid w:val="00DC6D1D"/>
    <w:rsid w:val="00DC6F55"/>
    <w:rsid w:val="00DC702B"/>
    <w:rsid w:val="00DC729E"/>
    <w:rsid w:val="00DC74C0"/>
    <w:rsid w:val="00DC763E"/>
    <w:rsid w:val="00DC775B"/>
    <w:rsid w:val="00DC7773"/>
    <w:rsid w:val="00DC793C"/>
    <w:rsid w:val="00DC7E3D"/>
    <w:rsid w:val="00DD00FF"/>
    <w:rsid w:val="00DD034D"/>
    <w:rsid w:val="00DD062A"/>
    <w:rsid w:val="00DD0A39"/>
    <w:rsid w:val="00DD0C56"/>
    <w:rsid w:val="00DD0E36"/>
    <w:rsid w:val="00DD1010"/>
    <w:rsid w:val="00DD12A0"/>
    <w:rsid w:val="00DD14E8"/>
    <w:rsid w:val="00DD199F"/>
    <w:rsid w:val="00DD1A01"/>
    <w:rsid w:val="00DD1FD7"/>
    <w:rsid w:val="00DD22DB"/>
    <w:rsid w:val="00DD24E2"/>
    <w:rsid w:val="00DD2883"/>
    <w:rsid w:val="00DD2B04"/>
    <w:rsid w:val="00DD2EFA"/>
    <w:rsid w:val="00DD31AF"/>
    <w:rsid w:val="00DD34C0"/>
    <w:rsid w:val="00DD38A9"/>
    <w:rsid w:val="00DD3C5E"/>
    <w:rsid w:val="00DD3E45"/>
    <w:rsid w:val="00DD4040"/>
    <w:rsid w:val="00DD4175"/>
    <w:rsid w:val="00DD42FF"/>
    <w:rsid w:val="00DD43B3"/>
    <w:rsid w:val="00DD4568"/>
    <w:rsid w:val="00DD463D"/>
    <w:rsid w:val="00DD469C"/>
    <w:rsid w:val="00DD4A18"/>
    <w:rsid w:val="00DD4DCB"/>
    <w:rsid w:val="00DD4FF6"/>
    <w:rsid w:val="00DD558E"/>
    <w:rsid w:val="00DD5601"/>
    <w:rsid w:val="00DD584B"/>
    <w:rsid w:val="00DD5886"/>
    <w:rsid w:val="00DD5B7F"/>
    <w:rsid w:val="00DD5F4A"/>
    <w:rsid w:val="00DD60F2"/>
    <w:rsid w:val="00DD6262"/>
    <w:rsid w:val="00DD657B"/>
    <w:rsid w:val="00DD6741"/>
    <w:rsid w:val="00DD691C"/>
    <w:rsid w:val="00DD72D9"/>
    <w:rsid w:val="00DD74AB"/>
    <w:rsid w:val="00DD7A28"/>
    <w:rsid w:val="00DD7C06"/>
    <w:rsid w:val="00DD7C1B"/>
    <w:rsid w:val="00DE0020"/>
    <w:rsid w:val="00DE0065"/>
    <w:rsid w:val="00DE00FB"/>
    <w:rsid w:val="00DE0786"/>
    <w:rsid w:val="00DE07C7"/>
    <w:rsid w:val="00DE0874"/>
    <w:rsid w:val="00DE0AE5"/>
    <w:rsid w:val="00DE0DFF"/>
    <w:rsid w:val="00DE0E82"/>
    <w:rsid w:val="00DE1131"/>
    <w:rsid w:val="00DE1523"/>
    <w:rsid w:val="00DE16BC"/>
    <w:rsid w:val="00DE176B"/>
    <w:rsid w:val="00DE1967"/>
    <w:rsid w:val="00DE19E2"/>
    <w:rsid w:val="00DE1B7C"/>
    <w:rsid w:val="00DE1D1F"/>
    <w:rsid w:val="00DE1FC5"/>
    <w:rsid w:val="00DE20CE"/>
    <w:rsid w:val="00DE22AF"/>
    <w:rsid w:val="00DE2549"/>
    <w:rsid w:val="00DE268F"/>
    <w:rsid w:val="00DE26AD"/>
    <w:rsid w:val="00DE29A3"/>
    <w:rsid w:val="00DE29A9"/>
    <w:rsid w:val="00DE2A42"/>
    <w:rsid w:val="00DE2A83"/>
    <w:rsid w:val="00DE2E11"/>
    <w:rsid w:val="00DE3120"/>
    <w:rsid w:val="00DE3361"/>
    <w:rsid w:val="00DE3523"/>
    <w:rsid w:val="00DE37D1"/>
    <w:rsid w:val="00DE381B"/>
    <w:rsid w:val="00DE3877"/>
    <w:rsid w:val="00DE4041"/>
    <w:rsid w:val="00DE428E"/>
    <w:rsid w:val="00DE429D"/>
    <w:rsid w:val="00DE42A9"/>
    <w:rsid w:val="00DE4589"/>
    <w:rsid w:val="00DE477F"/>
    <w:rsid w:val="00DE47D2"/>
    <w:rsid w:val="00DE4904"/>
    <w:rsid w:val="00DE4C77"/>
    <w:rsid w:val="00DE5054"/>
    <w:rsid w:val="00DE5642"/>
    <w:rsid w:val="00DE57F8"/>
    <w:rsid w:val="00DE59C3"/>
    <w:rsid w:val="00DE5A82"/>
    <w:rsid w:val="00DE5BF4"/>
    <w:rsid w:val="00DE5CAB"/>
    <w:rsid w:val="00DE6006"/>
    <w:rsid w:val="00DE63F8"/>
    <w:rsid w:val="00DE650D"/>
    <w:rsid w:val="00DE698F"/>
    <w:rsid w:val="00DE6A5B"/>
    <w:rsid w:val="00DE6C58"/>
    <w:rsid w:val="00DE6E9C"/>
    <w:rsid w:val="00DE7209"/>
    <w:rsid w:val="00DE7788"/>
    <w:rsid w:val="00DE797C"/>
    <w:rsid w:val="00DE7D01"/>
    <w:rsid w:val="00DE7D20"/>
    <w:rsid w:val="00DF002E"/>
    <w:rsid w:val="00DF0123"/>
    <w:rsid w:val="00DF0732"/>
    <w:rsid w:val="00DF0779"/>
    <w:rsid w:val="00DF0A47"/>
    <w:rsid w:val="00DF0C48"/>
    <w:rsid w:val="00DF0F61"/>
    <w:rsid w:val="00DF11F9"/>
    <w:rsid w:val="00DF14FC"/>
    <w:rsid w:val="00DF155E"/>
    <w:rsid w:val="00DF198C"/>
    <w:rsid w:val="00DF1DE3"/>
    <w:rsid w:val="00DF232F"/>
    <w:rsid w:val="00DF2489"/>
    <w:rsid w:val="00DF2609"/>
    <w:rsid w:val="00DF2991"/>
    <w:rsid w:val="00DF2B31"/>
    <w:rsid w:val="00DF2B7E"/>
    <w:rsid w:val="00DF2B97"/>
    <w:rsid w:val="00DF3B0D"/>
    <w:rsid w:val="00DF3D8D"/>
    <w:rsid w:val="00DF3FB6"/>
    <w:rsid w:val="00DF4070"/>
    <w:rsid w:val="00DF4209"/>
    <w:rsid w:val="00DF42E7"/>
    <w:rsid w:val="00DF4351"/>
    <w:rsid w:val="00DF47A9"/>
    <w:rsid w:val="00DF4A64"/>
    <w:rsid w:val="00DF4C7A"/>
    <w:rsid w:val="00DF4D62"/>
    <w:rsid w:val="00DF4FC3"/>
    <w:rsid w:val="00DF5000"/>
    <w:rsid w:val="00DF5166"/>
    <w:rsid w:val="00DF57B8"/>
    <w:rsid w:val="00DF586C"/>
    <w:rsid w:val="00DF5888"/>
    <w:rsid w:val="00DF6073"/>
    <w:rsid w:val="00DF62BF"/>
    <w:rsid w:val="00DF6C69"/>
    <w:rsid w:val="00DF6CFE"/>
    <w:rsid w:val="00DF6F27"/>
    <w:rsid w:val="00DF70CE"/>
    <w:rsid w:val="00DF736A"/>
    <w:rsid w:val="00DF73CE"/>
    <w:rsid w:val="00DF758D"/>
    <w:rsid w:val="00DF7611"/>
    <w:rsid w:val="00DF769C"/>
    <w:rsid w:val="00DF7A64"/>
    <w:rsid w:val="00DF7ABA"/>
    <w:rsid w:val="00DF7D7A"/>
    <w:rsid w:val="00DF7F05"/>
    <w:rsid w:val="00DF7FDF"/>
    <w:rsid w:val="00DF7FF3"/>
    <w:rsid w:val="00E000FE"/>
    <w:rsid w:val="00E00162"/>
    <w:rsid w:val="00E00186"/>
    <w:rsid w:val="00E0055A"/>
    <w:rsid w:val="00E00685"/>
    <w:rsid w:val="00E006D4"/>
    <w:rsid w:val="00E008C3"/>
    <w:rsid w:val="00E00C92"/>
    <w:rsid w:val="00E00D4E"/>
    <w:rsid w:val="00E00E20"/>
    <w:rsid w:val="00E0122D"/>
    <w:rsid w:val="00E0122F"/>
    <w:rsid w:val="00E012F4"/>
    <w:rsid w:val="00E0133A"/>
    <w:rsid w:val="00E013BB"/>
    <w:rsid w:val="00E01805"/>
    <w:rsid w:val="00E01AA1"/>
    <w:rsid w:val="00E01D7E"/>
    <w:rsid w:val="00E01E83"/>
    <w:rsid w:val="00E02359"/>
    <w:rsid w:val="00E02469"/>
    <w:rsid w:val="00E02A9E"/>
    <w:rsid w:val="00E02AD5"/>
    <w:rsid w:val="00E02DDE"/>
    <w:rsid w:val="00E02EFD"/>
    <w:rsid w:val="00E02F91"/>
    <w:rsid w:val="00E0315A"/>
    <w:rsid w:val="00E031A2"/>
    <w:rsid w:val="00E038F1"/>
    <w:rsid w:val="00E03E9C"/>
    <w:rsid w:val="00E04623"/>
    <w:rsid w:val="00E047F5"/>
    <w:rsid w:val="00E04A97"/>
    <w:rsid w:val="00E04BCE"/>
    <w:rsid w:val="00E04C67"/>
    <w:rsid w:val="00E04F30"/>
    <w:rsid w:val="00E050B5"/>
    <w:rsid w:val="00E050FC"/>
    <w:rsid w:val="00E051C7"/>
    <w:rsid w:val="00E055DA"/>
    <w:rsid w:val="00E055F9"/>
    <w:rsid w:val="00E05633"/>
    <w:rsid w:val="00E05703"/>
    <w:rsid w:val="00E0571E"/>
    <w:rsid w:val="00E05AB2"/>
    <w:rsid w:val="00E06139"/>
    <w:rsid w:val="00E063C0"/>
    <w:rsid w:val="00E06B07"/>
    <w:rsid w:val="00E07025"/>
    <w:rsid w:val="00E0702B"/>
    <w:rsid w:val="00E0711D"/>
    <w:rsid w:val="00E07529"/>
    <w:rsid w:val="00E07593"/>
    <w:rsid w:val="00E075E2"/>
    <w:rsid w:val="00E077C5"/>
    <w:rsid w:val="00E0784B"/>
    <w:rsid w:val="00E0790B"/>
    <w:rsid w:val="00E0793B"/>
    <w:rsid w:val="00E07A39"/>
    <w:rsid w:val="00E07B90"/>
    <w:rsid w:val="00E10059"/>
    <w:rsid w:val="00E1017D"/>
    <w:rsid w:val="00E10718"/>
    <w:rsid w:val="00E10873"/>
    <w:rsid w:val="00E10C2E"/>
    <w:rsid w:val="00E10EB8"/>
    <w:rsid w:val="00E11100"/>
    <w:rsid w:val="00E11243"/>
    <w:rsid w:val="00E112E8"/>
    <w:rsid w:val="00E1166A"/>
    <w:rsid w:val="00E11773"/>
    <w:rsid w:val="00E11982"/>
    <w:rsid w:val="00E11AC2"/>
    <w:rsid w:val="00E11D16"/>
    <w:rsid w:val="00E11ED7"/>
    <w:rsid w:val="00E12273"/>
    <w:rsid w:val="00E12498"/>
    <w:rsid w:val="00E12504"/>
    <w:rsid w:val="00E12641"/>
    <w:rsid w:val="00E12C0C"/>
    <w:rsid w:val="00E12DE3"/>
    <w:rsid w:val="00E12E4D"/>
    <w:rsid w:val="00E12EE5"/>
    <w:rsid w:val="00E130F0"/>
    <w:rsid w:val="00E132CE"/>
    <w:rsid w:val="00E136CA"/>
    <w:rsid w:val="00E13DB8"/>
    <w:rsid w:val="00E13EC7"/>
    <w:rsid w:val="00E144E3"/>
    <w:rsid w:val="00E145AF"/>
    <w:rsid w:val="00E148D2"/>
    <w:rsid w:val="00E14902"/>
    <w:rsid w:val="00E14C9C"/>
    <w:rsid w:val="00E14CD8"/>
    <w:rsid w:val="00E14D92"/>
    <w:rsid w:val="00E14F27"/>
    <w:rsid w:val="00E14F45"/>
    <w:rsid w:val="00E154B4"/>
    <w:rsid w:val="00E15CE4"/>
    <w:rsid w:val="00E15E2D"/>
    <w:rsid w:val="00E15E92"/>
    <w:rsid w:val="00E15FB0"/>
    <w:rsid w:val="00E160C9"/>
    <w:rsid w:val="00E162B9"/>
    <w:rsid w:val="00E1654A"/>
    <w:rsid w:val="00E165D0"/>
    <w:rsid w:val="00E16645"/>
    <w:rsid w:val="00E1683B"/>
    <w:rsid w:val="00E168A6"/>
    <w:rsid w:val="00E16BF1"/>
    <w:rsid w:val="00E16C79"/>
    <w:rsid w:val="00E16CC9"/>
    <w:rsid w:val="00E16CD1"/>
    <w:rsid w:val="00E16EC9"/>
    <w:rsid w:val="00E171DF"/>
    <w:rsid w:val="00E17231"/>
    <w:rsid w:val="00E173BB"/>
    <w:rsid w:val="00E1751A"/>
    <w:rsid w:val="00E17597"/>
    <w:rsid w:val="00E17629"/>
    <w:rsid w:val="00E17C64"/>
    <w:rsid w:val="00E17DE3"/>
    <w:rsid w:val="00E17F0A"/>
    <w:rsid w:val="00E17F2F"/>
    <w:rsid w:val="00E2093C"/>
    <w:rsid w:val="00E20C8A"/>
    <w:rsid w:val="00E218DB"/>
    <w:rsid w:val="00E21CB2"/>
    <w:rsid w:val="00E21ECD"/>
    <w:rsid w:val="00E21F99"/>
    <w:rsid w:val="00E22415"/>
    <w:rsid w:val="00E224E1"/>
    <w:rsid w:val="00E2251A"/>
    <w:rsid w:val="00E22608"/>
    <w:rsid w:val="00E2268A"/>
    <w:rsid w:val="00E2290D"/>
    <w:rsid w:val="00E22C49"/>
    <w:rsid w:val="00E2313F"/>
    <w:rsid w:val="00E23350"/>
    <w:rsid w:val="00E23528"/>
    <w:rsid w:val="00E23629"/>
    <w:rsid w:val="00E23645"/>
    <w:rsid w:val="00E23817"/>
    <w:rsid w:val="00E2381D"/>
    <w:rsid w:val="00E239E6"/>
    <w:rsid w:val="00E23B49"/>
    <w:rsid w:val="00E23C2C"/>
    <w:rsid w:val="00E23CB1"/>
    <w:rsid w:val="00E24438"/>
    <w:rsid w:val="00E244E8"/>
    <w:rsid w:val="00E248F7"/>
    <w:rsid w:val="00E24B55"/>
    <w:rsid w:val="00E24D72"/>
    <w:rsid w:val="00E24E4F"/>
    <w:rsid w:val="00E250C1"/>
    <w:rsid w:val="00E250E5"/>
    <w:rsid w:val="00E25372"/>
    <w:rsid w:val="00E25626"/>
    <w:rsid w:val="00E256C2"/>
    <w:rsid w:val="00E2589E"/>
    <w:rsid w:val="00E259EB"/>
    <w:rsid w:val="00E25ADD"/>
    <w:rsid w:val="00E25CA4"/>
    <w:rsid w:val="00E25F18"/>
    <w:rsid w:val="00E26081"/>
    <w:rsid w:val="00E260C9"/>
    <w:rsid w:val="00E26136"/>
    <w:rsid w:val="00E26161"/>
    <w:rsid w:val="00E2616F"/>
    <w:rsid w:val="00E26ED8"/>
    <w:rsid w:val="00E27249"/>
    <w:rsid w:val="00E2728D"/>
    <w:rsid w:val="00E27662"/>
    <w:rsid w:val="00E27729"/>
    <w:rsid w:val="00E2790F"/>
    <w:rsid w:val="00E27E8D"/>
    <w:rsid w:val="00E30036"/>
    <w:rsid w:val="00E30049"/>
    <w:rsid w:val="00E301CF"/>
    <w:rsid w:val="00E3062C"/>
    <w:rsid w:val="00E307EA"/>
    <w:rsid w:val="00E30A9C"/>
    <w:rsid w:val="00E30B83"/>
    <w:rsid w:val="00E30F1C"/>
    <w:rsid w:val="00E313AF"/>
    <w:rsid w:val="00E31682"/>
    <w:rsid w:val="00E316B5"/>
    <w:rsid w:val="00E31B02"/>
    <w:rsid w:val="00E31E2F"/>
    <w:rsid w:val="00E31F4E"/>
    <w:rsid w:val="00E32095"/>
    <w:rsid w:val="00E322FF"/>
    <w:rsid w:val="00E32366"/>
    <w:rsid w:val="00E32812"/>
    <w:rsid w:val="00E32917"/>
    <w:rsid w:val="00E32D48"/>
    <w:rsid w:val="00E32E56"/>
    <w:rsid w:val="00E33128"/>
    <w:rsid w:val="00E33347"/>
    <w:rsid w:val="00E333A9"/>
    <w:rsid w:val="00E339AD"/>
    <w:rsid w:val="00E33BC0"/>
    <w:rsid w:val="00E33BE9"/>
    <w:rsid w:val="00E33C66"/>
    <w:rsid w:val="00E3425E"/>
    <w:rsid w:val="00E3453A"/>
    <w:rsid w:val="00E3467A"/>
    <w:rsid w:val="00E34987"/>
    <w:rsid w:val="00E34ACC"/>
    <w:rsid w:val="00E352DD"/>
    <w:rsid w:val="00E353BE"/>
    <w:rsid w:val="00E35682"/>
    <w:rsid w:val="00E35699"/>
    <w:rsid w:val="00E35806"/>
    <w:rsid w:val="00E35A23"/>
    <w:rsid w:val="00E35BBA"/>
    <w:rsid w:val="00E36462"/>
    <w:rsid w:val="00E3652F"/>
    <w:rsid w:val="00E36617"/>
    <w:rsid w:val="00E366F6"/>
    <w:rsid w:val="00E36799"/>
    <w:rsid w:val="00E3693E"/>
    <w:rsid w:val="00E36975"/>
    <w:rsid w:val="00E369F8"/>
    <w:rsid w:val="00E36E3A"/>
    <w:rsid w:val="00E36E60"/>
    <w:rsid w:val="00E37404"/>
    <w:rsid w:val="00E374C8"/>
    <w:rsid w:val="00E374D2"/>
    <w:rsid w:val="00E3753A"/>
    <w:rsid w:val="00E37592"/>
    <w:rsid w:val="00E37649"/>
    <w:rsid w:val="00E3765B"/>
    <w:rsid w:val="00E377F6"/>
    <w:rsid w:val="00E37974"/>
    <w:rsid w:val="00E37A46"/>
    <w:rsid w:val="00E37AAC"/>
    <w:rsid w:val="00E37CDF"/>
    <w:rsid w:val="00E37DEF"/>
    <w:rsid w:val="00E37E6F"/>
    <w:rsid w:val="00E37EAA"/>
    <w:rsid w:val="00E37F78"/>
    <w:rsid w:val="00E4081B"/>
    <w:rsid w:val="00E4082A"/>
    <w:rsid w:val="00E4097E"/>
    <w:rsid w:val="00E40C02"/>
    <w:rsid w:val="00E40C86"/>
    <w:rsid w:val="00E40DE2"/>
    <w:rsid w:val="00E40E27"/>
    <w:rsid w:val="00E40EC2"/>
    <w:rsid w:val="00E41126"/>
    <w:rsid w:val="00E41339"/>
    <w:rsid w:val="00E4146E"/>
    <w:rsid w:val="00E41524"/>
    <w:rsid w:val="00E416BF"/>
    <w:rsid w:val="00E41959"/>
    <w:rsid w:val="00E41B06"/>
    <w:rsid w:val="00E41D81"/>
    <w:rsid w:val="00E41EBA"/>
    <w:rsid w:val="00E4222F"/>
    <w:rsid w:val="00E42300"/>
    <w:rsid w:val="00E423FF"/>
    <w:rsid w:val="00E42463"/>
    <w:rsid w:val="00E425A0"/>
    <w:rsid w:val="00E42D79"/>
    <w:rsid w:val="00E42FB3"/>
    <w:rsid w:val="00E43343"/>
    <w:rsid w:val="00E4369D"/>
    <w:rsid w:val="00E43795"/>
    <w:rsid w:val="00E43852"/>
    <w:rsid w:val="00E43E12"/>
    <w:rsid w:val="00E441B2"/>
    <w:rsid w:val="00E4446B"/>
    <w:rsid w:val="00E4461A"/>
    <w:rsid w:val="00E447B9"/>
    <w:rsid w:val="00E44840"/>
    <w:rsid w:val="00E44C2C"/>
    <w:rsid w:val="00E44C53"/>
    <w:rsid w:val="00E44FC7"/>
    <w:rsid w:val="00E45021"/>
    <w:rsid w:val="00E45196"/>
    <w:rsid w:val="00E453FF"/>
    <w:rsid w:val="00E45422"/>
    <w:rsid w:val="00E4548D"/>
    <w:rsid w:val="00E45644"/>
    <w:rsid w:val="00E45CDA"/>
    <w:rsid w:val="00E46481"/>
    <w:rsid w:val="00E467AA"/>
    <w:rsid w:val="00E4682F"/>
    <w:rsid w:val="00E46F91"/>
    <w:rsid w:val="00E46FBE"/>
    <w:rsid w:val="00E46FF2"/>
    <w:rsid w:val="00E4703E"/>
    <w:rsid w:val="00E47246"/>
    <w:rsid w:val="00E4727A"/>
    <w:rsid w:val="00E474C5"/>
    <w:rsid w:val="00E478C6"/>
    <w:rsid w:val="00E47912"/>
    <w:rsid w:val="00E47ADF"/>
    <w:rsid w:val="00E47BA7"/>
    <w:rsid w:val="00E47D5F"/>
    <w:rsid w:val="00E47DC3"/>
    <w:rsid w:val="00E47DF3"/>
    <w:rsid w:val="00E5033F"/>
    <w:rsid w:val="00E5060F"/>
    <w:rsid w:val="00E50659"/>
    <w:rsid w:val="00E50A44"/>
    <w:rsid w:val="00E50AE0"/>
    <w:rsid w:val="00E50D84"/>
    <w:rsid w:val="00E5109A"/>
    <w:rsid w:val="00E515AA"/>
    <w:rsid w:val="00E5189B"/>
    <w:rsid w:val="00E519E7"/>
    <w:rsid w:val="00E51B38"/>
    <w:rsid w:val="00E51C31"/>
    <w:rsid w:val="00E51CAE"/>
    <w:rsid w:val="00E52148"/>
    <w:rsid w:val="00E522A5"/>
    <w:rsid w:val="00E5288B"/>
    <w:rsid w:val="00E52BC6"/>
    <w:rsid w:val="00E52FF4"/>
    <w:rsid w:val="00E5330A"/>
    <w:rsid w:val="00E534A0"/>
    <w:rsid w:val="00E538E4"/>
    <w:rsid w:val="00E53B26"/>
    <w:rsid w:val="00E53BFB"/>
    <w:rsid w:val="00E53D7D"/>
    <w:rsid w:val="00E54103"/>
    <w:rsid w:val="00E54318"/>
    <w:rsid w:val="00E54441"/>
    <w:rsid w:val="00E54858"/>
    <w:rsid w:val="00E54B77"/>
    <w:rsid w:val="00E54BCC"/>
    <w:rsid w:val="00E54C84"/>
    <w:rsid w:val="00E54F75"/>
    <w:rsid w:val="00E54F99"/>
    <w:rsid w:val="00E5578E"/>
    <w:rsid w:val="00E55A80"/>
    <w:rsid w:val="00E55AFD"/>
    <w:rsid w:val="00E55F9B"/>
    <w:rsid w:val="00E561B0"/>
    <w:rsid w:val="00E566D9"/>
    <w:rsid w:val="00E56960"/>
    <w:rsid w:val="00E571EF"/>
    <w:rsid w:val="00E578CE"/>
    <w:rsid w:val="00E57907"/>
    <w:rsid w:val="00E57D31"/>
    <w:rsid w:val="00E6007B"/>
    <w:rsid w:val="00E601B6"/>
    <w:rsid w:val="00E6029A"/>
    <w:rsid w:val="00E60324"/>
    <w:rsid w:val="00E60646"/>
    <w:rsid w:val="00E60DE5"/>
    <w:rsid w:val="00E611D3"/>
    <w:rsid w:val="00E61335"/>
    <w:rsid w:val="00E6149B"/>
    <w:rsid w:val="00E614B5"/>
    <w:rsid w:val="00E61766"/>
    <w:rsid w:val="00E61792"/>
    <w:rsid w:val="00E6182E"/>
    <w:rsid w:val="00E61AE1"/>
    <w:rsid w:val="00E62081"/>
    <w:rsid w:val="00E623D2"/>
    <w:rsid w:val="00E6248A"/>
    <w:rsid w:val="00E62EE8"/>
    <w:rsid w:val="00E633E9"/>
    <w:rsid w:val="00E6370B"/>
    <w:rsid w:val="00E637DC"/>
    <w:rsid w:val="00E63B21"/>
    <w:rsid w:val="00E63B49"/>
    <w:rsid w:val="00E6416A"/>
    <w:rsid w:val="00E64613"/>
    <w:rsid w:val="00E6465A"/>
    <w:rsid w:val="00E646C3"/>
    <w:rsid w:val="00E649DB"/>
    <w:rsid w:val="00E64A4D"/>
    <w:rsid w:val="00E64CB6"/>
    <w:rsid w:val="00E64FB1"/>
    <w:rsid w:val="00E651A0"/>
    <w:rsid w:val="00E65209"/>
    <w:rsid w:val="00E65303"/>
    <w:rsid w:val="00E6542B"/>
    <w:rsid w:val="00E654A8"/>
    <w:rsid w:val="00E6553C"/>
    <w:rsid w:val="00E65579"/>
    <w:rsid w:val="00E6563A"/>
    <w:rsid w:val="00E6571A"/>
    <w:rsid w:val="00E659DE"/>
    <w:rsid w:val="00E65CF0"/>
    <w:rsid w:val="00E65D69"/>
    <w:rsid w:val="00E6650D"/>
    <w:rsid w:val="00E6651C"/>
    <w:rsid w:val="00E66784"/>
    <w:rsid w:val="00E667FD"/>
    <w:rsid w:val="00E6696A"/>
    <w:rsid w:val="00E66D5D"/>
    <w:rsid w:val="00E66F91"/>
    <w:rsid w:val="00E67191"/>
    <w:rsid w:val="00E6721B"/>
    <w:rsid w:val="00E67229"/>
    <w:rsid w:val="00E672E8"/>
    <w:rsid w:val="00E67606"/>
    <w:rsid w:val="00E679E9"/>
    <w:rsid w:val="00E67D6E"/>
    <w:rsid w:val="00E7022C"/>
    <w:rsid w:val="00E703F8"/>
    <w:rsid w:val="00E704AE"/>
    <w:rsid w:val="00E706B9"/>
    <w:rsid w:val="00E70B8D"/>
    <w:rsid w:val="00E70BEF"/>
    <w:rsid w:val="00E70CDB"/>
    <w:rsid w:val="00E70E1A"/>
    <w:rsid w:val="00E70F6E"/>
    <w:rsid w:val="00E71129"/>
    <w:rsid w:val="00E711CF"/>
    <w:rsid w:val="00E71444"/>
    <w:rsid w:val="00E71504"/>
    <w:rsid w:val="00E71594"/>
    <w:rsid w:val="00E71980"/>
    <w:rsid w:val="00E71989"/>
    <w:rsid w:val="00E71A52"/>
    <w:rsid w:val="00E71A7D"/>
    <w:rsid w:val="00E71EDE"/>
    <w:rsid w:val="00E72334"/>
    <w:rsid w:val="00E7262B"/>
    <w:rsid w:val="00E727BB"/>
    <w:rsid w:val="00E728DA"/>
    <w:rsid w:val="00E72EAF"/>
    <w:rsid w:val="00E72F8D"/>
    <w:rsid w:val="00E73037"/>
    <w:rsid w:val="00E73321"/>
    <w:rsid w:val="00E734F6"/>
    <w:rsid w:val="00E7377F"/>
    <w:rsid w:val="00E73971"/>
    <w:rsid w:val="00E73E32"/>
    <w:rsid w:val="00E7427B"/>
    <w:rsid w:val="00E74401"/>
    <w:rsid w:val="00E7485C"/>
    <w:rsid w:val="00E74ECB"/>
    <w:rsid w:val="00E751F9"/>
    <w:rsid w:val="00E75267"/>
    <w:rsid w:val="00E75430"/>
    <w:rsid w:val="00E75567"/>
    <w:rsid w:val="00E758DE"/>
    <w:rsid w:val="00E75CB1"/>
    <w:rsid w:val="00E75EEA"/>
    <w:rsid w:val="00E7604E"/>
    <w:rsid w:val="00E763BF"/>
    <w:rsid w:val="00E764E8"/>
    <w:rsid w:val="00E76502"/>
    <w:rsid w:val="00E76A89"/>
    <w:rsid w:val="00E76C21"/>
    <w:rsid w:val="00E76F3E"/>
    <w:rsid w:val="00E76FFC"/>
    <w:rsid w:val="00E7703E"/>
    <w:rsid w:val="00E7723B"/>
    <w:rsid w:val="00E77426"/>
    <w:rsid w:val="00E77B6E"/>
    <w:rsid w:val="00E77C02"/>
    <w:rsid w:val="00E77E3A"/>
    <w:rsid w:val="00E77F2A"/>
    <w:rsid w:val="00E80061"/>
    <w:rsid w:val="00E80223"/>
    <w:rsid w:val="00E80C0A"/>
    <w:rsid w:val="00E811F8"/>
    <w:rsid w:val="00E814DA"/>
    <w:rsid w:val="00E81611"/>
    <w:rsid w:val="00E81745"/>
    <w:rsid w:val="00E818E9"/>
    <w:rsid w:val="00E8209C"/>
    <w:rsid w:val="00E8213E"/>
    <w:rsid w:val="00E823F0"/>
    <w:rsid w:val="00E824AC"/>
    <w:rsid w:val="00E825FD"/>
    <w:rsid w:val="00E828FA"/>
    <w:rsid w:val="00E82A9A"/>
    <w:rsid w:val="00E835AE"/>
    <w:rsid w:val="00E837F8"/>
    <w:rsid w:val="00E83841"/>
    <w:rsid w:val="00E83967"/>
    <w:rsid w:val="00E839F8"/>
    <w:rsid w:val="00E83C37"/>
    <w:rsid w:val="00E84160"/>
    <w:rsid w:val="00E843B8"/>
    <w:rsid w:val="00E84424"/>
    <w:rsid w:val="00E84518"/>
    <w:rsid w:val="00E84B71"/>
    <w:rsid w:val="00E84C5D"/>
    <w:rsid w:val="00E84DC3"/>
    <w:rsid w:val="00E8539B"/>
    <w:rsid w:val="00E855A8"/>
    <w:rsid w:val="00E85779"/>
    <w:rsid w:val="00E8593A"/>
    <w:rsid w:val="00E85AC7"/>
    <w:rsid w:val="00E85D00"/>
    <w:rsid w:val="00E86199"/>
    <w:rsid w:val="00E863D1"/>
    <w:rsid w:val="00E86747"/>
    <w:rsid w:val="00E867AB"/>
    <w:rsid w:val="00E86EB1"/>
    <w:rsid w:val="00E872FC"/>
    <w:rsid w:val="00E8767B"/>
    <w:rsid w:val="00E87F50"/>
    <w:rsid w:val="00E900C6"/>
    <w:rsid w:val="00E90126"/>
    <w:rsid w:val="00E901D9"/>
    <w:rsid w:val="00E905EC"/>
    <w:rsid w:val="00E9071F"/>
    <w:rsid w:val="00E909F8"/>
    <w:rsid w:val="00E90B9A"/>
    <w:rsid w:val="00E90BB0"/>
    <w:rsid w:val="00E90DAB"/>
    <w:rsid w:val="00E91472"/>
    <w:rsid w:val="00E91491"/>
    <w:rsid w:val="00E919DA"/>
    <w:rsid w:val="00E91BEA"/>
    <w:rsid w:val="00E926AD"/>
    <w:rsid w:val="00E92717"/>
    <w:rsid w:val="00E92744"/>
    <w:rsid w:val="00E9286B"/>
    <w:rsid w:val="00E929F0"/>
    <w:rsid w:val="00E92B03"/>
    <w:rsid w:val="00E92BEB"/>
    <w:rsid w:val="00E93367"/>
    <w:rsid w:val="00E93479"/>
    <w:rsid w:val="00E939B1"/>
    <w:rsid w:val="00E93CF8"/>
    <w:rsid w:val="00E9400D"/>
    <w:rsid w:val="00E94243"/>
    <w:rsid w:val="00E94460"/>
    <w:rsid w:val="00E94809"/>
    <w:rsid w:val="00E948A3"/>
    <w:rsid w:val="00E94AFD"/>
    <w:rsid w:val="00E95079"/>
    <w:rsid w:val="00E950E2"/>
    <w:rsid w:val="00E95512"/>
    <w:rsid w:val="00E957F4"/>
    <w:rsid w:val="00E95A48"/>
    <w:rsid w:val="00E95B70"/>
    <w:rsid w:val="00E95C77"/>
    <w:rsid w:val="00E95F11"/>
    <w:rsid w:val="00E9612F"/>
    <w:rsid w:val="00E9620C"/>
    <w:rsid w:val="00E964AD"/>
    <w:rsid w:val="00E96695"/>
    <w:rsid w:val="00E96796"/>
    <w:rsid w:val="00E96831"/>
    <w:rsid w:val="00E968C5"/>
    <w:rsid w:val="00E96C78"/>
    <w:rsid w:val="00E97501"/>
    <w:rsid w:val="00E9756A"/>
    <w:rsid w:val="00E97A2C"/>
    <w:rsid w:val="00E97C4B"/>
    <w:rsid w:val="00E97D08"/>
    <w:rsid w:val="00E97F7E"/>
    <w:rsid w:val="00EA032B"/>
    <w:rsid w:val="00EA0366"/>
    <w:rsid w:val="00EA05EA"/>
    <w:rsid w:val="00EA064C"/>
    <w:rsid w:val="00EA0724"/>
    <w:rsid w:val="00EA073C"/>
    <w:rsid w:val="00EA0E05"/>
    <w:rsid w:val="00EA139F"/>
    <w:rsid w:val="00EA186F"/>
    <w:rsid w:val="00EA18C9"/>
    <w:rsid w:val="00EA19EA"/>
    <w:rsid w:val="00EA203E"/>
    <w:rsid w:val="00EA2235"/>
    <w:rsid w:val="00EA23DF"/>
    <w:rsid w:val="00EA23FF"/>
    <w:rsid w:val="00EA24A9"/>
    <w:rsid w:val="00EA256C"/>
    <w:rsid w:val="00EA259E"/>
    <w:rsid w:val="00EA26BB"/>
    <w:rsid w:val="00EA26D6"/>
    <w:rsid w:val="00EA27B5"/>
    <w:rsid w:val="00EA27DE"/>
    <w:rsid w:val="00EA2837"/>
    <w:rsid w:val="00EA299D"/>
    <w:rsid w:val="00EA2D5F"/>
    <w:rsid w:val="00EA2F10"/>
    <w:rsid w:val="00EA2FDD"/>
    <w:rsid w:val="00EA3107"/>
    <w:rsid w:val="00EA315D"/>
    <w:rsid w:val="00EA3253"/>
    <w:rsid w:val="00EA33B3"/>
    <w:rsid w:val="00EA3424"/>
    <w:rsid w:val="00EA3540"/>
    <w:rsid w:val="00EA35C1"/>
    <w:rsid w:val="00EA35DA"/>
    <w:rsid w:val="00EA366A"/>
    <w:rsid w:val="00EA383E"/>
    <w:rsid w:val="00EA3B0F"/>
    <w:rsid w:val="00EA3D61"/>
    <w:rsid w:val="00EA4478"/>
    <w:rsid w:val="00EA4572"/>
    <w:rsid w:val="00EA46E4"/>
    <w:rsid w:val="00EA47DA"/>
    <w:rsid w:val="00EA4AC4"/>
    <w:rsid w:val="00EA4F25"/>
    <w:rsid w:val="00EA5524"/>
    <w:rsid w:val="00EA553E"/>
    <w:rsid w:val="00EA5DFC"/>
    <w:rsid w:val="00EA5EB9"/>
    <w:rsid w:val="00EA60BA"/>
    <w:rsid w:val="00EA611A"/>
    <w:rsid w:val="00EA62B0"/>
    <w:rsid w:val="00EA65CF"/>
    <w:rsid w:val="00EA67D3"/>
    <w:rsid w:val="00EA6A5E"/>
    <w:rsid w:val="00EA6BDA"/>
    <w:rsid w:val="00EA6F25"/>
    <w:rsid w:val="00EA702A"/>
    <w:rsid w:val="00EA7122"/>
    <w:rsid w:val="00EA71A8"/>
    <w:rsid w:val="00EA7432"/>
    <w:rsid w:val="00EA7A09"/>
    <w:rsid w:val="00EA7A98"/>
    <w:rsid w:val="00EA7C5C"/>
    <w:rsid w:val="00EA7DB6"/>
    <w:rsid w:val="00EA7FD7"/>
    <w:rsid w:val="00EB045A"/>
    <w:rsid w:val="00EB0482"/>
    <w:rsid w:val="00EB0960"/>
    <w:rsid w:val="00EB09DA"/>
    <w:rsid w:val="00EB0B28"/>
    <w:rsid w:val="00EB0C10"/>
    <w:rsid w:val="00EB0DE5"/>
    <w:rsid w:val="00EB0ED7"/>
    <w:rsid w:val="00EB1175"/>
    <w:rsid w:val="00EB1270"/>
    <w:rsid w:val="00EB1386"/>
    <w:rsid w:val="00EB16C1"/>
    <w:rsid w:val="00EB233F"/>
    <w:rsid w:val="00EB2AA9"/>
    <w:rsid w:val="00EB2B2A"/>
    <w:rsid w:val="00EB2B78"/>
    <w:rsid w:val="00EB2BD6"/>
    <w:rsid w:val="00EB2BDF"/>
    <w:rsid w:val="00EB2DE1"/>
    <w:rsid w:val="00EB2E6C"/>
    <w:rsid w:val="00EB330C"/>
    <w:rsid w:val="00EB3682"/>
    <w:rsid w:val="00EB39A9"/>
    <w:rsid w:val="00EB3C94"/>
    <w:rsid w:val="00EB3D1D"/>
    <w:rsid w:val="00EB3E1A"/>
    <w:rsid w:val="00EB3F49"/>
    <w:rsid w:val="00EB3F92"/>
    <w:rsid w:val="00EB410B"/>
    <w:rsid w:val="00EB41A5"/>
    <w:rsid w:val="00EB441B"/>
    <w:rsid w:val="00EB444C"/>
    <w:rsid w:val="00EB4869"/>
    <w:rsid w:val="00EB531D"/>
    <w:rsid w:val="00EB551C"/>
    <w:rsid w:val="00EB56FB"/>
    <w:rsid w:val="00EB580C"/>
    <w:rsid w:val="00EB5871"/>
    <w:rsid w:val="00EB5A98"/>
    <w:rsid w:val="00EB617F"/>
    <w:rsid w:val="00EB6830"/>
    <w:rsid w:val="00EB6994"/>
    <w:rsid w:val="00EB6A7A"/>
    <w:rsid w:val="00EB6B8B"/>
    <w:rsid w:val="00EB6B9A"/>
    <w:rsid w:val="00EB6C8F"/>
    <w:rsid w:val="00EB6D90"/>
    <w:rsid w:val="00EB71B2"/>
    <w:rsid w:val="00EB736D"/>
    <w:rsid w:val="00EB742B"/>
    <w:rsid w:val="00EB75B7"/>
    <w:rsid w:val="00EB77C9"/>
    <w:rsid w:val="00EB78CC"/>
    <w:rsid w:val="00EB7C25"/>
    <w:rsid w:val="00EB7C96"/>
    <w:rsid w:val="00EB7CC9"/>
    <w:rsid w:val="00EB7D5A"/>
    <w:rsid w:val="00EC0003"/>
    <w:rsid w:val="00EC0102"/>
    <w:rsid w:val="00EC011E"/>
    <w:rsid w:val="00EC033C"/>
    <w:rsid w:val="00EC058C"/>
    <w:rsid w:val="00EC06EB"/>
    <w:rsid w:val="00EC0786"/>
    <w:rsid w:val="00EC0F6E"/>
    <w:rsid w:val="00EC108D"/>
    <w:rsid w:val="00EC12EB"/>
    <w:rsid w:val="00EC138B"/>
    <w:rsid w:val="00EC1443"/>
    <w:rsid w:val="00EC1517"/>
    <w:rsid w:val="00EC1534"/>
    <w:rsid w:val="00EC157E"/>
    <w:rsid w:val="00EC182C"/>
    <w:rsid w:val="00EC1D2E"/>
    <w:rsid w:val="00EC1EE3"/>
    <w:rsid w:val="00EC228F"/>
    <w:rsid w:val="00EC22F0"/>
    <w:rsid w:val="00EC23BF"/>
    <w:rsid w:val="00EC2603"/>
    <w:rsid w:val="00EC28CF"/>
    <w:rsid w:val="00EC2E39"/>
    <w:rsid w:val="00EC2F31"/>
    <w:rsid w:val="00EC32B0"/>
    <w:rsid w:val="00EC32D9"/>
    <w:rsid w:val="00EC36ED"/>
    <w:rsid w:val="00EC36F6"/>
    <w:rsid w:val="00EC37AE"/>
    <w:rsid w:val="00EC3AB7"/>
    <w:rsid w:val="00EC3C9D"/>
    <w:rsid w:val="00EC3D07"/>
    <w:rsid w:val="00EC3D1E"/>
    <w:rsid w:val="00EC3E18"/>
    <w:rsid w:val="00EC3E6B"/>
    <w:rsid w:val="00EC4105"/>
    <w:rsid w:val="00EC428D"/>
    <w:rsid w:val="00EC4297"/>
    <w:rsid w:val="00EC4513"/>
    <w:rsid w:val="00EC45CB"/>
    <w:rsid w:val="00EC47D6"/>
    <w:rsid w:val="00EC49B8"/>
    <w:rsid w:val="00EC4A7B"/>
    <w:rsid w:val="00EC4BA0"/>
    <w:rsid w:val="00EC504F"/>
    <w:rsid w:val="00EC54E2"/>
    <w:rsid w:val="00EC573B"/>
    <w:rsid w:val="00EC58E8"/>
    <w:rsid w:val="00EC5929"/>
    <w:rsid w:val="00EC5BFE"/>
    <w:rsid w:val="00EC6254"/>
    <w:rsid w:val="00EC6350"/>
    <w:rsid w:val="00EC63C3"/>
    <w:rsid w:val="00EC69F2"/>
    <w:rsid w:val="00EC6ABD"/>
    <w:rsid w:val="00EC6B8D"/>
    <w:rsid w:val="00EC710B"/>
    <w:rsid w:val="00EC73A0"/>
    <w:rsid w:val="00EC76C2"/>
    <w:rsid w:val="00EC775E"/>
    <w:rsid w:val="00EC78EF"/>
    <w:rsid w:val="00EC7A5D"/>
    <w:rsid w:val="00EC7AB4"/>
    <w:rsid w:val="00EC7BDB"/>
    <w:rsid w:val="00ED037C"/>
    <w:rsid w:val="00ED0A3C"/>
    <w:rsid w:val="00ED0FAB"/>
    <w:rsid w:val="00ED108E"/>
    <w:rsid w:val="00ED1319"/>
    <w:rsid w:val="00ED14A8"/>
    <w:rsid w:val="00ED14FB"/>
    <w:rsid w:val="00ED18C0"/>
    <w:rsid w:val="00ED18D5"/>
    <w:rsid w:val="00ED1DF7"/>
    <w:rsid w:val="00ED1E7E"/>
    <w:rsid w:val="00ED1ECD"/>
    <w:rsid w:val="00ED2215"/>
    <w:rsid w:val="00ED2273"/>
    <w:rsid w:val="00ED238B"/>
    <w:rsid w:val="00ED2707"/>
    <w:rsid w:val="00ED291D"/>
    <w:rsid w:val="00ED2B5E"/>
    <w:rsid w:val="00ED2F1E"/>
    <w:rsid w:val="00ED30EE"/>
    <w:rsid w:val="00ED3272"/>
    <w:rsid w:val="00ED35FA"/>
    <w:rsid w:val="00ED3A4B"/>
    <w:rsid w:val="00ED3AF4"/>
    <w:rsid w:val="00ED3EC9"/>
    <w:rsid w:val="00ED3FD8"/>
    <w:rsid w:val="00ED423D"/>
    <w:rsid w:val="00ED428D"/>
    <w:rsid w:val="00ED47B8"/>
    <w:rsid w:val="00ED4AD5"/>
    <w:rsid w:val="00ED4F9E"/>
    <w:rsid w:val="00ED5125"/>
    <w:rsid w:val="00ED520A"/>
    <w:rsid w:val="00ED524E"/>
    <w:rsid w:val="00ED5482"/>
    <w:rsid w:val="00ED59CF"/>
    <w:rsid w:val="00ED5AA3"/>
    <w:rsid w:val="00ED5CB6"/>
    <w:rsid w:val="00ED5E50"/>
    <w:rsid w:val="00ED614D"/>
    <w:rsid w:val="00ED667F"/>
    <w:rsid w:val="00ED66AE"/>
    <w:rsid w:val="00ED6CAF"/>
    <w:rsid w:val="00ED6CB8"/>
    <w:rsid w:val="00ED6DB1"/>
    <w:rsid w:val="00ED7333"/>
    <w:rsid w:val="00ED7660"/>
    <w:rsid w:val="00ED79D7"/>
    <w:rsid w:val="00ED7B9A"/>
    <w:rsid w:val="00ED7CCE"/>
    <w:rsid w:val="00ED7F69"/>
    <w:rsid w:val="00EE0177"/>
    <w:rsid w:val="00EE03BE"/>
    <w:rsid w:val="00EE05C9"/>
    <w:rsid w:val="00EE0749"/>
    <w:rsid w:val="00EE08AC"/>
    <w:rsid w:val="00EE08EE"/>
    <w:rsid w:val="00EE0992"/>
    <w:rsid w:val="00EE0BC2"/>
    <w:rsid w:val="00EE0C7A"/>
    <w:rsid w:val="00EE0E34"/>
    <w:rsid w:val="00EE0FC7"/>
    <w:rsid w:val="00EE136A"/>
    <w:rsid w:val="00EE15AB"/>
    <w:rsid w:val="00EE16C2"/>
    <w:rsid w:val="00EE16ED"/>
    <w:rsid w:val="00EE170C"/>
    <w:rsid w:val="00EE1D8F"/>
    <w:rsid w:val="00EE1E21"/>
    <w:rsid w:val="00EE246C"/>
    <w:rsid w:val="00EE25C6"/>
    <w:rsid w:val="00EE25DE"/>
    <w:rsid w:val="00EE28A2"/>
    <w:rsid w:val="00EE2A10"/>
    <w:rsid w:val="00EE2B3A"/>
    <w:rsid w:val="00EE2D29"/>
    <w:rsid w:val="00EE2D7B"/>
    <w:rsid w:val="00EE2FAC"/>
    <w:rsid w:val="00EE34C1"/>
    <w:rsid w:val="00EE354A"/>
    <w:rsid w:val="00EE3591"/>
    <w:rsid w:val="00EE365E"/>
    <w:rsid w:val="00EE3664"/>
    <w:rsid w:val="00EE3785"/>
    <w:rsid w:val="00EE391A"/>
    <w:rsid w:val="00EE3BDD"/>
    <w:rsid w:val="00EE3C6C"/>
    <w:rsid w:val="00EE3ED1"/>
    <w:rsid w:val="00EE3FC1"/>
    <w:rsid w:val="00EE4111"/>
    <w:rsid w:val="00EE435F"/>
    <w:rsid w:val="00EE43B7"/>
    <w:rsid w:val="00EE4477"/>
    <w:rsid w:val="00EE45E5"/>
    <w:rsid w:val="00EE49B0"/>
    <w:rsid w:val="00EE49ED"/>
    <w:rsid w:val="00EE4AFB"/>
    <w:rsid w:val="00EE4FBF"/>
    <w:rsid w:val="00EE507E"/>
    <w:rsid w:val="00EE517D"/>
    <w:rsid w:val="00EE5312"/>
    <w:rsid w:val="00EE5360"/>
    <w:rsid w:val="00EE54A7"/>
    <w:rsid w:val="00EE58C9"/>
    <w:rsid w:val="00EE59A6"/>
    <w:rsid w:val="00EE5A0E"/>
    <w:rsid w:val="00EE5A9E"/>
    <w:rsid w:val="00EE5B71"/>
    <w:rsid w:val="00EE5C67"/>
    <w:rsid w:val="00EE5C6E"/>
    <w:rsid w:val="00EE6050"/>
    <w:rsid w:val="00EE616E"/>
    <w:rsid w:val="00EE67A1"/>
    <w:rsid w:val="00EE6AF8"/>
    <w:rsid w:val="00EE6BC9"/>
    <w:rsid w:val="00EE6D9B"/>
    <w:rsid w:val="00EE6DEB"/>
    <w:rsid w:val="00EE6DEE"/>
    <w:rsid w:val="00EE6E10"/>
    <w:rsid w:val="00EE7089"/>
    <w:rsid w:val="00EE7244"/>
    <w:rsid w:val="00EE7390"/>
    <w:rsid w:val="00EE747E"/>
    <w:rsid w:val="00EE76AE"/>
    <w:rsid w:val="00EE7718"/>
    <w:rsid w:val="00EE784E"/>
    <w:rsid w:val="00EE79CB"/>
    <w:rsid w:val="00EE7D01"/>
    <w:rsid w:val="00EE7D96"/>
    <w:rsid w:val="00EE7E36"/>
    <w:rsid w:val="00EE7E7D"/>
    <w:rsid w:val="00EF04D4"/>
    <w:rsid w:val="00EF05D1"/>
    <w:rsid w:val="00EF090D"/>
    <w:rsid w:val="00EF0C24"/>
    <w:rsid w:val="00EF0D71"/>
    <w:rsid w:val="00EF10AC"/>
    <w:rsid w:val="00EF1704"/>
    <w:rsid w:val="00EF191D"/>
    <w:rsid w:val="00EF1BC5"/>
    <w:rsid w:val="00EF1C1A"/>
    <w:rsid w:val="00EF1C6D"/>
    <w:rsid w:val="00EF1F4D"/>
    <w:rsid w:val="00EF2250"/>
    <w:rsid w:val="00EF2319"/>
    <w:rsid w:val="00EF2965"/>
    <w:rsid w:val="00EF2BF8"/>
    <w:rsid w:val="00EF2C3F"/>
    <w:rsid w:val="00EF305C"/>
    <w:rsid w:val="00EF3063"/>
    <w:rsid w:val="00EF308B"/>
    <w:rsid w:val="00EF3162"/>
    <w:rsid w:val="00EF3305"/>
    <w:rsid w:val="00EF3B40"/>
    <w:rsid w:val="00EF3C1A"/>
    <w:rsid w:val="00EF3CA7"/>
    <w:rsid w:val="00EF3E04"/>
    <w:rsid w:val="00EF3EC3"/>
    <w:rsid w:val="00EF406F"/>
    <w:rsid w:val="00EF41A1"/>
    <w:rsid w:val="00EF48BA"/>
    <w:rsid w:val="00EF4984"/>
    <w:rsid w:val="00EF4AAB"/>
    <w:rsid w:val="00EF4C3B"/>
    <w:rsid w:val="00EF4C96"/>
    <w:rsid w:val="00EF4FDA"/>
    <w:rsid w:val="00EF534A"/>
    <w:rsid w:val="00EF539F"/>
    <w:rsid w:val="00EF56B2"/>
    <w:rsid w:val="00EF578C"/>
    <w:rsid w:val="00EF57CC"/>
    <w:rsid w:val="00EF5904"/>
    <w:rsid w:val="00EF603A"/>
    <w:rsid w:val="00EF6192"/>
    <w:rsid w:val="00EF6531"/>
    <w:rsid w:val="00EF67AA"/>
    <w:rsid w:val="00EF681D"/>
    <w:rsid w:val="00EF6BF9"/>
    <w:rsid w:val="00EF6C03"/>
    <w:rsid w:val="00EF6D1A"/>
    <w:rsid w:val="00EF6DE6"/>
    <w:rsid w:val="00EF76E4"/>
    <w:rsid w:val="00F00041"/>
    <w:rsid w:val="00F00117"/>
    <w:rsid w:val="00F0036E"/>
    <w:rsid w:val="00F00564"/>
    <w:rsid w:val="00F00B2E"/>
    <w:rsid w:val="00F00B33"/>
    <w:rsid w:val="00F00B57"/>
    <w:rsid w:val="00F00BE6"/>
    <w:rsid w:val="00F00D86"/>
    <w:rsid w:val="00F00DC9"/>
    <w:rsid w:val="00F00DCC"/>
    <w:rsid w:val="00F00EB9"/>
    <w:rsid w:val="00F01216"/>
    <w:rsid w:val="00F01219"/>
    <w:rsid w:val="00F014D9"/>
    <w:rsid w:val="00F01538"/>
    <w:rsid w:val="00F01621"/>
    <w:rsid w:val="00F0172A"/>
    <w:rsid w:val="00F01819"/>
    <w:rsid w:val="00F01C9A"/>
    <w:rsid w:val="00F02065"/>
    <w:rsid w:val="00F020EA"/>
    <w:rsid w:val="00F02583"/>
    <w:rsid w:val="00F027C7"/>
    <w:rsid w:val="00F02CDF"/>
    <w:rsid w:val="00F0311D"/>
    <w:rsid w:val="00F03200"/>
    <w:rsid w:val="00F03538"/>
    <w:rsid w:val="00F0355E"/>
    <w:rsid w:val="00F0359E"/>
    <w:rsid w:val="00F0383A"/>
    <w:rsid w:val="00F03CEE"/>
    <w:rsid w:val="00F03D82"/>
    <w:rsid w:val="00F03F08"/>
    <w:rsid w:val="00F04124"/>
    <w:rsid w:val="00F041AE"/>
    <w:rsid w:val="00F0466D"/>
    <w:rsid w:val="00F04828"/>
    <w:rsid w:val="00F04941"/>
    <w:rsid w:val="00F05282"/>
    <w:rsid w:val="00F05283"/>
    <w:rsid w:val="00F05843"/>
    <w:rsid w:val="00F058DD"/>
    <w:rsid w:val="00F05B91"/>
    <w:rsid w:val="00F05BAE"/>
    <w:rsid w:val="00F05BB7"/>
    <w:rsid w:val="00F05C75"/>
    <w:rsid w:val="00F05D29"/>
    <w:rsid w:val="00F0679C"/>
    <w:rsid w:val="00F068BA"/>
    <w:rsid w:val="00F06FE5"/>
    <w:rsid w:val="00F07062"/>
    <w:rsid w:val="00F0729D"/>
    <w:rsid w:val="00F072B1"/>
    <w:rsid w:val="00F073AB"/>
    <w:rsid w:val="00F075FD"/>
    <w:rsid w:val="00F0762B"/>
    <w:rsid w:val="00F07786"/>
    <w:rsid w:val="00F07D95"/>
    <w:rsid w:val="00F10544"/>
    <w:rsid w:val="00F10611"/>
    <w:rsid w:val="00F10C85"/>
    <w:rsid w:val="00F10DA3"/>
    <w:rsid w:val="00F10F7E"/>
    <w:rsid w:val="00F113E1"/>
    <w:rsid w:val="00F113E6"/>
    <w:rsid w:val="00F115B8"/>
    <w:rsid w:val="00F117CB"/>
    <w:rsid w:val="00F1192D"/>
    <w:rsid w:val="00F11ACF"/>
    <w:rsid w:val="00F11BB3"/>
    <w:rsid w:val="00F11F31"/>
    <w:rsid w:val="00F120B8"/>
    <w:rsid w:val="00F1227D"/>
    <w:rsid w:val="00F12381"/>
    <w:rsid w:val="00F12383"/>
    <w:rsid w:val="00F12641"/>
    <w:rsid w:val="00F12686"/>
    <w:rsid w:val="00F128EB"/>
    <w:rsid w:val="00F12983"/>
    <w:rsid w:val="00F12A51"/>
    <w:rsid w:val="00F12E54"/>
    <w:rsid w:val="00F13289"/>
    <w:rsid w:val="00F13373"/>
    <w:rsid w:val="00F133A9"/>
    <w:rsid w:val="00F133AF"/>
    <w:rsid w:val="00F1354F"/>
    <w:rsid w:val="00F13AAA"/>
    <w:rsid w:val="00F13B24"/>
    <w:rsid w:val="00F13C12"/>
    <w:rsid w:val="00F13EE9"/>
    <w:rsid w:val="00F13F8D"/>
    <w:rsid w:val="00F14206"/>
    <w:rsid w:val="00F1436F"/>
    <w:rsid w:val="00F144B7"/>
    <w:rsid w:val="00F144CE"/>
    <w:rsid w:val="00F14584"/>
    <w:rsid w:val="00F14900"/>
    <w:rsid w:val="00F14ABF"/>
    <w:rsid w:val="00F1531E"/>
    <w:rsid w:val="00F15484"/>
    <w:rsid w:val="00F154B0"/>
    <w:rsid w:val="00F154D3"/>
    <w:rsid w:val="00F159C9"/>
    <w:rsid w:val="00F15D38"/>
    <w:rsid w:val="00F15D9C"/>
    <w:rsid w:val="00F15E16"/>
    <w:rsid w:val="00F160C9"/>
    <w:rsid w:val="00F16422"/>
    <w:rsid w:val="00F166A3"/>
    <w:rsid w:val="00F16743"/>
    <w:rsid w:val="00F16D1B"/>
    <w:rsid w:val="00F16D67"/>
    <w:rsid w:val="00F16F6F"/>
    <w:rsid w:val="00F173DC"/>
    <w:rsid w:val="00F17496"/>
    <w:rsid w:val="00F17510"/>
    <w:rsid w:val="00F17702"/>
    <w:rsid w:val="00F177E8"/>
    <w:rsid w:val="00F178CB"/>
    <w:rsid w:val="00F1795A"/>
    <w:rsid w:val="00F17D97"/>
    <w:rsid w:val="00F17DA9"/>
    <w:rsid w:val="00F2028A"/>
    <w:rsid w:val="00F204A4"/>
    <w:rsid w:val="00F205C7"/>
    <w:rsid w:val="00F207FF"/>
    <w:rsid w:val="00F20A3E"/>
    <w:rsid w:val="00F20AC1"/>
    <w:rsid w:val="00F20C05"/>
    <w:rsid w:val="00F20EE5"/>
    <w:rsid w:val="00F211C7"/>
    <w:rsid w:val="00F214DC"/>
    <w:rsid w:val="00F21557"/>
    <w:rsid w:val="00F2169D"/>
    <w:rsid w:val="00F216C2"/>
    <w:rsid w:val="00F21728"/>
    <w:rsid w:val="00F217E6"/>
    <w:rsid w:val="00F2194D"/>
    <w:rsid w:val="00F21A5C"/>
    <w:rsid w:val="00F21B1C"/>
    <w:rsid w:val="00F21D20"/>
    <w:rsid w:val="00F21E65"/>
    <w:rsid w:val="00F221DE"/>
    <w:rsid w:val="00F22882"/>
    <w:rsid w:val="00F228D4"/>
    <w:rsid w:val="00F228F8"/>
    <w:rsid w:val="00F2295E"/>
    <w:rsid w:val="00F22B2E"/>
    <w:rsid w:val="00F22E52"/>
    <w:rsid w:val="00F231CD"/>
    <w:rsid w:val="00F2378E"/>
    <w:rsid w:val="00F23856"/>
    <w:rsid w:val="00F240EE"/>
    <w:rsid w:val="00F2432D"/>
    <w:rsid w:val="00F24370"/>
    <w:rsid w:val="00F244B0"/>
    <w:rsid w:val="00F2465D"/>
    <w:rsid w:val="00F2480E"/>
    <w:rsid w:val="00F24881"/>
    <w:rsid w:val="00F24C1A"/>
    <w:rsid w:val="00F24DA3"/>
    <w:rsid w:val="00F252C8"/>
    <w:rsid w:val="00F252DB"/>
    <w:rsid w:val="00F25566"/>
    <w:rsid w:val="00F25570"/>
    <w:rsid w:val="00F25960"/>
    <w:rsid w:val="00F25B93"/>
    <w:rsid w:val="00F25C4F"/>
    <w:rsid w:val="00F2623B"/>
    <w:rsid w:val="00F26492"/>
    <w:rsid w:val="00F267B5"/>
    <w:rsid w:val="00F269D0"/>
    <w:rsid w:val="00F26AA5"/>
    <w:rsid w:val="00F26D79"/>
    <w:rsid w:val="00F275E1"/>
    <w:rsid w:val="00F27614"/>
    <w:rsid w:val="00F2769C"/>
    <w:rsid w:val="00F277B1"/>
    <w:rsid w:val="00F27895"/>
    <w:rsid w:val="00F27A51"/>
    <w:rsid w:val="00F27C29"/>
    <w:rsid w:val="00F27CC9"/>
    <w:rsid w:val="00F27CE6"/>
    <w:rsid w:val="00F30251"/>
    <w:rsid w:val="00F31072"/>
    <w:rsid w:val="00F312F5"/>
    <w:rsid w:val="00F3184F"/>
    <w:rsid w:val="00F31C9B"/>
    <w:rsid w:val="00F31E52"/>
    <w:rsid w:val="00F31FA8"/>
    <w:rsid w:val="00F32202"/>
    <w:rsid w:val="00F323F2"/>
    <w:rsid w:val="00F3273F"/>
    <w:rsid w:val="00F32740"/>
    <w:rsid w:val="00F327BC"/>
    <w:rsid w:val="00F3289D"/>
    <w:rsid w:val="00F32DEC"/>
    <w:rsid w:val="00F32E40"/>
    <w:rsid w:val="00F32F4E"/>
    <w:rsid w:val="00F32F9A"/>
    <w:rsid w:val="00F33240"/>
    <w:rsid w:val="00F33583"/>
    <w:rsid w:val="00F33648"/>
    <w:rsid w:val="00F33C99"/>
    <w:rsid w:val="00F33EB0"/>
    <w:rsid w:val="00F340AE"/>
    <w:rsid w:val="00F341E8"/>
    <w:rsid w:val="00F342A4"/>
    <w:rsid w:val="00F348B7"/>
    <w:rsid w:val="00F34E46"/>
    <w:rsid w:val="00F350BB"/>
    <w:rsid w:val="00F35130"/>
    <w:rsid w:val="00F35547"/>
    <w:rsid w:val="00F3575B"/>
    <w:rsid w:val="00F35935"/>
    <w:rsid w:val="00F359D6"/>
    <w:rsid w:val="00F35D4C"/>
    <w:rsid w:val="00F35F8F"/>
    <w:rsid w:val="00F36103"/>
    <w:rsid w:val="00F3624B"/>
    <w:rsid w:val="00F362E9"/>
    <w:rsid w:val="00F3649A"/>
    <w:rsid w:val="00F36516"/>
    <w:rsid w:val="00F3671D"/>
    <w:rsid w:val="00F367D7"/>
    <w:rsid w:val="00F36869"/>
    <w:rsid w:val="00F368A8"/>
    <w:rsid w:val="00F36971"/>
    <w:rsid w:val="00F36A7F"/>
    <w:rsid w:val="00F374C6"/>
    <w:rsid w:val="00F3756A"/>
    <w:rsid w:val="00F37662"/>
    <w:rsid w:val="00F37827"/>
    <w:rsid w:val="00F379FD"/>
    <w:rsid w:val="00F37C02"/>
    <w:rsid w:val="00F37DD4"/>
    <w:rsid w:val="00F37F24"/>
    <w:rsid w:val="00F37F38"/>
    <w:rsid w:val="00F4026E"/>
    <w:rsid w:val="00F40501"/>
    <w:rsid w:val="00F40664"/>
    <w:rsid w:val="00F4081D"/>
    <w:rsid w:val="00F40E2A"/>
    <w:rsid w:val="00F40E57"/>
    <w:rsid w:val="00F4103C"/>
    <w:rsid w:val="00F4149F"/>
    <w:rsid w:val="00F41732"/>
    <w:rsid w:val="00F41976"/>
    <w:rsid w:val="00F41BA5"/>
    <w:rsid w:val="00F41BA6"/>
    <w:rsid w:val="00F41C8F"/>
    <w:rsid w:val="00F4217A"/>
    <w:rsid w:val="00F42619"/>
    <w:rsid w:val="00F42909"/>
    <w:rsid w:val="00F42D0C"/>
    <w:rsid w:val="00F42E7D"/>
    <w:rsid w:val="00F4317F"/>
    <w:rsid w:val="00F43421"/>
    <w:rsid w:val="00F4392F"/>
    <w:rsid w:val="00F43B5F"/>
    <w:rsid w:val="00F43C04"/>
    <w:rsid w:val="00F43C70"/>
    <w:rsid w:val="00F43D95"/>
    <w:rsid w:val="00F43DE1"/>
    <w:rsid w:val="00F43FBE"/>
    <w:rsid w:val="00F4405F"/>
    <w:rsid w:val="00F440A3"/>
    <w:rsid w:val="00F44335"/>
    <w:rsid w:val="00F443EC"/>
    <w:rsid w:val="00F44880"/>
    <w:rsid w:val="00F448E8"/>
    <w:rsid w:val="00F44920"/>
    <w:rsid w:val="00F4498C"/>
    <w:rsid w:val="00F44B87"/>
    <w:rsid w:val="00F44CE8"/>
    <w:rsid w:val="00F44E67"/>
    <w:rsid w:val="00F44E76"/>
    <w:rsid w:val="00F459BF"/>
    <w:rsid w:val="00F459F8"/>
    <w:rsid w:val="00F45BD6"/>
    <w:rsid w:val="00F45C0F"/>
    <w:rsid w:val="00F45EF5"/>
    <w:rsid w:val="00F462BB"/>
    <w:rsid w:val="00F466FF"/>
    <w:rsid w:val="00F46A40"/>
    <w:rsid w:val="00F46AAF"/>
    <w:rsid w:val="00F46AD1"/>
    <w:rsid w:val="00F472E4"/>
    <w:rsid w:val="00F473E9"/>
    <w:rsid w:val="00F474C9"/>
    <w:rsid w:val="00F47663"/>
    <w:rsid w:val="00F477ED"/>
    <w:rsid w:val="00F4799F"/>
    <w:rsid w:val="00F47A8E"/>
    <w:rsid w:val="00F5001F"/>
    <w:rsid w:val="00F500EE"/>
    <w:rsid w:val="00F50121"/>
    <w:rsid w:val="00F5052E"/>
    <w:rsid w:val="00F505F7"/>
    <w:rsid w:val="00F5060F"/>
    <w:rsid w:val="00F50692"/>
    <w:rsid w:val="00F50BD4"/>
    <w:rsid w:val="00F50D8B"/>
    <w:rsid w:val="00F50E49"/>
    <w:rsid w:val="00F50FF1"/>
    <w:rsid w:val="00F5119C"/>
    <w:rsid w:val="00F51330"/>
    <w:rsid w:val="00F51359"/>
    <w:rsid w:val="00F51440"/>
    <w:rsid w:val="00F51539"/>
    <w:rsid w:val="00F5155C"/>
    <w:rsid w:val="00F51C34"/>
    <w:rsid w:val="00F51F16"/>
    <w:rsid w:val="00F51F8E"/>
    <w:rsid w:val="00F52127"/>
    <w:rsid w:val="00F526D1"/>
    <w:rsid w:val="00F527E1"/>
    <w:rsid w:val="00F52863"/>
    <w:rsid w:val="00F52ACC"/>
    <w:rsid w:val="00F52D1B"/>
    <w:rsid w:val="00F5324E"/>
    <w:rsid w:val="00F53287"/>
    <w:rsid w:val="00F5337F"/>
    <w:rsid w:val="00F53486"/>
    <w:rsid w:val="00F53652"/>
    <w:rsid w:val="00F536CB"/>
    <w:rsid w:val="00F53867"/>
    <w:rsid w:val="00F5391D"/>
    <w:rsid w:val="00F53E56"/>
    <w:rsid w:val="00F53F51"/>
    <w:rsid w:val="00F5401C"/>
    <w:rsid w:val="00F541A4"/>
    <w:rsid w:val="00F5454F"/>
    <w:rsid w:val="00F545EC"/>
    <w:rsid w:val="00F54814"/>
    <w:rsid w:val="00F54DD3"/>
    <w:rsid w:val="00F54E6C"/>
    <w:rsid w:val="00F555A3"/>
    <w:rsid w:val="00F55676"/>
    <w:rsid w:val="00F55716"/>
    <w:rsid w:val="00F55846"/>
    <w:rsid w:val="00F558D2"/>
    <w:rsid w:val="00F55A08"/>
    <w:rsid w:val="00F55B90"/>
    <w:rsid w:val="00F55C24"/>
    <w:rsid w:val="00F55C71"/>
    <w:rsid w:val="00F5603D"/>
    <w:rsid w:val="00F5636F"/>
    <w:rsid w:val="00F5646E"/>
    <w:rsid w:val="00F56606"/>
    <w:rsid w:val="00F5678C"/>
    <w:rsid w:val="00F56877"/>
    <w:rsid w:val="00F56911"/>
    <w:rsid w:val="00F56947"/>
    <w:rsid w:val="00F56E02"/>
    <w:rsid w:val="00F56F67"/>
    <w:rsid w:val="00F573A1"/>
    <w:rsid w:val="00F574A2"/>
    <w:rsid w:val="00F575B7"/>
    <w:rsid w:val="00F57655"/>
    <w:rsid w:val="00F576F0"/>
    <w:rsid w:val="00F57797"/>
    <w:rsid w:val="00F57AAF"/>
    <w:rsid w:val="00F57B62"/>
    <w:rsid w:val="00F601C9"/>
    <w:rsid w:val="00F60343"/>
    <w:rsid w:val="00F60A9B"/>
    <w:rsid w:val="00F60AA5"/>
    <w:rsid w:val="00F60B36"/>
    <w:rsid w:val="00F60D28"/>
    <w:rsid w:val="00F60EB2"/>
    <w:rsid w:val="00F61055"/>
    <w:rsid w:val="00F61137"/>
    <w:rsid w:val="00F61277"/>
    <w:rsid w:val="00F614C5"/>
    <w:rsid w:val="00F61646"/>
    <w:rsid w:val="00F616F8"/>
    <w:rsid w:val="00F61728"/>
    <w:rsid w:val="00F6176D"/>
    <w:rsid w:val="00F61ED3"/>
    <w:rsid w:val="00F61ED5"/>
    <w:rsid w:val="00F61F26"/>
    <w:rsid w:val="00F62045"/>
    <w:rsid w:val="00F622BB"/>
    <w:rsid w:val="00F6238A"/>
    <w:rsid w:val="00F62413"/>
    <w:rsid w:val="00F6248E"/>
    <w:rsid w:val="00F625E6"/>
    <w:rsid w:val="00F6270F"/>
    <w:rsid w:val="00F6297D"/>
    <w:rsid w:val="00F62CD5"/>
    <w:rsid w:val="00F62DF5"/>
    <w:rsid w:val="00F62F0C"/>
    <w:rsid w:val="00F6336F"/>
    <w:rsid w:val="00F63970"/>
    <w:rsid w:val="00F63ACE"/>
    <w:rsid w:val="00F63D63"/>
    <w:rsid w:val="00F63D92"/>
    <w:rsid w:val="00F63DC9"/>
    <w:rsid w:val="00F63F0F"/>
    <w:rsid w:val="00F6400F"/>
    <w:rsid w:val="00F64032"/>
    <w:rsid w:val="00F64235"/>
    <w:rsid w:val="00F6470A"/>
    <w:rsid w:val="00F64A1D"/>
    <w:rsid w:val="00F64C2F"/>
    <w:rsid w:val="00F65101"/>
    <w:rsid w:val="00F651E0"/>
    <w:rsid w:val="00F653A5"/>
    <w:rsid w:val="00F66115"/>
    <w:rsid w:val="00F66374"/>
    <w:rsid w:val="00F6650B"/>
    <w:rsid w:val="00F6660F"/>
    <w:rsid w:val="00F666F2"/>
    <w:rsid w:val="00F66ACC"/>
    <w:rsid w:val="00F66C73"/>
    <w:rsid w:val="00F67257"/>
    <w:rsid w:val="00F673D2"/>
    <w:rsid w:val="00F6752A"/>
    <w:rsid w:val="00F67788"/>
    <w:rsid w:val="00F677EB"/>
    <w:rsid w:val="00F67A07"/>
    <w:rsid w:val="00F67C40"/>
    <w:rsid w:val="00F70051"/>
    <w:rsid w:val="00F70115"/>
    <w:rsid w:val="00F70510"/>
    <w:rsid w:val="00F70C5F"/>
    <w:rsid w:val="00F70C7E"/>
    <w:rsid w:val="00F70E3A"/>
    <w:rsid w:val="00F713D1"/>
    <w:rsid w:val="00F71888"/>
    <w:rsid w:val="00F718ED"/>
    <w:rsid w:val="00F71A03"/>
    <w:rsid w:val="00F71CFD"/>
    <w:rsid w:val="00F722E8"/>
    <w:rsid w:val="00F72440"/>
    <w:rsid w:val="00F72484"/>
    <w:rsid w:val="00F72534"/>
    <w:rsid w:val="00F72A7F"/>
    <w:rsid w:val="00F72ACA"/>
    <w:rsid w:val="00F72B30"/>
    <w:rsid w:val="00F72E47"/>
    <w:rsid w:val="00F72F6A"/>
    <w:rsid w:val="00F73139"/>
    <w:rsid w:val="00F733F1"/>
    <w:rsid w:val="00F73442"/>
    <w:rsid w:val="00F73712"/>
    <w:rsid w:val="00F7376D"/>
    <w:rsid w:val="00F737D0"/>
    <w:rsid w:val="00F73908"/>
    <w:rsid w:val="00F73A3C"/>
    <w:rsid w:val="00F73BAD"/>
    <w:rsid w:val="00F7430A"/>
    <w:rsid w:val="00F7446D"/>
    <w:rsid w:val="00F748C9"/>
    <w:rsid w:val="00F749AD"/>
    <w:rsid w:val="00F7518D"/>
    <w:rsid w:val="00F7527B"/>
    <w:rsid w:val="00F752D9"/>
    <w:rsid w:val="00F75335"/>
    <w:rsid w:val="00F75495"/>
    <w:rsid w:val="00F75616"/>
    <w:rsid w:val="00F761FE"/>
    <w:rsid w:val="00F76260"/>
    <w:rsid w:val="00F76367"/>
    <w:rsid w:val="00F76534"/>
    <w:rsid w:val="00F7664A"/>
    <w:rsid w:val="00F769ED"/>
    <w:rsid w:val="00F76A1F"/>
    <w:rsid w:val="00F76D6D"/>
    <w:rsid w:val="00F76DCF"/>
    <w:rsid w:val="00F77173"/>
    <w:rsid w:val="00F77276"/>
    <w:rsid w:val="00F77445"/>
    <w:rsid w:val="00F7744B"/>
    <w:rsid w:val="00F7758A"/>
    <w:rsid w:val="00F77694"/>
    <w:rsid w:val="00F77714"/>
    <w:rsid w:val="00F77943"/>
    <w:rsid w:val="00F77C06"/>
    <w:rsid w:val="00F77DB9"/>
    <w:rsid w:val="00F77F99"/>
    <w:rsid w:val="00F80242"/>
    <w:rsid w:val="00F80409"/>
    <w:rsid w:val="00F805BE"/>
    <w:rsid w:val="00F80895"/>
    <w:rsid w:val="00F808A6"/>
    <w:rsid w:val="00F80BF5"/>
    <w:rsid w:val="00F80DA6"/>
    <w:rsid w:val="00F80E1D"/>
    <w:rsid w:val="00F80E96"/>
    <w:rsid w:val="00F810D8"/>
    <w:rsid w:val="00F81527"/>
    <w:rsid w:val="00F81AD5"/>
    <w:rsid w:val="00F81F2E"/>
    <w:rsid w:val="00F81F9E"/>
    <w:rsid w:val="00F82076"/>
    <w:rsid w:val="00F82468"/>
    <w:rsid w:val="00F827A6"/>
    <w:rsid w:val="00F827D5"/>
    <w:rsid w:val="00F82AA6"/>
    <w:rsid w:val="00F82ABC"/>
    <w:rsid w:val="00F82AC8"/>
    <w:rsid w:val="00F8362D"/>
    <w:rsid w:val="00F83660"/>
    <w:rsid w:val="00F837F8"/>
    <w:rsid w:val="00F83EFE"/>
    <w:rsid w:val="00F840A3"/>
    <w:rsid w:val="00F841F3"/>
    <w:rsid w:val="00F845C9"/>
    <w:rsid w:val="00F84649"/>
    <w:rsid w:val="00F84AB4"/>
    <w:rsid w:val="00F84E31"/>
    <w:rsid w:val="00F8506B"/>
    <w:rsid w:val="00F853E7"/>
    <w:rsid w:val="00F8544D"/>
    <w:rsid w:val="00F85477"/>
    <w:rsid w:val="00F854F5"/>
    <w:rsid w:val="00F85545"/>
    <w:rsid w:val="00F855D8"/>
    <w:rsid w:val="00F85686"/>
    <w:rsid w:val="00F85A3E"/>
    <w:rsid w:val="00F85A5A"/>
    <w:rsid w:val="00F85B76"/>
    <w:rsid w:val="00F85D45"/>
    <w:rsid w:val="00F85EF7"/>
    <w:rsid w:val="00F86203"/>
    <w:rsid w:val="00F863C2"/>
    <w:rsid w:val="00F86821"/>
    <w:rsid w:val="00F86855"/>
    <w:rsid w:val="00F86A39"/>
    <w:rsid w:val="00F86A7F"/>
    <w:rsid w:val="00F86DD7"/>
    <w:rsid w:val="00F86FB4"/>
    <w:rsid w:val="00F872AF"/>
    <w:rsid w:val="00F87339"/>
    <w:rsid w:val="00F8754B"/>
    <w:rsid w:val="00F87760"/>
    <w:rsid w:val="00F8787A"/>
    <w:rsid w:val="00F878B5"/>
    <w:rsid w:val="00F87A29"/>
    <w:rsid w:val="00F87A8E"/>
    <w:rsid w:val="00F87CF3"/>
    <w:rsid w:val="00F901AF"/>
    <w:rsid w:val="00F90456"/>
    <w:rsid w:val="00F90494"/>
    <w:rsid w:val="00F90A15"/>
    <w:rsid w:val="00F90AFC"/>
    <w:rsid w:val="00F90D83"/>
    <w:rsid w:val="00F90DFF"/>
    <w:rsid w:val="00F90F15"/>
    <w:rsid w:val="00F91C69"/>
    <w:rsid w:val="00F91F08"/>
    <w:rsid w:val="00F920A4"/>
    <w:rsid w:val="00F925EB"/>
    <w:rsid w:val="00F928EE"/>
    <w:rsid w:val="00F92A74"/>
    <w:rsid w:val="00F92AF0"/>
    <w:rsid w:val="00F92C4C"/>
    <w:rsid w:val="00F9305D"/>
    <w:rsid w:val="00F9319F"/>
    <w:rsid w:val="00F9349E"/>
    <w:rsid w:val="00F9356D"/>
    <w:rsid w:val="00F9369C"/>
    <w:rsid w:val="00F93838"/>
    <w:rsid w:val="00F93A15"/>
    <w:rsid w:val="00F93AD1"/>
    <w:rsid w:val="00F93B65"/>
    <w:rsid w:val="00F93FC3"/>
    <w:rsid w:val="00F94338"/>
    <w:rsid w:val="00F945A5"/>
    <w:rsid w:val="00F946AE"/>
    <w:rsid w:val="00F9499A"/>
    <w:rsid w:val="00F94A0C"/>
    <w:rsid w:val="00F94A18"/>
    <w:rsid w:val="00F94B5D"/>
    <w:rsid w:val="00F94D1C"/>
    <w:rsid w:val="00F94F70"/>
    <w:rsid w:val="00F95447"/>
    <w:rsid w:val="00F95455"/>
    <w:rsid w:val="00F9559F"/>
    <w:rsid w:val="00F95652"/>
    <w:rsid w:val="00F95718"/>
    <w:rsid w:val="00F95923"/>
    <w:rsid w:val="00F95989"/>
    <w:rsid w:val="00F95DC2"/>
    <w:rsid w:val="00F95E75"/>
    <w:rsid w:val="00F968F9"/>
    <w:rsid w:val="00F96BB1"/>
    <w:rsid w:val="00F96EFA"/>
    <w:rsid w:val="00F97067"/>
    <w:rsid w:val="00F97087"/>
    <w:rsid w:val="00F9711F"/>
    <w:rsid w:val="00F9722E"/>
    <w:rsid w:val="00F9732A"/>
    <w:rsid w:val="00F97404"/>
    <w:rsid w:val="00F97441"/>
    <w:rsid w:val="00F97454"/>
    <w:rsid w:val="00F977CF"/>
    <w:rsid w:val="00F9799B"/>
    <w:rsid w:val="00F97B3E"/>
    <w:rsid w:val="00F97C68"/>
    <w:rsid w:val="00F97C9C"/>
    <w:rsid w:val="00FA01A1"/>
    <w:rsid w:val="00FA0285"/>
    <w:rsid w:val="00FA02EA"/>
    <w:rsid w:val="00FA063A"/>
    <w:rsid w:val="00FA080C"/>
    <w:rsid w:val="00FA0A64"/>
    <w:rsid w:val="00FA0B6F"/>
    <w:rsid w:val="00FA0CD1"/>
    <w:rsid w:val="00FA0E14"/>
    <w:rsid w:val="00FA0E17"/>
    <w:rsid w:val="00FA106A"/>
    <w:rsid w:val="00FA107A"/>
    <w:rsid w:val="00FA14FC"/>
    <w:rsid w:val="00FA172F"/>
    <w:rsid w:val="00FA177E"/>
    <w:rsid w:val="00FA1887"/>
    <w:rsid w:val="00FA195D"/>
    <w:rsid w:val="00FA1D0D"/>
    <w:rsid w:val="00FA2845"/>
    <w:rsid w:val="00FA2F35"/>
    <w:rsid w:val="00FA2F37"/>
    <w:rsid w:val="00FA30EB"/>
    <w:rsid w:val="00FA34DC"/>
    <w:rsid w:val="00FA3702"/>
    <w:rsid w:val="00FA3823"/>
    <w:rsid w:val="00FA3A8A"/>
    <w:rsid w:val="00FA3C2D"/>
    <w:rsid w:val="00FA3FC5"/>
    <w:rsid w:val="00FA4065"/>
    <w:rsid w:val="00FA42C8"/>
    <w:rsid w:val="00FA42F0"/>
    <w:rsid w:val="00FA4501"/>
    <w:rsid w:val="00FA4595"/>
    <w:rsid w:val="00FA49EF"/>
    <w:rsid w:val="00FA5100"/>
    <w:rsid w:val="00FA510D"/>
    <w:rsid w:val="00FA5174"/>
    <w:rsid w:val="00FA53A8"/>
    <w:rsid w:val="00FA5C50"/>
    <w:rsid w:val="00FA5F0C"/>
    <w:rsid w:val="00FA6143"/>
    <w:rsid w:val="00FA65E9"/>
    <w:rsid w:val="00FA676A"/>
    <w:rsid w:val="00FA6BA0"/>
    <w:rsid w:val="00FA6E31"/>
    <w:rsid w:val="00FA6F4E"/>
    <w:rsid w:val="00FA7261"/>
    <w:rsid w:val="00FA727D"/>
    <w:rsid w:val="00FA7AB5"/>
    <w:rsid w:val="00FA7EE3"/>
    <w:rsid w:val="00FB01E5"/>
    <w:rsid w:val="00FB055A"/>
    <w:rsid w:val="00FB0644"/>
    <w:rsid w:val="00FB0925"/>
    <w:rsid w:val="00FB0AAF"/>
    <w:rsid w:val="00FB128D"/>
    <w:rsid w:val="00FB13D0"/>
    <w:rsid w:val="00FB1524"/>
    <w:rsid w:val="00FB1557"/>
    <w:rsid w:val="00FB181C"/>
    <w:rsid w:val="00FB1BB0"/>
    <w:rsid w:val="00FB1C68"/>
    <w:rsid w:val="00FB1C79"/>
    <w:rsid w:val="00FB1C87"/>
    <w:rsid w:val="00FB1EC1"/>
    <w:rsid w:val="00FB24E2"/>
    <w:rsid w:val="00FB26AB"/>
    <w:rsid w:val="00FB2B34"/>
    <w:rsid w:val="00FB2B9D"/>
    <w:rsid w:val="00FB2C1F"/>
    <w:rsid w:val="00FB2D42"/>
    <w:rsid w:val="00FB3347"/>
    <w:rsid w:val="00FB33B9"/>
    <w:rsid w:val="00FB3425"/>
    <w:rsid w:val="00FB3537"/>
    <w:rsid w:val="00FB3B9C"/>
    <w:rsid w:val="00FB3CF3"/>
    <w:rsid w:val="00FB3F14"/>
    <w:rsid w:val="00FB3FBE"/>
    <w:rsid w:val="00FB4259"/>
    <w:rsid w:val="00FB44EB"/>
    <w:rsid w:val="00FB4507"/>
    <w:rsid w:val="00FB47C8"/>
    <w:rsid w:val="00FB4825"/>
    <w:rsid w:val="00FB4A70"/>
    <w:rsid w:val="00FB4A85"/>
    <w:rsid w:val="00FB4CB5"/>
    <w:rsid w:val="00FB4E1B"/>
    <w:rsid w:val="00FB51A9"/>
    <w:rsid w:val="00FB578F"/>
    <w:rsid w:val="00FB5C2B"/>
    <w:rsid w:val="00FB5EC0"/>
    <w:rsid w:val="00FB64AF"/>
    <w:rsid w:val="00FB64B3"/>
    <w:rsid w:val="00FB67FC"/>
    <w:rsid w:val="00FB6B32"/>
    <w:rsid w:val="00FB6BE5"/>
    <w:rsid w:val="00FB6E25"/>
    <w:rsid w:val="00FB739F"/>
    <w:rsid w:val="00FB740D"/>
    <w:rsid w:val="00FB7567"/>
    <w:rsid w:val="00FB769A"/>
    <w:rsid w:val="00FB7B3B"/>
    <w:rsid w:val="00FB7E1E"/>
    <w:rsid w:val="00FB7EB6"/>
    <w:rsid w:val="00FC0651"/>
    <w:rsid w:val="00FC09A8"/>
    <w:rsid w:val="00FC0B03"/>
    <w:rsid w:val="00FC0BB7"/>
    <w:rsid w:val="00FC0F51"/>
    <w:rsid w:val="00FC1052"/>
    <w:rsid w:val="00FC1384"/>
    <w:rsid w:val="00FC19AE"/>
    <w:rsid w:val="00FC1B20"/>
    <w:rsid w:val="00FC1C2C"/>
    <w:rsid w:val="00FC1CB2"/>
    <w:rsid w:val="00FC1E71"/>
    <w:rsid w:val="00FC209C"/>
    <w:rsid w:val="00FC23CB"/>
    <w:rsid w:val="00FC23FE"/>
    <w:rsid w:val="00FC242E"/>
    <w:rsid w:val="00FC251F"/>
    <w:rsid w:val="00FC2DFF"/>
    <w:rsid w:val="00FC30D7"/>
    <w:rsid w:val="00FC3227"/>
    <w:rsid w:val="00FC36C4"/>
    <w:rsid w:val="00FC3991"/>
    <w:rsid w:val="00FC3B02"/>
    <w:rsid w:val="00FC3E68"/>
    <w:rsid w:val="00FC40AC"/>
    <w:rsid w:val="00FC44E7"/>
    <w:rsid w:val="00FC49B5"/>
    <w:rsid w:val="00FC4D00"/>
    <w:rsid w:val="00FC4E54"/>
    <w:rsid w:val="00FC53D4"/>
    <w:rsid w:val="00FC5412"/>
    <w:rsid w:val="00FC546C"/>
    <w:rsid w:val="00FC54CC"/>
    <w:rsid w:val="00FC5A32"/>
    <w:rsid w:val="00FC5AA9"/>
    <w:rsid w:val="00FC5C3C"/>
    <w:rsid w:val="00FC6010"/>
    <w:rsid w:val="00FC6064"/>
    <w:rsid w:val="00FC642B"/>
    <w:rsid w:val="00FC6442"/>
    <w:rsid w:val="00FC64E0"/>
    <w:rsid w:val="00FC65B6"/>
    <w:rsid w:val="00FC6613"/>
    <w:rsid w:val="00FC6F0A"/>
    <w:rsid w:val="00FC7005"/>
    <w:rsid w:val="00FC71E1"/>
    <w:rsid w:val="00FC74C9"/>
    <w:rsid w:val="00FC75CA"/>
    <w:rsid w:val="00FC7737"/>
    <w:rsid w:val="00FC7747"/>
    <w:rsid w:val="00FC7808"/>
    <w:rsid w:val="00FC782C"/>
    <w:rsid w:val="00FC7850"/>
    <w:rsid w:val="00FC7B02"/>
    <w:rsid w:val="00FC7CE7"/>
    <w:rsid w:val="00FC7CF9"/>
    <w:rsid w:val="00FC7D02"/>
    <w:rsid w:val="00FD0019"/>
    <w:rsid w:val="00FD00C5"/>
    <w:rsid w:val="00FD027F"/>
    <w:rsid w:val="00FD04EF"/>
    <w:rsid w:val="00FD0624"/>
    <w:rsid w:val="00FD0698"/>
    <w:rsid w:val="00FD076E"/>
    <w:rsid w:val="00FD0A27"/>
    <w:rsid w:val="00FD0C4F"/>
    <w:rsid w:val="00FD0D77"/>
    <w:rsid w:val="00FD0DB6"/>
    <w:rsid w:val="00FD1166"/>
    <w:rsid w:val="00FD1355"/>
    <w:rsid w:val="00FD17AF"/>
    <w:rsid w:val="00FD17DE"/>
    <w:rsid w:val="00FD1849"/>
    <w:rsid w:val="00FD1A39"/>
    <w:rsid w:val="00FD1DD3"/>
    <w:rsid w:val="00FD1EF8"/>
    <w:rsid w:val="00FD1F8F"/>
    <w:rsid w:val="00FD20DB"/>
    <w:rsid w:val="00FD29A1"/>
    <w:rsid w:val="00FD2E83"/>
    <w:rsid w:val="00FD2F46"/>
    <w:rsid w:val="00FD31F1"/>
    <w:rsid w:val="00FD3293"/>
    <w:rsid w:val="00FD3447"/>
    <w:rsid w:val="00FD34F7"/>
    <w:rsid w:val="00FD35A8"/>
    <w:rsid w:val="00FD362F"/>
    <w:rsid w:val="00FD375E"/>
    <w:rsid w:val="00FD45FD"/>
    <w:rsid w:val="00FD4B74"/>
    <w:rsid w:val="00FD4E6D"/>
    <w:rsid w:val="00FD51A6"/>
    <w:rsid w:val="00FD5226"/>
    <w:rsid w:val="00FD536A"/>
    <w:rsid w:val="00FD56A2"/>
    <w:rsid w:val="00FD58E8"/>
    <w:rsid w:val="00FD5D19"/>
    <w:rsid w:val="00FD5E05"/>
    <w:rsid w:val="00FD611E"/>
    <w:rsid w:val="00FD62EB"/>
    <w:rsid w:val="00FD65BA"/>
    <w:rsid w:val="00FD6C64"/>
    <w:rsid w:val="00FD6C92"/>
    <w:rsid w:val="00FD73E6"/>
    <w:rsid w:val="00FD7832"/>
    <w:rsid w:val="00FD7B71"/>
    <w:rsid w:val="00FD7C2E"/>
    <w:rsid w:val="00FD7C53"/>
    <w:rsid w:val="00FD7F73"/>
    <w:rsid w:val="00FE006B"/>
    <w:rsid w:val="00FE008A"/>
    <w:rsid w:val="00FE018B"/>
    <w:rsid w:val="00FE026C"/>
    <w:rsid w:val="00FE0436"/>
    <w:rsid w:val="00FE0936"/>
    <w:rsid w:val="00FE0A5F"/>
    <w:rsid w:val="00FE0CFF"/>
    <w:rsid w:val="00FE153E"/>
    <w:rsid w:val="00FE16A7"/>
    <w:rsid w:val="00FE1A27"/>
    <w:rsid w:val="00FE1DCE"/>
    <w:rsid w:val="00FE209B"/>
    <w:rsid w:val="00FE213A"/>
    <w:rsid w:val="00FE245C"/>
    <w:rsid w:val="00FE28FD"/>
    <w:rsid w:val="00FE2D9F"/>
    <w:rsid w:val="00FE2E7D"/>
    <w:rsid w:val="00FE310C"/>
    <w:rsid w:val="00FE3256"/>
    <w:rsid w:val="00FE3408"/>
    <w:rsid w:val="00FE392A"/>
    <w:rsid w:val="00FE3C7D"/>
    <w:rsid w:val="00FE3F0D"/>
    <w:rsid w:val="00FE40FE"/>
    <w:rsid w:val="00FE427E"/>
    <w:rsid w:val="00FE4395"/>
    <w:rsid w:val="00FE46D7"/>
    <w:rsid w:val="00FE4739"/>
    <w:rsid w:val="00FE49AA"/>
    <w:rsid w:val="00FE4AED"/>
    <w:rsid w:val="00FE4DFA"/>
    <w:rsid w:val="00FE506A"/>
    <w:rsid w:val="00FE5304"/>
    <w:rsid w:val="00FE53D9"/>
    <w:rsid w:val="00FE54B0"/>
    <w:rsid w:val="00FE58E9"/>
    <w:rsid w:val="00FE5B9C"/>
    <w:rsid w:val="00FE5DB1"/>
    <w:rsid w:val="00FE600C"/>
    <w:rsid w:val="00FE6150"/>
    <w:rsid w:val="00FE6527"/>
    <w:rsid w:val="00FE665A"/>
    <w:rsid w:val="00FE6669"/>
    <w:rsid w:val="00FE6A96"/>
    <w:rsid w:val="00FE6C90"/>
    <w:rsid w:val="00FE725A"/>
    <w:rsid w:val="00FE77C1"/>
    <w:rsid w:val="00FF0446"/>
    <w:rsid w:val="00FF0483"/>
    <w:rsid w:val="00FF0485"/>
    <w:rsid w:val="00FF06D5"/>
    <w:rsid w:val="00FF08AB"/>
    <w:rsid w:val="00FF0B32"/>
    <w:rsid w:val="00FF0CBB"/>
    <w:rsid w:val="00FF0D5E"/>
    <w:rsid w:val="00FF0E5C"/>
    <w:rsid w:val="00FF0ECA"/>
    <w:rsid w:val="00FF127B"/>
    <w:rsid w:val="00FF1475"/>
    <w:rsid w:val="00FF15CA"/>
    <w:rsid w:val="00FF18E0"/>
    <w:rsid w:val="00FF1AFF"/>
    <w:rsid w:val="00FF1DB7"/>
    <w:rsid w:val="00FF1EAF"/>
    <w:rsid w:val="00FF1FC9"/>
    <w:rsid w:val="00FF227B"/>
    <w:rsid w:val="00FF2448"/>
    <w:rsid w:val="00FF2BE5"/>
    <w:rsid w:val="00FF2CC8"/>
    <w:rsid w:val="00FF32EC"/>
    <w:rsid w:val="00FF3302"/>
    <w:rsid w:val="00FF34B3"/>
    <w:rsid w:val="00FF3519"/>
    <w:rsid w:val="00FF383F"/>
    <w:rsid w:val="00FF3AD0"/>
    <w:rsid w:val="00FF3D26"/>
    <w:rsid w:val="00FF4042"/>
    <w:rsid w:val="00FF4321"/>
    <w:rsid w:val="00FF4663"/>
    <w:rsid w:val="00FF48BB"/>
    <w:rsid w:val="00FF4CD3"/>
    <w:rsid w:val="00FF4E9F"/>
    <w:rsid w:val="00FF5107"/>
    <w:rsid w:val="00FF5506"/>
    <w:rsid w:val="00FF556B"/>
    <w:rsid w:val="00FF565F"/>
    <w:rsid w:val="00FF5867"/>
    <w:rsid w:val="00FF5A4F"/>
    <w:rsid w:val="00FF5CF8"/>
    <w:rsid w:val="00FF5EAA"/>
    <w:rsid w:val="00FF5ED9"/>
    <w:rsid w:val="00FF617E"/>
    <w:rsid w:val="00FF6321"/>
    <w:rsid w:val="00FF67B5"/>
    <w:rsid w:val="00FF68AA"/>
    <w:rsid w:val="00FF6999"/>
    <w:rsid w:val="00FF69E5"/>
    <w:rsid w:val="00FF6AF2"/>
    <w:rsid w:val="00FF6B99"/>
    <w:rsid w:val="00FF6D6B"/>
    <w:rsid w:val="00FF6E4B"/>
    <w:rsid w:val="00FF7226"/>
    <w:rsid w:val="00FF777C"/>
    <w:rsid w:val="00FF77A1"/>
    <w:rsid w:val="00FF7940"/>
    <w:rsid w:val="00FF7E30"/>
    <w:rsid w:val="00FF7E35"/>
    <w:rsid w:val="00FF7EB6"/>
    <w:rsid w:val="00FF7EC0"/>
    <w:rsid w:val="00FF7F10"/>
    <w:rsid w:val="00FF7F33"/>
    <w:rsid w:val="01A37B32"/>
    <w:rsid w:val="01A512A6"/>
    <w:rsid w:val="02311EFB"/>
    <w:rsid w:val="0256755B"/>
    <w:rsid w:val="031575B9"/>
    <w:rsid w:val="047A39D5"/>
    <w:rsid w:val="05905EDD"/>
    <w:rsid w:val="065D535C"/>
    <w:rsid w:val="07101542"/>
    <w:rsid w:val="07ED0962"/>
    <w:rsid w:val="0858314C"/>
    <w:rsid w:val="09661480"/>
    <w:rsid w:val="0A956499"/>
    <w:rsid w:val="0ED60BEB"/>
    <w:rsid w:val="10070893"/>
    <w:rsid w:val="114B3101"/>
    <w:rsid w:val="12D25126"/>
    <w:rsid w:val="13F32F95"/>
    <w:rsid w:val="13FF2685"/>
    <w:rsid w:val="141A2ADF"/>
    <w:rsid w:val="14810C21"/>
    <w:rsid w:val="166B28F8"/>
    <w:rsid w:val="16723C4E"/>
    <w:rsid w:val="17B1375A"/>
    <w:rsid w:val="183A204C"/>
    <w:rsid w:val="18CE5C46"/>
    <w:rsid w:val="18DE34AB"/>
    <w:rsid w:val="1943733F"/>
    <w:rsid w:val="1CD13D54"/>
    <w:rsid w:val="1CE34A13"/>
    <w:rsid w:val="1F5B64F7"/>
    <w:rsid w:val="21997739"/>
    <w:rsid w:val="21BC5A0F"/>
    <w:rsid w:val="21C927B1"/>
    <w:rsid w:val="23F03280"/>
    <w:rsid w:val="243472A5"/>
    <w:rsid w:val="24E66D03"/>
    <w:rsid w:val="25243DC8"/>
    <w:rsid w:val="26867B60"/>
    <w:rsid w:val="26993E2E"/>
    <w:rsid w:val="283A2C41"/>
    <w:rsid w:val="2CB35427"/>
    <w:rsid w:val="2D36091B"/>
    <w:rsid w:val="2DEF248E"/>
    <w:rsid w:val="2E437E3F"/>
    <w:rsid w:val="2F340564"/>
    <w:rsid w:val="2F971030"/>
    <w:rsid w:val="2FEC4DF6"/>
    <w:rsid w:val="30D95414"/>
    <w:rsid w:val="3142762B"/>
    <w:rsid w:val="315A7780"/>
    <w:rsid w:val="31864EB8"/>
    <w:rsid w:val="31EF5153"/>
    <w:rsid w:val="33304998"/>
    <w:rsid w:val="337C76DF"/>
    <w:rsid w:val="348974A4"/>
    <w:rsid w:val="349F03E4"/>
    <w:rsid w:val="36D729D5"/>
    <w:rsid w:val="393B5BB4"/>
    <w:rsid w:val="39E74E8E"/>
    <w:rsid w:val="3A1E6E56"/>
    <w:rsid w:val="3B087721"/>
    <w:rsid w:val="3B20637D"/>
    <w:rsid w:val="3BDC61B6"/>
    <w:rsid w:val="3C7D3887"/>
    <w:rsid w:val="3E0E402D"/>
    <w:rsid w:val="3EC92EE6"/>
    <w:rsid w:val="3EE53B65"/>
    <w:rsid w:val="3FDB4368"/>
    <w:rsid w:val="4091503F"/>
    <w:rsid w:val="418E2B88"/>
    <w:rsid w:val="46052A03"/>
    <w:rsid w:val="47615D53"/>
    <w:rsid w:val="48EF75A0"/>
    <w:rsid w:val="49335406"/>
    <w:rsid w:val="4A3E5330"/>
    <w:rsid w:val="4AE051E1"/>
    <w:rsid w:val="4AE9776E"/>
    <w:rsid w:val="4B516F52"/>
    <w:rsid w:val="4BC863A1"/>
    <w:rsid w:val="4CD35742"/>
    <w:rsid w:val="50334005"/>
    <w:rsid w:val="50B61691"/>
    <w:rsid w:val="51907133"/>
    <w:rsid w:val="519B00B4"/>
    <w:rsid w:val="52793E48"/>
    <w:rsid w:val="52B359F5"/>
    <w:rsid w:val="538B42C1"/>
    <w:rsid w:val="549D50D1"/>
    <w:rsid w:val="54C918DE"/>
    <w:rsid w:val="54EC47FB"/>
    <w:rsid w:val="55F85AD5"/>
    <w:rsid w:val="585B2EFD"/>
    <w:rsid w:val="5AB06E86"/>
    <w:rsid w:val="5AC32B55"/>
    <w:rsid w:val="5BCF552A"/>
    <w:rsid w:val="5C4956FB"/>
    <w:rsid w:val="5ED35331"/>
    <w:rsid w:val="5F211338"/>
    <w:rsid w:val="637846F9"/>
    <w:rsid w:val="6491119F"/>
    <w:rsid w:val="64AC28AC"/>
    <w:rsid w:val="65B513E9"/>
    <w:rsid w:val="663A7820"/>
    <w:rsid w:val="66A01F9C"/>
    <w:rsid w:val="67BC1058"/>
    <w:rsid w:val="6974195C"/>
    <w:rsid w:val="69A04061"/>
    <w:rsid w:val="69AA6F85"/>
    <w:rsid w:val="6CF752C6"/>
    <w:rsid w:val="6E557E91"/>
    <w:rsid w:val="6EDC46F1"/>
    <w:rsid w:val="71754552"/>
    <w:rsid w:val="740C1FD6"/>
    <w:rsid w:val="74114085"/>
    <w:rsid w:val="74D6780D"/>
    <w:rsid w:val="76160AF5"/>
    <w:rsid w:val="77C875A5"/>
    <w:rsid w:val="7B723B17"/>
    <w:rsid w:val="7C41363C"/>
    <w:rsid w:val="7C947A56"/>
    <w:rsid w:val="7CF13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240CDBEF"/>
  <w15:docId w15:val="{F42A714A-D4C9-794B-9222-2C6274321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rPr>
  </w:style>
  <w:style w:type="paragraph" w:styleId="Heading1">
    <w:name w:val="heading 1"/>
    <w:next w:val="FirstParagraph"/>
    <w:qFormat/>
    <w:pPr>
      <w:keepNext/>
      <w:spacing w:beforeLines="50" w:afterLines="50"/>
      <w:jc w:val="center"/>
      <w:outlineLvl w:val="0"/>
    </w:pPr>
    <w:rPr>
      <w:rFonts w:eastAsia="SimHei"/>
      <w:sz w:val="32"/>
      <w:szCs w:val="32"/>
    </w:rPr>
  </w:style>
  <w:style w:type="paragraph" w:styleId="Heading2">
    <w:name w:val="heading 2"/>
    <w:next w:val="FirstParagraph"/>
    <w:qFormat/>
    <w:pPr>
      <w:keepNext/>
      <w:spacing w:beforeLines="50" w:afterLines="50"/>
      <w:outlineLvl w:val="1"/>
    </w:pPr>
    <w:rPr>
      <w:rFonts w:eastAsia="SimHei"/>
      <w:sz w:val="28"/>
      <w:szCs w:val="28"/>
    </w:rPr>
  </w:style>
  <w:style w:type="paragraph" w:styleId="Heading3">
    <w:name w:val="heading 3"/>
    <w:next w:val="FirstParagraph"/>
    <w:qFormat/>
    <w:pPr>
      <w:keepNext/>
      <w:spacing w:beforeLines="50" w:afterLines="50"/>
      <w:outlineLvl w:val="2"/>
    </w:pPr>
    <w:rPr>
      <w:rFonts w:eastAsia="SimHei"/>
      <w:sz w:val="24"/>
      <w:szCs w:val="24"/>
    </w:rPr>
  </w:style>
  <w:style w:type="paragraph" w:styleId="Heading4">
    <w:name w:val="heading 4"/>
    <w:basedOn w:val="Heading3"/>
    <w:qFormat/>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pPr>
      <w:jc w:val="left"/>
    </w:pPr>
  </w:style>
  <w:style w:type="paragraph" w:styleId="TOC3">
    <w:name w:val="toc 3"/>
    <w:qFormat/>
    <w:pPr>
      <w:spacing w:line="360" w:lineRule="auto"/>
      <w:ind w:leftChars="200" w:left="420"/>
    </w:pPr>
    <w:rPr>
      <w:sz w:val="21"/>
      <w:szCs w:val="21"/>
    </w:rPr>
  </w:style>
  <w:style w:type="paragraph" w:styleId="EndnoteText">
    <w:name w:val="endnote text"/>
    <w:basedOn w:val="Normal"/>
    <w:link w:val="EndnoteTextChar"/>
    <w:uiPriority w:val="99"/>
    <w:semiHidden/>
    <w:unhideWhenUsed/>
    <w:qFormat/>
    <w:pPr>
      <w:snapToGrid w:val="0"/>
      <w:jc w:val="left"/>
    </w:pPr>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uiPriority w:val="39"/>
    <w:qFormat/>
    <w:pPr>
      <w:spacing w:line="360" w:lineRule="auto"/>
    </w:pPr>
    <w:rPr>
      <w:rFonts w:eastAsia="SimHei"/>
      <w:sz w:val="24"/>
      <w:szCs w:val="24"/>
    </w:rPr>
  </w:style>
  <w:style w:type="paragraph" w:styleId="FootnoteText">
    <w:name w:val="footnote text"/>
    <w:link w:val="FootnoteTextChar"/>
    <w:qFormat/>
    <w:pPr>
      <w:ind w:hangingChars="150" w:hanging="315"/>
    </w:pPr>
    <w:rPr>
      <w:sz w:val="18"/>
      <w:szCs w:val="18"/>
    </w:rPr>
  </w:style>
  <w:style w:type="paragraph" w:styleId="TableofFigures">
    <w:name w:val="table of figures"/>
    <w:basedOn w:val="Normal"/>
    <w:next w:val="Normal"/>
    <w:uiPriority w:val="99"/>
    <w:unhideWhenUsed/>
    <w:qFormat/>
    <w:pPr>
      <w:spacing w:line="360" w:lineRule="auto"/>
      <w:ind w:left="737" w:hanging="737"/>
    </w:pPr>
    <w:rPr>
      <w:rFonts w:ascii="Times New Roman" w:eastAsia="SimSun" w:hAnsi="Times New Roman"/>
    </w:rPr>
  </w:style>
  <w:style w:type="paragraph" w:styleId="TOC2">
    <w:name w:val="toc 2"/>
    <w:uiPriority w:val="39"/>
    <w:qFormat/>
    <w:pPr>
      <w:spacing w:line="360" w:lineRule="auto"/>
      <w:ind w:leftChars="100" w:left="210"/>
    </w:pPr>
    <w:rPr>
      <w:rFonts w:eastAsia="SimHei"/>
      <w:sz w:val="24"/>
      <w:szCs w:val="24"/>
    </w:rPr>
  </w:style>
  <w:style w:type="paragraph" w:styleId="CommentSubject">
    <w:name w:val="annotation subject"/>
    <w:basedOn w:val="CommentText"/>
    <w:next w:val="CommentText"/>
    <w:link w:val="CommentSubjectChar"/>
    <w:uiPriority w:val="99"/>
    <w:semiHidden/>
    <w:unhideWhenUsed/>
    <w:qFormat/>
    <w:rPr>
      <w:rFonts w:ascii="Calibri" w:eastAsia="SimSun" w:hAnsi="Calibri" w:cs="Times New Roman"/>
      <w:b/>
      <w:bCs/>
      <w:sz w:val="20"/>
      <w:szCs w:val="20"/>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basedOn w:val="DefaultParagraphFont"/>
    <w:uiPriority w:val="99"/>
    <w:semiHidden/>
    <w:unhideWhenUsed/>
    <w:qFormat/>
    <w:rPr>
      <w:vertAlign w:val="superscript"/>
    </w:rPr>
  </w:style>
  <w:style w:type="character" w:styleId="PageNumber">
    <w:name w:val="page number"/>
    <w:basedOn w:val="DefaultParagraphFont"/>
    <w:uiPriority w:val="99"/>
    <w:qFormat/>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character" w:styleId="CommentReference">
    <w:name w:val="annotation reference"/>
    <w:basedOn w:val="DefaultParagraphFont"/>
    <w:uiPriority w:val="99"/>
    <w:semiHidden/>
    <w:unhideWhenUsed/>
    <w:qFormat/>
    <w:rPr>
      <w:sz w:val="16"/>
      <w:szCs w:val="16"/>
    </w:rPr>
  </w:style>
  <w:style w:type="character" w:styleId="FootnoteReference">
    <w:name w:val="footnote reference"/>
    <w:basedOn w:val="DefaultParagraphFont"/>
    <w:uiPriority w:val="99"/>
    <w:semiHidden/>
    <w:unhideWhenUsed/>
    <w:qFormat/>
    <w:rPr>
      <w:vertAlign w:val="superscript"/>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2">
    <w:name w:val="页眉 字符2"/>
    <w:uiPriority w:val="99"/>
    <w:qFormat/>
    <w:rPr>
      <w:kern w:val="2"/>
      <w:sz w:val="18"/>
      <w:szCs w:val="18"/>
    </w:rPr>
  </w:style>
  <w:style w:type="paragraph" w:styleId="ListParagraph">
    <w:name w:val="List Paragraph"/>
    <w:basedOn w:val="Normal"/>
    <w:link w:val="ListParagraphChar"/>
    <w:uiPriority w:val="1"/>
    <w:qFormat/>
    <w:pPr>
      <w:ind w:firstLineChars="200" w:firstLine="420"/>
    </w:pPr>
  </w:style>
  <w:style w:type="character" w:customStyle="1" w:styleId="1">
    <w:name w:val="标题 1 字符"/>
    <w:basedOn w:val="DefaultParagraphFont"/>
    <w:uiPriority w:val="9"/>
    <w:qFormat/>
    <w:rPr>
      <w:b/>
      <w:bCs/>
      <w:kern w:val="44"/>
      <w:sz w:val="44"/>
      <w:szCs w:val="44"/>
    </w:rPr>
  </w:style>
  <w:style w:type="character" w:customStyle="1" w:styleId="20">
    <w:name w:val="标题 2 字符"/>
    <w:basedOn w:val="DefaultParagraphFont"/>
    <w:uiPriority w:val="9"/>
    <w:qFormat/>
    <w:rPr>
      <w:rFonts w:asciiTheme="majorHAnsi" w:eastAsiaTheme="majorEastAsia" w:hAnsiTheme="majorHAnsi" w:cstheme="majorBidi"/>
      <w:b/>
      <w:bCs/>
      <w:sz w:val="32"/>
      <w:szCs w:val="32"/>
    </w:rPr>
  </w:style>
  <w:style w:type="character" w:customStyle="1" w:styleId="3">
    <w:name w:val="标题 3 字符"/>
    <w:basedOn w:val="DefaultParagraphFont"/>
    <w:uiPriority w:val="9"/>
    <w:qFormat/>
    <w:rPr>
      <w:b/>
      <w:bCs/>
      <w:sz w:val="32"/>
      <w:szCs w:val="32"/>
    </w:rPr>
  </w:style>
  <w:style w:type="character" w:styleId="PlaceholderText">
    <w:name w:val="Placeholder Text"/>
    <w:basedOn w:val="DefaultParagraphFont"/>
    <w:uiPriority w:val="99"/>
    <w:semiHidden/>
    <w:qFormat/>
    <w:rPr>
      <w:color w:val="808080"/>
    </w:rPr>
  </w:style>
  <w:style w:type="character" w:customStyle="1" w:styleId="BalloonTextChar">
    <w:name w:val="Balloon Text Char"/>
    <w:basedOn w:val="DefaultParagraphFont"/>
    <w:link w:val="BalloonText"/>
    <w:uiPriority w:val="99"/>
    <w:semiHidden/>
    <w:qFormat/>
    <w:rPr>
      <w:sz w:val="18"/>
      <w:szCs w:val="18"/>
    </w:rPr>
  </w:style>
  <w:style w:type="table" w:customStyle="1" w:styleId="10">
    <w:name w:val="网格型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39"/>
    <w:qFormat/>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Title">
    <w:name w:val="BA_Title"/>
    <w:basedOn w:val="Normal"/>
    <w:next w:val="Normal"/>
    <w:qFormat/>
    <w:pPr>
      <w:widowControl/>
      <w:spacing w:before="720" w:after="360" w:line="480" w:lineRule="auto"/>
      <w:jc w:val="center"/>
    </w:pPr>
    <w:rPr>
      <w:rFonts w:ascii="Times New Roman" w:eastAsia="AdvEPSTIM" w:hAnsi="Times New Roman" w:cs="AdvP4C4E74"/>
      <w:kern w:val="0"/>
      <w:sz w:val="44"/>
      <w:szCs w:val="20"/>
      <w:lang w:eastAsia="en-US"/>
    </w:rPr>
  </w:style>
  <w:style w:type="table" w:customStyle="1" w:styleId="21">
    <w:name w:val="网格型2"/>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qFormat/>
    <w:pPr>
      <w:jc w:val="center"/>
    </w:pPr>
    <w:rPr>
      <w:rFonts w:ascii="Times New Roman" w:eastAsia="DengXian" w:hAnsi="Times New Roman" w:cs="Times New Roman"/>
      <w:sz w:val="20"/>
    </w:rPr>
  </w:style>
  <w:style w:type="character" w:customStyle="1" w:styleId="EndNoteBibliographyTitleChar">
    <w:name w:val="EndNote Bibliography Title Char"/>
    <w:basedOn w:val="DefaultParagraphFont"/>
    <w:link w:val="EndNoteBibliographyTitle"/>
    <w:qFormat/>
    <w:rPr>
      <w:rFonts w:ascii="Times New Roman" w:eastAsia="DengXian" w:hAnsi="Times New Roman" w:cs="Times New Roman"/>
      <w:sz w:val="20"/>
    </w:rPr>
  </w:style>
  <w:style w:type="paragraph" w:customStyle="1" w:styleId="EndNoteBibliography">
    <w:name w:val="EndNote Bibliography"/>
    <w:basedOn w:val="Normal"/>
    <w:link w:val="EndNoteBibliographyChar"/>
    <w:qFormat/>
    <w:rPr>
      <w:rFonts w:ascii="Times New Roman" w:eastAsia="DengXian" w:hAnsi="Times New Roman" w:cs="Times New Roman"/>
      <w:sz w:val="20"/>
    </w:rPr>
  </w:style>
  <w:style w:type="character" w:customStyle="1" w:styleId="EndNoteBibliographyChar">
    <w:name w:val="EndNote Bibliography Char"/>
    <w:basedOn w:val="DefaultParagraphFont"/>
    <w:link w:val="EndNoteBibliography"/>
    <w:qFormat/>
    <w:rPr>
      <w:rFonts w:ascii="Times New Roman" w:eastAsia="DengXian" w:hAnsi="Times New Roman" w:cs="Times New Roman"/>
      <w:sz w:val="20"/>
    </w:rPr>
  </w:style>
  <w:style w:type="character" w:customStyle="1" w:styleId="12">
    <w:name w:val="超链接1"/>
    <w:basedOn w:val="DefaultParagraphFont"/>
    <w:uiPriority w:val="99"/>
    <w:unhideWhenUsed/>
    <w:qFormat/>
    <w:rPr>
      <w:color w:val="0563C1"/>
      <w:u w:val="single"/>
    </w:rPr>
  </w:style>
  <w:style w:type="paragraph" w:customStyle="1" w:styleId="13">
    <w:name w:val="脚注文本1"/>
    <w:basedOn w:val="Normal"/>
    <w:next w:val="FootnoteText"/>
    <w:link w:val="a"/>
    <w:uiPriority w:val="99"/>
    <w:unhideWhenUsed/>
    <w:qFormat/>
    <w:pPr>
      <w:snapToGrid w:val="0"/>
      <w:jc w:val="left"/>
    </w:pPr>
    <w:rPr>
      <w:rFonts w:ascii="Calibri" w:eastAsia="SimSun" w:hAnsi="Calibri" w:cs="Times New Roman"/>
      <w:sz w:val="18"/>
      <w:szCs w:val="18"/>
    </w:rPr>
  </w:style>
  <w:style w:type="character" w:customStyle="1" w:styleId="a">
    <w:name w:val="脚注文本 字符"/>
    <w:basedOn w:val="DefaultParagraphFont"/>
    <w:link w:val="13"/>
    <w:uiPriority w:val="99"/>
    <w:qFormat/>
    <w:rPr>
      <w:rFonts w:ascii="Calibri" w:eastAsia="SimSun" w:hAnsi="Calibri" w:cs="Times New Roman"/>
      <w:sz w:val="18"/>
      <w:szCs w:val="18"/>
    </w:rPr>
  </w:style>
  <w:style w:type="paragraph" w:customStyle="1" w:styleId="14">
    <w:name w:val="尾注文本1"/>
    <w:basedOn w:val="Normal"/>
    <w:next w:val="EndnoteText"/>
    <w:link w:val="a0"/>
    <w:uiPriority w:val="99"/>
    <w:semiHidden/>
    <w:unhideWhenUsed/>
    <w:qFormat/>
    <w:pPr>
      <w:snapToGrid w:val="0"/>
      <w:jc w:val="left"/>
    </w:pPr>
    <w:rPr>
      <w:rFonts w:ascii="Calibri" w:eastAsia="SimSun" w:hAnsi="Calibri" w:cs="Times New Roman"/>
    </w:rPr>
  </w:style>
  <w:style w:type="character" w:customStyle="1" w:styleId="a0">
    <w:name w:val="尾注文本 字符"/>
    <w:basedOn w:val="DefaultParagraphFont"/>
    <w:link w:val="14"/>
    <w:uiPriority w:val="99"/>
    <w:semiHidden/>
    <w:qFormat/>
    <w:rPr>
      <w:rFonts w:ascii="Calibri" w:eastAsia="SimSun" w:hAnsi="Calibri" w:cs="Times New Roman"/>
      <w:sz w:val="21"/>
      <w:szCs w:val="22"/>
    </w:rPr>
  </w:style>
  <w:style w:type="table" w:customStyle="1" w:styleId="210">
    <w:name w:val="无格式表格 21"/>
    <w:basedOn w:val="TableNormal"/>
    <w:uiPriority w:val="42"/>
    <w:qFormat/>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NoSpacing">
    <w:name w:val="No Spacing"/>
    <w:uiPriority w:val="1"/>
    <w:qFormat/>
    <w:pPr>
      <w:widowControl w:val="0"/>
      <w:jc w:val="both"/>
    </w:pPr>
    <w:rPr>
      <w:rFonts w:eastAsia="STSong"/>
      <w:kern w:val="2"/>
      <w:sz w:val="24"/>
      <w:szCs w:val="24"/>
      <w:lang w:val="en-US"/>
    </w:rPr>
  </w:style>
  <w:style w:type="character" w:customStyle="1" w:styleId="15">
    <w:name w:val="访问过的超链接1"/>
    <w:basedOn w:val="DefaultParagraphFont"/>
    <w:uiPriority w:val="99"/>
    <w:semiHidden/>
    <w:unhideWhenUsed/>
    <w:qFormat/>
    <w:rPr>
      <w:color w:val="954F72"/>
      <w:u w:val="single"/>
    </w:rPr>
  </w:style>
  <w:style w:type="character" w:customStyle="1" w:styleId="16">
    <w:name w:val="未处理的提及1"/>
    <w:basedOn w:val="DefaultParagraphFont"/>
    <w:uiPriority w:val="99"/>
    <w:semiHidden/>
    <w:unhideWhenUsed/>
    <w:qFormat/>
    <w:rPr>
      <w:color w:val="605E5C"/>
      <w:shd w:val="clear" w:color="auto" w:fill="E1DFDD"/>
    </w:rPr>
  </w:style>
  <w:style w:type="character" w:customStyle="1" w:styleId="ListParagraphChar">
    <w:name w:val="List Paragraph Char"/>
    <w:basedOn w:val="DefaultParagraphFont"/>
    <w:link w:val="ListParagraph"/>
    <w:uiPriority w:val="34"/>
    <w:qFormat/>
  </w:style>
  <w:style w:type="paragraph" w:customStyle="1" w:styleId="17">
    <w:name w:val="批注文字1"/>
    <w:basedOn w:val="Normal"/>
    <w:next w:val="CommentText"/>
    <w:link w:val="a1"/>
    <w:uiPriority w:val="99"/>
    <w:semiHidden/>
    <w:unhideWhenUsed/>
    <w:qFormat/>
    <w:rPr>
      <w:rFonts w:ascii="Calibri" w:eastAsia="SimSun" w:hAnsi="Calibri" w:cs="Times New Roman"/>
      <w:sz w:val="20"/>
      <w:szCs w:val="20"/>
    </w:rPr>
  </w:style>
  <w:style w:type="character" w:customStyle="1" w:styleId="a1">
    <w:name w:val="批注文字 字符"/>
    <w:basedOn w:val="DefaultParagraphFont"/>
    <w:link w:val="17"/>
    <w:uiPriority w:val="99"/>
    <w:semiHidden/>
    <w:qFormat/>
    <w:rPr>
      <w:rFonts w:ascii="Calibri" w:eastAsia="SimSun" w:hAnsi="Calibri" w:cs="Times New Roman"/>
      <w:sz w:val="20"/>
      <w:szCs w:val="20"/>
    </w:rPr>
  </w:style>
  <w:style w:type="paragraph" w:customStyle="1" w:styleId="18">
    <w:name w:val="批注主题1"/>
    <w:basedOn w:val="CommentText"/>
    <w:next w:val="CommentText"/>
    <w:uiPriority w:val="99"/>
    <w:semiHidden/>
    <w:unhideWhenUsed/>
    <w:qFormat/>
    <w:pPr>
      <w:jc w:val="both"/>
    </w:pPr>
    <w:rPr>
      <w:b/>
      <w:bCs/>
      <w:sz w:val="20"/>
      <w:szCs w:val="20"/>
    </w:rPr>
  </w:style>
  <w:style w:type="character" w:customStyle="1" w:styleId="CommentSubjectChar">
    <w:name w:val="Comment Subject Char"/>
    <w:basedOn w:val="a1"/>
    <w:link w:val="CommentSubject"/>
    <w:uiPriority w:val="99"/>
    <w:semiHidden/>
    <w:qFormat/>
    <w:rPr>
      <w:rFonts w:ascii="Calibri" w:eastAsia="SimSun" w:hAnsi="Calibri" w:cs="Times New Roman"/>
      <w:b/>
      <w:bCs/>
      <w:sz w:val="20"/>
      <w:szCs w:val="20"/>
    </w:rPr>
  </w:style>
  <w:style w:type="character" w:customStyle="1" w:styleId="FootnoteTextChar">
    <w:name w:val="Footnote Text Char"/>
    <w:basedOn w:val="DefaultParagraphFont"/>
    <w:link w:val="FootnoteText"/>
    <w:uiPriority w:val="99"/>
    <w:semiHidden/>
    <w:qFormat/>
    <w:rPr>
      <w:sz w:val="18"/>
      <w:szCs w:val="18"/>
    </w:rPr>
  </w:style>
  <w:style w:type="character" w:customStyle="1" w:styleId="EndnoteTextChar">
    <w:name w:val="Endnote Text Char"/>
    <w:basedOn w:val="DefaultParagraphFont"/>
    <w:link w:val="EndnoteText"/>
    <w:uiPriority w:val="99"/>
    <w:semiHidden/>
    <w:qFormat/>
  </w:style>
  <w:style w:type="table" w:customStyle="1" w:styleId="22">
    <w:name w:val="无格式表格 22"/>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ommentTextChar">
    <w:name w:val="Comment Text Char"/>
    <w:basedOn w:val="DefaultParagraphFont"/>
    <w:link w:val="CommentText"/>
    <w:uiPriority w:val="99"/>
    <w:semiHidden/>
    <w:qFormat/>
  </w:style>
  <w:style w:type="character" w:customStyle="1" w:styleId="19">
    <w:name w:val="批注主题 字符1"/>
    <w:basedOn w:val="CommentTextChar"/>
    <w:uiPriority w:val="99"/>
    <w:semiHidden/>
    <w:qFormat/>
    <w:rPr>
      <w:b/>
      <w:bCs/>
    </w:rPr>
  </w:style>
  <w:style w:type="table" w:customStyle="1" w:styleId="30">
    <w:name w:val="网格型3"/>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DefaultParagraphFont"/>
    <w:uiPriority w:val="9"/>
    <w:semiHidden/>
    <w:qFormat/>
    <w:rPr>
      <w:rFonts w:asciiTheme="majorHAnsi" w:eastAsiaTheme="majorEastAsia" w:hAnsiTheme="majorHAnsi" w:cstheme="majorBidi"/>
      <w:i/>
      <w:iCs/>
      <w:color w:val="2F5496" w:themeColor="accent1" w:themeShade="BF"/>
    </w:rPr>
  </w:style>
  <w:style w:type="paragraph" w:customStyle="1" w:styleId="1a">
    <w:name w:val="修订1"/>
    <w:hidden/>
    <w:uiPriority w:val="99"/>
    <w:semiHidden/>
    <w:qFormat/>
    <w:rPr>
      <w:rFonts w:asciiTheme="minorHAnsi" w:eastAsiaTheme="minorEastAsia" w:hAnsiTheme="minorHAnsi" w:cstheme="minorBidi"/>
      <w:kern w:val="2"/>
      <w:sz w:val="21"/>
      <w:szCs w:val="22"/>
      <w:lang w:val="en-US"/>
    </w:rPr>
  </w:style>
  <w:style w:type="paragraph" w:customStyle="1" w:styleId="-test">
    <w:name w:val="标题-test"/>
    <w:qFormat/>
    <w:pPr>
      <w:jc w:val="center"/>
    </w:pPr>
    <w:rPr>
      <w:rFonts w:eastAsia="SimHei"/>
      <w:sz w:val="32"/>
      <w:szCs w:val="32"/>
    </w:rPr>
  </w:style>
  <w:style w:type="paragraph" w:customStyle="1" w:styleId="a2">
    <w:name w:val="样式章"/>
    <w:link w:val="a3"/>
    <w:qFormat/>
    <w:pPr>
      <w:spacing w:beforeLines="50" w:before="50" w:afterLines="50" w:after="50"/>
      <w:jc w:val="center"/>
    </w:pPr>
    <w:rPr>
      <w:rFonts w:eastAsia="SimHei"/>
      <w:sz w:val="32"/>
      <w:szCs w:val="32"/>
    </w:rPr>
  </w:style>
  <w:style w:type="character" w:customStyle="1" w:styleId="a3">
    <w:name w:val="样式章 字符"/>
    <w:basedOn w:val="1"/>
    <w:link w:val="a2"/>
    <w:qFormat/>
    <w:rPr>
      <w:rFonts w:ascii="Times New Roman" w:eastAsia="SimHei" w:hAnsi="Times New Roman"/>
      <w:b w:val="0"/>
      <w:bCs w:val="0"/>
      <w:kern w:val="0"/>
      <w:sz w:val="32"/>
      <w:szCs w:val="32"/>
    </w:rPr>
  </w:style>
  <w:style w:type="paragraph" w:customStyle="1" w:styleId="-">
    <w:name w:val="样式-章"/>
    <w:basedOn w:val="a2"/>
    <w:link w:val="-0"/>
    <w:qFormat/>
  </w:style>
  <w:style w:type="character" w:customStyle="1" w:styleId="-0">
    <w:name w:val="样式-章 字符"/>
    <w:basedOn w:val="a3"/>
    <w:link w:val="-"/>
    <w:qFormat/>
    <w:rPr>
      <w:rFonts w:ascii="Times New Roman" w:eastAsia="SimHei" w:hAnsi="Times New Roman"/>
      <w:b w:val="0"/>
      <w:bCs w:val="0"/>
      <w:kern w:val="0"/>
      <w:sz w:val="32"/>
      <w:szCs w:val="32"/>
    </w:rPr>
  </w:style>
  <w:style w:type="character" w:customStyle="1" w:styleId="a4">
    <w:name w:val="正文文本 字符"/>
    <w:basedOn w:val="DefaultParagraphFont"/>
    <w:uiPriority w:val="1"/>
    <w:qFormat/>
    <w:rPr>
      <w:rFonts w:ascii="SimSun" w:eastAsia="SimSun" w:hAnsi="SimSun" w:cs="SimSun"/>
      <w:kern w:val="0"/>
      <w:sz w:val="24"/>
      <w:szCs w:val="24"/>
      <w:lang w:val="zh-CN" w:bidi="zh-CN"/>
    </w:rPr>
  </w:style>
  <w:style w:type="paragraph" w:styleId="BodyText">
    <w:name w:val="Body Text"/>
    <w:qFormat/>
    <w:pPr>
      <w:spacing w:line="360" w:lineRule="auto"/>
      <w:ind w:firstLineChars="200" w:firstLine="480"/>
      <w:jc w:val="both"/>
    </w:pPr>
    <w:rPr>
      <w:sz w:val="24"/>
      <w:szCs w:val="24"/>
    </w:rPr>
  </w:style>
  <w:style w:type="paragraph" w:customStyle="1" w:styleId="FirstParagraph">
    <w:name w:val="First Paragraph"/>
    <w:basedOn w:val="BodyText"/>
    <w:qFormat/>
  </w:style>
  <w:style w:type="paragraph" w:customStyle="1" w:styleId="Compact">
    <w:name w:val="Compact"/>
    <w:basedOn w:val="BodyText"/>
    <w:qFormat/>
    <w:pPr>
      <w:ind w:leftChars="200" w:left="480" w:firstLineChars="0" w:firstLine="0"/>
    </w:pPr>
  </w:style>
  <w:style w:type="paragraph" w:customStyle="1" w:styleId="ImageCaption">
    <w:name w:val="Image Caption"/>
    <w:qFormat/>
    <w:pPr>
      <w:spacing w:before="120" w:after="240"/>
      <w:jc w:val="center"/>
    </w:pPr>
    <w:rPr>
      <w:b/>
      <w:sz w:val="21"/>
      <w:szCs w:val="21"/>
    </w:rPr>
  </w:style>
  <w:style w:type="paragraph" w:customStyle="1" w:styleId="TableCaption">
    <w:name w:val="Table Caption"/>
    <w:qFormat/>
    <w:pPr>
      <w:spacing w:before="240" w:after="120"/>
      <w:jc w:val="center"/>
    </w:pPr>
    <w:rPr>
      <w:b/>
      <w:sz w:val="21"/>
      <w:szCs w:val="21"/>
    </w:rPr>
  </w:style>
  <w:style w:type="paragraph" w:customStyle="1" w:styleId="CaptionedFigure">
    <w:name w:val="Captioned Figure"/>
    <w:qFormat/>
    <w:pPr>
      <w:spacing w:before="120"/>
      <w:jc w:val="center"/>
    </w:pPr>
  </w:style>
  <w:style w:type="paragraph" w:styleId="BlockText">
    <w:name w:val="Block Text"/>
    <w:qFormat/>
    <w:pPr>
      <w:spacing w:before="60" w:after="60" w:line="300" w:lineRule="auto"/>
      <w:ind w:leftChars="200" w:left="420"/>
    </w:pPr>
    <w:rPr>
      <w:sz w:val="21"/>
      <w:szCs w:val="21"/>
    </w:rPr>
  </w:style>
  <w:style w:type="paragraph" w:customStyle="1" w:styleId="SourceCode">
    <w:name w:val="Source Code"/>
    <w:qFormat/>
    <w:pPr>
      <w:ind w:leftChars="100" w:left="210"/>
    </w:pPr>
    <w:rPr>
      <w:rFonts w:ascii="Consolas" w:hAnsi="Consolas"/>
      <w:sz w:val="18"/>
      <w:szCs w:val="18"/>
    </w:rPr>
  </w:style>
  <w:style w:type="paragraph" w:styleId="TOCHeading">
    <w:name w:val="TOC Heading"/>
    <w:qFormat/>
    <w:pPr>
      <w:spacing w:beforeLines="50" w:afterLines="50"/>
      <w:jc w:val="center"/>
    </w:pPr>
    <w:rPr>
      <w:rFonts w:eastAsia="SimHei"/>
      <w:b/>
      <w:sz w:val="36"/>
      <w:szCs w:val="36"/>
    </w:rPr>
  </w:style>
  <w:style w:type="paragraph" w:styleId="Bibliography">
    <w:name w:val="Bibliography"/>
    <w:qFormat/>
    <w:pPr>
      <w:spacing w:before="60" w:line="320" w:lineRule="exact"/>
      <w:ind w:leftChars="200" w:left="420" w:hangingChars="200" w:hanging="420"/>
    </w:pPr>
    <w:rPr>
      <w:sz w:val="21"/>
      <w:szCs w:val="21"/>
    </w:rPr>
  </w:style>
  <w:style w:type="paragraph" w:customStyle="1" w:styleId="TableCell">
    <w:name w:val="Table Cell"/>
    <w:qFormat/>
    <w:pPr>
      <w:spacing w:before="40" w:after="40"/>
      <w:jc w:val="center"/>
    </w:pPr>
    <w:rPr>
      <w:sz w:val="21"/>
      <w:szCs w:val="21"/>
    </w:rPr>
  </w:style>
  <w:style w:type="table" w:customStyle="1" w:styleId="Table">
    <w:name w:val="Table"/>
    <w:qFormat/>
    <w:tblPr>
      <w:jc w:val="center"/>
      <w:tblBorders>
        <w:top w:val="single" w:sz="12" w:space="0" w:color="auto"/>
        <w:bottom w:val="single" w:sz="12" w:space="0" w:color="auto"/>
      </w:tblBorders>
      <w:tblCellMar>
        <w:top w:w="0" w:type="dxa"/>
        <w:left w:w="0" w:type="dxa"/>
        <w:bottom w:w="0" w:type="dxa"/>
        <w:right w:w="0" w:type="dxa"/>
      </w:tblCellMar>
    </w:tblPr>
    <w:trPr>
      <w:jc w:val="center"/>
    </w:trPr>
    <w:tcPr>
      <w:vAlign w:val="center"/>
    </w:tcPr>
    <w:tblStylePr w:type="firstRow">
      <w:rPr>
        <w:b/>
      </w:rPr>
      <w:tblPr/>
      <w:tcPr>
        <w:tcBorders>
          <w:bottom w:val="single" w:sz="8" w:space="0" w:color="auto"/>
        </w:tcBorders>
      </w:tcPr>
    </w:tblStylePr>
  </w:style>
  <w:style w:type="paragraph" w:customStyle="1" w:styleId="Bibliography1">
    <w:name w:val="Bibliography1"/>
    <w:basedOn w:val="BodyText"/>
    <w:qFormat/>
  </w:style>
  <w:style w:type="paragraph" w:customStyle="1" w:styleId="SourceCode0">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Revision">
    <w:name w:val="Revision"/>
    <w:hidden/>
    <w:uiPriority w:val="99"/>
    <w:unhideWhenUsed/>
    <w:rsid w:val="005F23CE"/>
    <w:rPr>
      <w:rFonts w:asciiTheme="minorHAnsi" w:eastAsiaTheme="minorEastAsia" w:hAnsiTheme="minorHAnsi" w:cstheme="minorBidi"/>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8" Type="http://schemas.microsoft.com/office/2011/relationships/people" Target="peop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554</TotalTime>
  <Pages>101</Pages>
  <Words>14400</Words>
  <Characters>82083</Characters>
  <Application>Microsoft Office Word</Application>
  <DocSecurity>0</DocSecurity>
  <Lines>684</Lines>
  <Paragraphs>192</Paragraphs>
  <ScaleCrop>false</ScaleCrop>
  <Company/>
  <LinksUpToDate>false</LinksUpToDate>
  <CharactersWithSpaces>96291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铜 高</cp:lastModifiedBy>
  <cp:revision>36</cp:revision>
  <dcterms:created xsi:type="dcterms:W3CDTF">2026-09-24T06:51:00Z</dcterms:created>
  <dcterms:modified xsi:type="dcterms:W3CDTF">2026-09-26T06:59:00Z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目录</vt:lpwstr>
  </property>
</Properties>
</file>